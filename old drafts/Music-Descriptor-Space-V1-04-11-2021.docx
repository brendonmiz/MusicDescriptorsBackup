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54C5C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038F4A34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2B1E6C22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49271384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7B248D82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4455BD45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284AE273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5BDE1C35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72ED1390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0C147440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07BC7553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63ED9BDC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2D81354B" w14:textId="77777777" w:rsidR="00371D9F" w:rsidRDefault="00371D9F">
      <w:pPr>
        <w:pStyle w:val="BodyText"/>
        <w:spacing w:before="4"/>
        <w:ind w:left="0"/>
        <w:rPr>
          <w:sz w:val="18"/>
        </w:rPr>
      </w:pPr>
    </w:p>
    <w:p w14:paraId="50E64713" w14:textId="77777777" w:rsidR="00371D9F" w:rsidRDefault="00787276">
      <w:pPr>
        <w:pStyle w:val="BodyText"/>
        <w:tabs>
          <w:tab w:val="left" w:pos="2133"/>
        </w:tabs>
        <w:spacing w:before="145"/>
        <w:ind w:left="237"/>
      </w:pPr>
      <w:r>
        <w:rPr>
          <w:rFonts w:ascii="Arial"/>
          <w:w w:val="105"/>
          <w:sz w:val="12"/>
        </w:rPr>
        <w:t>1</w:t>
      </w:r>
      <w:r>
        <w:rPr>
          <w:rFonts w:ascii="Arial"/>
          <w:w w:val="105"/>
          <w:sz w:val="12"/>
        </w:rPr>
        <w:tab/>
      </w:r>
      <w:r>
        <w:rPr>
          <w:w w:val="105"/>
        </w:rPr>
        <w:t>Cognitive Music Listening Space: A Multivariate</w:t>
      </w:r>
      <w:r>
        <w:rPr>
          <w:spacing w:val="37"/>
          <w:w w:val="105"/>
        </w:rPr>
        <w:t xml:space="preserve"> </w:t>
      </w:r>
      <w:r>
        <w:rPr>
          <w:w w:val="105"/>
        </w:rPr>
        <w:t>Approach</w:t>
      </w:r>
    </w:p>
    <w:p w14:paraId="2D419306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47B20EF7" w14:textId="77777777" w:rsidR="00371D9F" w:rsidRDefault="00371D9F">
      <w:pPr>
        <w:pStyle w:val="BodyText"/>
        <w:spacing w:before="9"/>
        <w:ind w:left="0"/>
        <w:rPr>
          <w:sz w:val="15"/>
        </w:rPr>
      </w:pPr>
    </w:p>
    <w:p w14:paraId="14F50601" w14:textId="77777777" w:rsidR="00371D9F" w:rsidRDefault="00787276">
      <w:pPr>
        <w:pStyle w:val="BodyText"/>
        <w:tabs>
          <w:tab w:val="left" w:pos="1235"/>
        </w:tabs>
        <w:spacing w:before="136"/>
        <w:ind w:left="237"/>
        <w:rPr>
          <w:sz w:val="16"/>
        </w:rPr>
      </w:pPr>
      <w:r>
        <w:rPr>
          <w:rFonts w:ascii="Arial" w:hAnsi="Arial"/>
          <w:w w:val="105"/>
          <w:sz w:val="12"/>
        </w:rPr>
        <w:t>2</w:t>
      </w:r>
      <w:r>
        <w:rPr>
          <w:rFonts w:ascii="Arial" w:hAnsi="Arial"/>
          <w:w w:val="105"/>
          <w:sz w:val="12"/>
        </w:rPr>
        <w:tab/>
      </w:r>
      <w:r>
        <w:rPr>
          <w:w w:val="105"/>
        </w:rPr>
        <w:t>Brendon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Mizener</w:t>
      </w:r>
      <w:proofErr w:type="spellEnd"/>
      <w:r>
        <w:rPr>
          <w:w w:val="105"/>
          <w:position w:val="9"/>
          <w:sz w:val="16"/>
        </w:rPr>
        <w:t>1</w:t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Mathilde</w:t>
      </w:r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Vandenberghe</w:t>
      </w:r>
      <w:proofErr w:type="spellEnd"/>
      <w:r>
        <w:rPr>
          <w:w w:val="105"/>
          <w:position w:val="9"/>
          <w:sz w:val="16"/>
        </w:rPr>
        <w:t>2</w:t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Hervé</w:t>
      </w:r>
      <w:r>
        <w:rPr>
          <w:spacing w:val="12"/>
          <w:w w:val="105"/>
        </w:rPr>
        <w:t xml:space="preserve"> </w:t>
      </w:r>
      <w:r>
        <w:rPr>
          <w:spacing w:val="2"/>
          <w:w w:val="105"/>
        </w:rPr>
        <w:t>Abdi</w:t>
      </w:r>
      <w:r>
        <w:rPr>
          <w:spacing w:val="2"/>
          <w:w w:val="105"/>
          <w:position w:val="9"/>
          <w:sz w:val="16"/>
        </w:rPr>
        <w:t>1</w:t>
      </w:r>
      <w:r>
        <w:rPr>
          <w:spacing w:val="2"/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&amp;</w:t>
      </w:r>
      <w:r>
        <w:rPr>
          <w:spacing w:val="12"/>
          <w:w w:val="105"/>
        </w:rPr>
        <w:t xml:space="preserve"> </w:t>
      </w:r>
      <w:r>
        <w:rPr>
          <w:w w:val="105"/>
        </w:rPr>
        <w:t>Sylvie</w:t>
      </w:r>
      <w:r>
        <w:rPr>
          <w:spacing w:val="12"/>
          <w:w w:val="105"/>
        </w:rPr>
        <w:t xml:space="preserve"> </w:t>
      </w:r>
      <w:r>
        <w:rPr>
          <w:w w:val="105"/>
        </w:rPr>
        <w:t>Chollet</w:t>
      </w:r>
      <w:r>
        <w:rPr>
          <w:w w:val="105"/>
          <w:position w:val="9"/>
          <w:sz w:val="16"/>
        </w:rPr>
        <w:t>2</w:t>
      </w:r>
    </w:p>
    <w:p w14:paraId="16F419E6" w14:textId="77777777" w:rsidR="00371D9F" w:rsidRDefault="00371D9F">
      <w:pPr>
        <w:pStyle w:val="BodyText"/>
        <w:spacing w:before="1"/>
        <w:ind w:left="0"/>
        <w:rPr>
          <w:sz w:val="29"/>
        </w:rPr>
      </w:pPr>
    </w:p>
    <w:p w14:paraId="2D92559C" w14:textId="77777777" w:rsidR="00371D9F" w:rsidRDefault="00787276">
      <w:pPr>
        <w:pStyle w:val="BodyText"/>
        <w:tabs>
          <w:tab w:val="left" w:pos="3601"/>
        </w:tabs>
        <w:spacing w:before="135"/>
        <w:ind w:left="237"/>
      </w:pPr>
      <w:r>
        <w:rPr>
          <w:rFonts w:ascii="Arial"/>
          <w:w w:val="105"/>
          <w:sz w:val="12"/>
        </w:rPr>
        <w:t>3</w:t>
      </w:r>
      <w:r>
        <w:rPr>
          <w:rFonts w:ascii="Arial"/>
          <w:w w:val="105"/>
          <w:sz w:val="12"/>
        </w:rPr>
        <w:tab/>
      </w:r>
      <w:r>
        <w:rPr>
          <w:w w:val="105"/>
          <w:position w:val="9"/>
          <w:sz w:val="16"/>
        </w:rPr>
        <w:t xml:space="preserve">1 </w:t>
      </w:r>
      <w:r>
        <w:rPr>
          <w:w w:val="105"/>
        </w:rPr>
        <w:t xml:space="preserve">University of </w:t>
      </w:r>
      <w:r>
        <w:rPr>
          <w:spacing w:val="-4"/>
          <w:w w:val="105"/>
        </w:rPr>
        <w:t xml:space="preserve">Texas </w:t>
      </w:r>
      <w:r>
        <w:rPr>
          <w:w w:val="105"/>
        </w:rPr>
        <w:t>at</w:t>
      </w:r>
      <w:r>
        <w:rPr>
          <w:spacing w:val="3"/>
          <w:w w:val="105"/>
        </w:rPr>
        <w:t xml:space="preserve"> </w:t>
      </w:r>
      <w:r>
        <w:rPr>
          <w:w w:val="105"/>
        </w:rPr>
        <w:t>Dallas</w:t>
      </w:r>
    </w:p>
    <w:p w14:paraId="61EB1F55" w14:textId="77777777" w:rsidR="00371D9F" w:rsidRDefault="00787276">
      <w:pPr>
        <w:tabs>
          <w:tab w:val="left" w:pos="4582"/>
        </w:tabs>
        <w:spacing w:before="187"/>
        <w:ind w:left="237"/>
        <w:rPr>
          <w:sz w:val="24"/>
        </w:rPr>
      </w:pPr>
      <w:r>
        <w:rPr>
          <w:rFonts w:ascii="Arial"/>
          <w:w w:val="105"/>
          <w:sz w:val="12"/>
        </w:rPr>
        <w:t>4</w:t>
      </w:r>
      <w:r>
        <w:rPr>
          <w:rFonts w:ascii="Arial"/>
          <w:w w:val="105"/>
          <w:sz w:val="12"/>
        </w:rPr>
        <w:tab/>
      </w:r>
      <w:r>
        <w:rPr>
          <w:w w:val="105"/>
          <w:position w:val="9"/>
          <w:sz w:val="16"/>
        </w:rPr>
        <w:t>2</w:t>
      </w:r>
      <w:r>
        <w:rPr>
          <w:spacing w:val="41"/>
          <w:w w:val="105"/>
          <w:position w:val="9"/>
          <w:sz w:val="16"/>
        </w:rPr>
        <w:t xml:space="preserve"> </w:t>
      </w:r>
      <w:r>
        <w:rPr>
          <w:w w:val="105"/>
          <w:sz w:val="24"/>
        </w:rPr>
        <w:t>YNCREA</w:t>
      </w:r>
    </w:p>
    <w:p w14:paraId="141DDBAB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5880F627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6670177F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75426176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0EA1F584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76546FFD" w14:textId="77777777" w:rsidR="00371D9F" w:rsidRDefault="00371D9F">
      <w:pPr>
        <w:pStyle w:val="BodyText"/>
        <w:spacing w:before="11"/>
        <w:ind w:left="0"/>
        <w:rPr>
          <w:sz w:val="18"/>
        </w:rPr>
      </w:pPr>
    </w:p>
    <w:p w14:paraId="20592F1A" w14:textId="77777777" w:rsidR="00371D9F" w:rsidRDefault="00787276">
      <w:pPr>
        <w:pStyle w:val="BodyText"/>
        <w:tabs>
          <w:tab w:val="left" w:pos="4532"/>
        </w:tabs>
        <w:spacing w:before="145"/>
        <w:ind w:left="237"/>
      </w:pPr>
      <w:r>
        <w:rPr>
          <w:rFonts w:ascii="Arial"/>
          <w:w w:val="105"/>
          <w:sz w:val="12"/>
        </w:rPr>
        <w:t>5</w:t>
      </w:r>
      <w:r>
        <w:rPr>
          <w:rFonts w:ascii="Arial"/>
          <w:w w:val="105"/>
          <w:sz w:val="12"/>
        </w:rPr>
        <w:tab/>
      </w:r>
      <w:r>
        <w:rPr>
          <w:w w:val="105"/>
        </w:rPr>
        <w:t>Author</w:t>
      </w:r>
      <w:r>
        <w:rPr>
          <w:spacing w:val="26"/>
          <w:w w:val="105"/>
        </w:rPr>
        <w:t xml:space="preserve"> </w:t>
      </w:r>
      <w:r>
        <w:rPr>
          <w:w w:val="105"/>
        </w:rPr>
        <w:t>Note</w:t>
      </w:r>
    </w:p>
    <w:p w14:paraId="1870CB65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3A379817" w14:textId="77777777" w:rsidR="00371D9F" w:rsidRDefault="00371D9F">
      <w:pPr>
        <w:pStyle w:val="BodyText"/>
        <w:spacing w:before="6"/>
        <w:ind w:left="0"/>
        <w:rPr>
          <w:sz w:val="26"/>
        </w:rPr>
      </w:pPr>
    </w:p>
    <w:p w14:paraId="01D27F41" w14:textId="77777777" w:rsidR="00371D9F" w:rsidRDefault="00787276">
      <w:pPr>
        <w:pStyle w:val="BodyText"/>
        <w:tabs>
          <w:tab w:val="left" w:pos="1075"/>
        </w:tabs>
        <w:spacing w:before="146"/>
        <w:ind w:left="237"/>
      </w:pPr>
      <w:r>
        <w:rPr>
          <w:rFonts w:ascii="Arial" w:hAnsi="Arial"/>
          <w:sz w:val="12"/>
        </w:rPr>
        <w:t>6</w:t>
      </w:r>
      <w:r>
        <w:rPr>
          <w:rFonts w:ascii="Arial" w:hAnsi="Arial"/>
          <w:sz w:val="12"/>
        </w:rPr>
        <w:tab/>
      </w:r>
      <w:r>
        <w:rPr>
          <w:spacing w:val="-3"/>
        </w:rPr>
        <w:t>Add</w:t>
      </w:r>
      <w:r>
        <w:rPr>
          <w:spacing w:val="25"/>
        </w:rPr>
        <w:t xml:space="preserve"> </w:t>
      </w:r>
      <w:r>
        <w:t>complete</w:t>
      </w:r>
      <w:r>
        <w:rPr>
          <w:spacing w:val="26"/>
        </w:rPr>
        <w:t xml:space="preserve"> </w:t>
      </w:r>
      <w:r>
        <w:t>departmental</w:t>
      </w:r>
      <w:r>
        <w:rPr>
          <w:spacing w:val="26"/>
        </w:rPr>
        <w:t xml:space="preserve"> </w:t>
      </w:r>
      <w:r>
        <w:t>aﬀiliations</w:t>
      </w:r>
      <w:r>
        <w:rPr>
          <w:spacing w:val="26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each</w:t>
      </w:r>
      <w:r>
        <w:rPr>
          <w:spacing w:val="26"/>
        </w:rPr>
        <w:t xml:space="preserve"> </w:t>
      </w:r>
      <w:r>
        <w:t>author</w:t>
      </w:r>
      <w:r>
        <w:rPr>
          <w:spacing w:val="26"/>
        </w:rPr>
        <w:t xml:space="preserve"> </w:t>
      </w:r>
      <w:r>
        <w:t>here.</w:t>
      </w:r>
      <w:r>
        <w:rPr>
          <w:spacing w:val="55"/>
        </w:rPr>
        <w:t xml:space="preserve"> </w:t>
      </w:r>
      <w:r>
        <w:t>Each</w:t>
      </w:r>
      <w:r>
        <w:rPr>
          <w:spacing w:val="25"/>
        </w:rPr>
        <w:t xml:space="preserve"> </w:t>
      </w:r>
      <w:r>
        <w:t>new</w:t>
      </w:r>
      <w:r>
        <w:rPr>
          <w:spacing w:val="26"/>
        </w:rPr>
        <w:t xml:space="preserve"> </w:t>
      </w:r>
      <w:r>
        <w:t>line</w:t>
      </w:r>
      <w:r>
        <w:rPr>
          <w:spacing w:val="26"/>
        </w:rPr>
        <w:t xml:space="preserve"> </w:t>
      </w:r>
      <w:r>
        <w:t>herein</w:t>
      </w:r>
    </w:p>
    <w:p w14:paraId="03688C60" w14:textId="77777777" w:rsidR="00371D9F" w:rsidRDefault="00787276">
      <w:pPr>
        <w:pStyle w:val="BodyText"/>
        <w:ind w:left="237"/>
      </w:pPr>
      <w:r>
        <w:rPr>
          <w:rFonts w:ascii="Arial"/>
          <w:w w:val="105"/>
          <w:sz w:val="12"/>
        </w:rPr>
        <w:t xml:space="preserve">7 </w:t>
      </w:r>
      <w:r>
        <w:rPr>
          <w:w w:val="105"/>
        </w:rPr>
        <w:t xml:space="preserve">must </w:t>
      </w:r>
      <w:r>
        <w:rPr>
          <w:spacing w:val="3"/>
          <w:w w:val="105"/>
        </w:rPr>
        <w:t xml:space="preserve">be </w:t>
      </w:r>
      <w:r>
        <w:rPr>
          <w:w w:val="105"/>
        </w:rPr>
        <w:t>indented, like this</w:t>
      </w:r>
      <w:r>
        <w:rPr>
          <w:spacing w:val="55"/>
          <w:w w:val="105"/>
        </w:rPr>
        <w:t xml:space="preserve"> </w:t>
      </w:r>
      <w:r>
        <w:rPr>
          <w:w w:val="105"/>
        </w:rPr>
        <w:t>line.</w:t>
      </w:r>
    </w:p>
    <w:p w14:paraId="5CDDF559" w14:textId="77777777" w:rsidR="00371D9F" w:rsidRDefault="00371D9F">
      <w:pPr>
        <w:pStyle w:val="BodyText"/>
        <w:spacing w:before="8"/>
        <w:ind w:left="0"/>
        <w:rPr>
          <w:sz w:val="25"/>
        </w:rPr>
      </w:pPr>
    </w:p>
    <w:p w14:paraId="4A1A4A30" w14:textId="77777777" w:rsidR="00371D9F" w:rsidRDefault="00787276">
      <w:pPr>
        <w:pStyle w:val="BodyText"/>
        <w:tabs>
          <w:tab w:val="left" w:pos="1075"/>
        </w:tabs>
        <w:spacing w:before="146"/>
        <w:ind w:left="237"/>
      </w:pPr>
      <w:r>
        <w:rPr>
          <w:rFonts w:ascii="Arial"/>
          <w:w w:val="110"/>
          <w:sz w:val="12"/>
        </w:rPr>
        <w:t>8</w:t>
      </w:r>
      <w:r>
        <w:rPr>
          <w:rFonts w:ascii="Arial"/>
          <w:w w:val="110"/>
          <w:sz w:val="12"/>
        </w:rPr>
        <w:tab/>
      </w:r>
      <w:r>
        <w:rPr>
          <w:w w:val="110"/>
        </w:rPr>
        <w:t>Enter author note</w:t>
      </w:r>
      <w:r>
        <w:rPr>
          <w:spacing w:val="31"/>
          <w:w w:val="110"/>
        </w:rPr>
        <w:t xml:space="preserve"> </w:t>
      </w:r>
      <w:r>
        <w:rPr>
          <w:w w:val="110"/>
        </w:rPr>
        <w:t>here.</w:t>
      </w:r>
    </w:p>
    <w:p w14:paraId="6D9CEF72" w14:textId="77777777" w:rsidR="00371D9F" w:rsidRDefault="00371D9F">
      <w:pPr>
        <w:pStyle w:val="BodyText"/>
        <w:spacing w:before="8"/>
        <w:ind w:left="0"/>
        <w:rPr>
          <w:sz w:val="25"/>
        </w:rPr>
      </w:pPr>
    </w:p>
    <w:p w14:paraId="389AEAB7" w14:textId="77777777" w:rsidR="00371D9F" w:rsidRDefault="00787276">
      <w:pPr>
        <w:pStyle w:val="BodyText"/>
        <w:tabs>
          <w:tab w:val="left" w:pos="1075"/>
        </w:tabs>
        <w:spacing w:before="145"/>
        <w:ind w:left="237"/>
      </w:pPr>
      <w:r>
        <w:rPr>
          <w:rFonts w:ascii="Arial"/>
          <w:w w:val="105"/>
          <w:sz w:val="12"/>
        </w:rPr>
        <w:t>9</w:t>
      </w:r>
      <w:r>
        <w:rPr>
          <w:rFonts w:ascii="Arial"/>
          <w:w w:val="105"/>
          <w:sz w:val="12"/>
        </w:rPr>
        <w:tab/>
      </w:r>
      <w:r>
        <w:rPr>
          <w:w w:val="105"/>
        </w:rPr>
        <w:t xml:space="preserve">The authors made the following contributions. Brendon </w:t>
      </w:r>
      <w:proofErr w:type="spellStart"/>
      <w:r>
        <w:rPr>
          <w:w w:val="105"/>
        </w:rPr>
        <w:t>Mizener</w:t>
      </w:r>
      <w:proofErr w:type="spellEnd"/>
      <w:r>
        <w:rPr>
          <w:w w:val="105"/>
        </w:rPr>
        <w:t>: Stimuli</w:t>
      </w:r>
      <w:r>
        <w:rPr>
          <w:spacing w:val="46"/>
          <w:w w:val="105"/>
        </w:rPr>
        <w:t xml:space="preserve"> </w:t>
      </w:r>
      <w:r>
        <w:rPr>
          <w:w w:val="105"/>
        </w:rPr>
        <w:t>creation,</w:t>
      </w:r>
    </w:p>
    <w:p w14:paraId="2A2B4387" w14:textId="77777777" w:rsidR="00371D9F" w:rsidRDefault="00787276">
      <w:pPr>
        <w:pStyle w:val="BodyText"/>
        <w:spacing w:before="203"/>
        <w:ind w:left="173"/>
      </w:pPr>
      <w:r>
        <w:rPr>
          <w:rFonts w:ascii="Arial"/>
          <w:sz w:val="12"/>
        </w:rPr>
        <w:t xml:space="preserve">10 </w:t>
      </w:r>
      <w:r>
        <w:t>Survey design &amp; creation, Data collection &amp; processing, Statistical analyses, Writing -</w:t>
      </w:r>
    </w:p>
    <w:p w14:paraId="58CA4BBD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11      </w:t>
      </w:r>
      <w:r>
        <w:rPr>
          <w:w w:val="105"/>
        </w:rPr>
        <w:t xml:space="preserve">Original draft preparation; Mathilde </w:t>
      </w:r>
      <w:proofErr w:type="spellStart"/>
      <w:r>
        <w:rPr>
          <w:w w:val="105"/>
        </w:rPr>
        <w:t>Vandenberghe</w:t>
      </w:r>
      <w:proofErr w:type="spellEnd"/>
      <w:r>
        <w:rPr>
          <w:w w:val="105"/>
        </w:rPr>
        <w:t>:  Original concept, Survey design</w:t>
      </w:r>
      <w:r>
        <w:rPr>
          <w:spacing w:val="30"/>
          <w:w w:val="105"/>
        </w:rPr>
        <w:t xml:space="preserve"> </w:t>
      </w:r>
      <w:r>
        <w:rPr>
          <w:w w:val="105"/>
        </w:rPr>
        <w:t>&amp;</w:t>
      </w:r>
    </w:p>
    <w:p w14:paraId="63C86641" w14:textId="77777777" w:rsidR="00371D9F" w:rsidRDefault="00787276">
      <w:pPr>
        <w:pStyle w:val="BodyText"/>
        <w:ind w:left="173"/>
      </w:pPr>
      <w:r>
        <w:rPr>
          <w:rFonts w:ascii="Arial" w:hAnsi="Arial"/>
          <w:w w:val="105"/>
          <w:sz w:val="12"/>
        </w:rPr>
        <w:t xml:space="preserve">12     </w:t>
      </w:r>
      <w:r>
        <w:rPr>
          <w:w w:val="105"/>
        </w:rPr>
        <w:t xml:space="preserve">creation; Hervé Abdi:  </w:t>
      </w:r>
      <w:r>
        <w:rPr>
          <w:spacing w:val="-3"/>
          <w:w w:val="105"/>
        </w:rPr>
        <w:t xml:space="preserve">Writing </w:t>
      </w:r>
      <w:r>
        <w:rPr>
          <w:w w:val="105"/>
        </w:rPr>
        <w:t>- Review &amp; Editing, Statistical guidance; Sylvie</w:t>
      </w:r>
      <w:del w:id="0" w:author="Hervé" w:date="2021-04-11T16:24:00Z">
        <w:r w:rsidDel="00522B1C">
          <w:rPr>
            <w:w w:val="105"/>
          </w:rPr>
          <w:delText xml:space="preserve"> </w:delText>
        </w:r>
      </w:del>
      <w:r>
        <w:rPr>
          <w:spacing w:val="8"/>
          <w:w w:val="105"/>
        </w:rPr>
        <w:t xml:space="preserve"> </w:t>
      </w:r>
      <w:r>
        <w:rPr>
          <w:w w:val="105"/>
        </w:rPr>
        <w:t>Chollet:</w:t>
      </w:r>
    </w:p>
    <w:p w14:paraId="1A07A83A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13 </w:t>
      </w:r>
      <w:r>
        <w:rPr>
          <w:w w:val="105"/>
        </w:rPr>
        <w:t xml:space="preserve">Original </w:t>
      </w:r>
      <w:proofErr w:type="gramStart"/>
      <w:r>
        <w:rPr>
          <w:w w:val="105"/>
        </w:rPr>
        <w:t>concept</w:t>
      </w:r>
      <w:proofErr w:type="gramEnd"/>
      <w:r>
        <w:rPr>
          <w:w w:val="105"/>
        </w:rPr>
        <w:t>.</w:t>
      </w:r>
    </w:p>
    <w:p w14:paraId="32CD8007" w14:textId="77777777" w:rsidR="00371D9F" w:rsidRDefault="00371D9F">
      <w:pPr>
        <w:pStyle w:val="BodyText"/>
        <w:spacing w:before="8"/>
        <w:ind w:left="0"/>
        <w:rPr>
          <w:sz w:val="25"/>
        </w:rPr>
      </w:pPr>
    </w:p>
    <w:p w14:paraId="10B566E9" w14:textId="77777777" w:rsidR="00371D9F" w:rsidRDefault="00787276">
      <w:pPr>
        <w:pStyle w:val="BodyText"/>
        <w:tabs>
          <w:tab w:val="left" w:pos="1075"/>
        </w:tabs>
        <w:spacing w:before="146"/>
        <w:ind w:left="173"/>
      </w:pPr>
      <w:r>
        <w:rPr>
          <w:rFonts w:ascii="Arial"/>
          <w:w w:val="105"/>
          <w:sz w:val="12"/>
        </w:rPr>
        <w:t>14</w:t>
      </w:r>
      <w:r>
        <w:rPr>
          <w:rFonts w:ascii="Arial"/>
          <w:w w:val="105"/>
          <w:sz w:val="12"/>
        </w:rPr>
        <w:tab/>
      </w:r>
      <w:r>
        <w:rPr>
          <w:w w:val="105"/>
        </w:rPr>
        <w:t>Correspondence</w:t>
      </w:r>
      <w:r>
        <w:rPr>
          <w:spacing w:val="11"/>
          <w:w w:val="105"/>
        </w:rPr>
        <w:t xml:space="preserve"> </w:t>
      </w:r>
      <w:r>
        <w:rPr>
          <w:w w:val="105"/>
        </w:rPr>
        <w:t>concerning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w w:val="105"/>
        </w:rPr>
        <w:t>article</w:t>
      </w:r>
      <w:r>
        <w:rPr>
          <w:spacing w:val="12"/>
          <w:w w:val="105"/>
        </w:rPr>
        <w:t xml:space="preserve"> </w:t>
      </w:r>
      <w:r>
        <w:rPr>
          <w:w w:val="105"/>
        </w:rPr>
        <w:t>should</w:t>
      </w:r>
      <w:r>
        <w:rPr>
          <w:spacing w:val="11"/>
          <w:w w:val="105"/>
        </w:rPr>
        <w:t xml:space="preserve"> </w:t>
      </w:r>
      <w:r>
        <w:rPr>
          <w:spacing w:val="3"/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addressed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Brendon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Mizener</w:t>
      </w:r>
      <w:proofErr w:type="spellEnd"/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800</w:t>
      </w:r>
    </w:p>
    <w:p w14:paraId="1A39AE5F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15 </w:t>
      </w:r>
      <w:r>
        <w:rPr>
          <w:w w:val="105"/>
        </w:rPr>
        <w:t xml:space="preserve">W. Campbell Rd., Richardson Tex. E-mail: </w:t>
      </w:r>
      <w:hyperlink r:id="rId6">
        <w:r>
          <w:rPr>
            <w:w w:val="105"/>
          </w:rPr>
          <w:t>bmizener@utdallas.edu</w:t>
        </w:r>
      </w:hyperlink>
    </w:p>
    <w:p w14:paraId="31E32F0E" w14:textId="77777777" w:rsidR="00371D9F" w:rsidRDefault="00371D9F">
      <w:pPr>
        <w:sectPr w:rsidR="00371D9F">
          <w:headerReference w:type="default" r:id="rId7"/>
          <w:type w:val="continuous"/>
          <w:pgSz w:w="12240" w:h="15840"/>
          <w:pgMar w:top="1260" w:right="0" w:bottom="280" w:left="940" w:header="649" w:footer="720" w:gutter="0"/>
          <w:pgNumType w:start="1"/>
          <w:cols w:space="720"/>
        </w:sectPr>
      </w:pPr>
    </w:p>
    <w:p w14:paraId="7390FCEE" w14:textId="77777777" w:rsidR="00371D9F" w:rsidRDefault="00787276">
      <w:pPr>
        <w:tabs>
          <w:tab w:val="left" w:pos="4736"/>
        </w:tabs>
        <w:spacing w:before="239"/>
        <w:ind w:left="173"/>
        <w:rPr>
          <w:sz w:val="24"/>
        </w:rPr>
      </w:pPr>
      <w:r>
        <w:rPr>
          <w:rFonts w:ascii="Arial"/>
          <w:w w:val="105"/>
          <w:sz w:val="12"/>
        </w:rPr>
        <w:lastRenderedPageBreak/>
        <w:t>16</w:t>
      </w:r>
      <w:r>
        <w:rPr>
          <w:rFonts w:ascii="Arial"/>
          <w:w w:val="105"/>
          <w:sz w:val="12"/>
        </w:rPr>
        <w:tab/>
      </w:r>
      <w:r>
        <w:rPr>
          <w:w w:val="105"/>
          <w:sz w:val="24"/>
        </w:rPr>
        <w:t>Abstract</w:t>
      </w:r>
    </w:p>
    <w:p w14:paraId="1C44364B" w14:textId="77777777" w:rsidR="00371D9F" w:rsidRDefault="00371D9F">
      <w:pPr>
        <w:pStyle w:val="BodyText"/>
        <w:spacing w:before="0"/>
        <w:ind w:left="0"/>
        <w:rPr>
          <w:sz w:val="31"/>
        </w:rPr>
      </w:pPr>
    </w:p>
    <w:p w14:paraId="7FE38A39" w14:textId="05CE5FCF" w:rsidR="00371D9F" w:rsidRDefault="00787276">
      <w:pPr>
        <w:pStyle w:val="BodyText"/>
        <w:tabs>
          <w:tab w:val="left" w:pos="573"/>
        </w:tabs>
        <w:spacing w:before="0"/>
        <w:ind w:left="173"/>
      </w:pPr>
      <w:r>
        <w:rPr>
          <w:rFonts w:ascii="Arial"/>
          <w:w w:val="105"/>
          <w:sz w:val="12"/>
        </w:rPr>
        <w:t>17</w:t>
      </w:r>
      <w:r>
        <w:rPr>
          <w:rFonts w:ascii="Arial"/>
          <w:w w:val="105"/>
          <w:sz w:val="12"/>
        </w:rPr>
        <w:tab/>
      </w:r>
      <w:ins w:id="1" w:author="Hervé" w:date="2021-04-11T16:25:00Z">
        <w:r w:rsidR="00522B1C">
          <w:rPr>
            <w:w w:val="105"/>
          </w:rPr>
          <w:t>French and American p</w:t>
        </w:r>
      </w:ins>
      <w:del w:id="2" w:author="Hervé" w:date="2021-04-11T16:25:00Z">
        <w:r w:rsidDel="00522B1C">
          <w:rPr>
            <w:w w:val="105"/>
          </w:rPr>
          <w:delText>P</w:delText>
        </w:r>
      </w:del>
      <w:r>
        <w:rPr>
          <w:w w:val="105"/>
        </w:rPr>
        <w:t xml:space="preserve">articipants </w:t>
      </w:r>
      <w:ins w:id="3" w:author="Hervé" w:date="2021-04-11T16:25:00Z">
        <w:r w:rsidR="00522B1C">
          <w:rPr>
            <w:w w:val="105"/>
          </w:rPr>
          <w:t>l</w:t>
        </w:r>
      </w:ins>
      <w:del w:id="4" w:author="Hervé" w:date="2021-04-11T16:25:00Z">
        <w:r w:rsidDel="00522B1C">
          <w:rPr>
            <w:w w:val="105"/>
          </w:rPr>
          <w:delText xml:space="preserve">with either </w:delText>
        </w:r>
        <w:r w:rsidDel="00522B1C">
          <w:rPr>
            <w:spacing w:val="-5"/>
            <w:w w:val="105"/>
          </w:rPr>
          <w:delText xml:space="preserve">French  </w:delText>
        </w:r>
        <w:r w:rsidDel="00522B1C">
          <w:rPr>
            <w:w w:val="105"/>
          </w:rPr>
          <w:delText xml:space="preserve">or American nationality </w:delText>
        </w:r>
      </w:del>
      <w:ins w:id="5" w:author="Hervé" w:date="2021-04-11T16:25:00Z">
        <w:r w:rsidR="00522B1C">
          <w:rPr>
            <w:w w:val="105"/>
          </w:rPr>
          <w:t>istened</w:t>
        </w:r>
      </w:ins>
      <w:ins w:id="6" w:author="Hervé" w:date="2021-04-11T16:26:00Z">
        <w:r w:rsidR="00522B1C">
          <w:rPr>
            <w:w w:val="105"/>
          </w:rPr>
          <w:t xml:space="preserve"> to</w:t>
        </w:r>
      </w:ins>
      <w:del w:id="7" w:author="Hervé" w:date="2021-04-11T16:25:00Z">
        <w:r w:rsidDel="00522B1C">
          <w:rPr>
            <w:w w:val="105"/>
          </w:rPr>
          <w:delText>responded</w:delText>
        </w:r>
      </w:del>
      <w:r>
        <w:rPr>
          <w:w w:val="105"/>
        </w:rPr>
        <w:t xml:space="preserve"> </w:t>
      </w:r>
      <w:r>
        <w:rPr>
          <w:spacing w:val="-3"/>
          <w:w w:val="105"/>
        </w:rPr>
        <w:t>n</w:t>
      </w:r>
      <w:ins w:id="8" w:author="Hervé" w:date="2021-04-11T16:26:00Z">
        <w:r w:rsidR="00522B1C">
          <w:rPr>
            <w:spacing w:val="-3"/>
            <w:w w:val="105"/>
          </w:rPr>
          <w:t>ew</w:t>
        </w:r>
      </w:ins>
      <w:del w:id="9" w:author="Hervé" w:date="2021-04-11T16:26:00Z">
        <w:r w:rsidDel="00522B1C">
          <w:rPr>
            <w:spacing w:val="-3"/>
            <w:w w:val="105"/>
          </w:rPr>
          <w:delText>ovel</w:delText>
        </w:r>
      </w:del>
      <w:r>
        <w:rPr>
          <w:spacing w:val="-3"/>
          <w:w w:val="105"/>
        </w:rPr>
        <w:t xml:space="preserve">  </w:t>
      </w:r>
      <w:r>
        <w:rPr>
          <w:w w:val="105"/>
        </w:rPr>
        <w:t xml:space="preserve">music </w:t>
      </w:r>
      <w:proofErr w:type="gramStart"/>
      <w:r>
        <w:rPr>
          <w:w w:val="105"/>
        </w:rPr>
        <w:t xml:space="preserve">stimuli 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proofErr w:type="gramEnd"/>
    </w:p>
    <w:p w14:paraId="573AA8A3" w14:textId="582BDAF9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18    </w:t>
      </w:r>
      <w:r>
        <w:rPr>
          <w:rFonts w:ascii="Arial"/>
          <w:spacing w:val="15"/>
          <w:w w:val="105"/>
          <w:sz w:val="12"/>
        </w:rPr>
        <w:t xml:space="preserve"> </w:t>
      </w:r>
      <w:r>
        <w:rPr>
          <w:w w:val="105"/>
        </w:rPr>
        <w:t>evaluated</w:t>
      </w:r>
      <w:r>
        <w:rPr>
          <w:spacing w:val="10"/>
          <w:w w:val="105"/>
        </w:rPr>
        <w:t xml:space="preserve"> </w:t>
      </w:r>
      <w:r>
        <w:rPr>
          <w:w w:val="105"/>
        </w:rPr>
        <w:t>th</w:t>
      </w:r>
      <w:ins w:id="10" w:author="Hervé" w:date="2021-04-11T16:26:00Z">
        <w:r w:rsidR="00522B1C">
          <w:rPr>
            <w:w w:val="105"/>
          </w:rPr>
          <w:t>e</w:t>
        </w:r>
      </w:ins>
      <w:del w:id="11" w:author="Hervé" w:date="2021-04-11T16:26:00Z">
        <w:r w:rsidDel="00522B1C">
          <w:rPr>
            <w:w w:val="105"/>
          </w:rPr>
          <w:delText>o</w:delText>
        </w:r>
      </w:del>
      <w:r>
        <w:rPr>
          <w:w w:val="105"/>
        </w:rPr>
        <w:t>se</w:t>
      </w:r>
      <w:r>
        <w:rPr>
          <w:spacing w:val="11"/>
          <w:w w:val="105"/>
        </w:rPr>
        <w:t xml:space="preserve"> </w:t>
      </w:r>
      <w:del w:id="12" w:author="Hervé" w:date="2021-04-11T16:26:00Z">
        <w:r w:rsidDel="00522B1C">
          <w:rPr>
            <w:w w:val="105"/>
          </w:rPr>
          <w:delText>musical</w:delText>
        </w:r>
        <w:r w:rsidDel="00522B1C">
          <w:rPr>
            <w:spacing w:val="11"/>
            <w:w w:val="105"/>
          </w:rPr>
          <w:delText xml:space="preserve"> </w:delText>
        </w:r>
        <w:r w:rsidDel="00522B1C">
          <w:rPr>
            <w:w w:val="105"/>
          </w:rPr>
          <w:delText>excerpts</w:delText>
        </w:r>
      </w:del>
      <w:ins w:id="13" w:author="Hervé" w:date="2021-04-11T16:26:00Z">
        <w:r w:rsidR="00522B1C">
          <w:rPr>
            <w:w w:val="105"/>
          </w:rPr>
          <w:t>stimuli</w:t>
        </w:r>
      </w:ins>
      <w:r>
        <w:rPr>
          <w:spacing w:val="10"/>
          <w:w w:val="105"/>
        </w:rPr>
        <w:t xml:space="preserve"> </w:t>
      </w:r>
      <w:r>
        <w:rPr>
          <w:w w:val="105"/>
        </w:rPr>
        <w:t>using</w:t>
      </w:r>
      <w:r>
        <w:rPr>
          <w:spacing w:val="11"/>
          <w:w w:val="105"/>
        </w:rPr>
        <w:t xml:space="preserve"> </w:t>
      </w:r>
      <w:r>
        <w:rPr>
          <w:w w:val="105"/>
        </w:rPr>
        <w:t>either</w:t>
      </w:r>
      <w:r>
        <w:rPr>
          <w:spacing w:val="10"/>
          <w:w w:val="105"/>
        </w:rPr>
        <w:t xml:space="preserve"> </w:t>
      </w:r>
      <w:r>
        <w:rPr>
          <w:w w:val="105"/>
        </w:rPr>
        <w:t>adjectives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quantitative</w:t>
      </w:r>
      <w:r>
        <w:rPr>
          <w:spacing w:val="10"/>
          <w:w w:val="105"/>
        </w:rPr>
        <w:t xml:space="preserve"> </w:t>
      </w:r>
      <w:r>
        <w:rPr>
          <w:w w:val="105"/>
        </w:rPr>
        <w:t>musical</w:t>
      </w:r>
      <w:r>
        <w:rPr>
          <w:spacing w:val="11"/>
          <w:w w:val="105"/>
        </w:rPr>
        <w:t xml:space="preserve"> </w:t>
      </w:r>
      <w:r>
        <w:rPr>
          <w:w w:val="105"/>
        </w:rPr>
        <w:t>dimensions.</w:t>
      </w:r>
    </w:p>
    <w:p w14:paraId="00645FD8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19 </w:t>
      </w:r>
      <w:r>
        <w:rPr>
          <w:w w:val="105"/>
        </w:rPr>
        <w:t>Results were analyzed using correspondence analysis (CA), Hierarchical cluster analysis</w:t>
      </w:r>
    </w:p>
    <w:p w14:paraId="25BD80CA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20 </w:t>
      </w:r>
      <w:r>
        <w:rPr>
          <w:w w:val="105"/>
        </w:rPr>
        <w:t xml:space="preserve">(HCA), Multiple </w:t>
      </w:r>
      <w:r>
        <w:rPr>
          <w:spacing w:val="-4"/>
          <w:w w:val="105"/>
        </w:rPr>
        <w:t xml:space="preserve">Factor </w:t>
      </w:r>
      <w:r>
        <w:rPr>
          <w:w w:val="105"/>
        </w:rPr>
        <w:t xml:space="preserve">Analysis </w:t>
      </w:r>
      <w:r>
        <w:rPr>
          <w:spacing w:val="-5"/>
          <w:w w:val="105"/>
        </w:rPr>
        <w:t xml:space="preserve">(MFA), </w:t>
      </w:r>
      <w:r>
        <w:rPr>
          <w:w w:val="105"/>
        </w:rPr>
        <w:t>and Partial Least Squares Correlation</w:t>
      </w:r>
      <w:r>
        <w:rPr>
          <w:spacing w:val="62"/>
          <w:w w:val="105"/>
        </w:rPr>
        <w:t xml:space="preserve"> </w:t>
      </w:r>
      <w:r>
        <w:rPr>
          <w:w w:val="105"/>
        </w:rPr>
        <w:t>(PLSC).</w:t>
      </w:r>
    </w:p>
    <w:p w14:paraId="72029C60" w14:textId="01FC2F3E" w:rsidR="00371D9F" w:rsidDel="00522B1C" w:rsidRDefault="00787276" w:rsidP="00522B1C">
      <w:pPr>
        <w:pStyle w:val="BodyText"/>
        <w:spacing w:before="203"/>
        <w:ind w:left="173"/>
        <w:rPr>
          <w:del w:id="14" w:author="Hervé" w:date="2021-04-11T16:27:00Z"/>
          <w:w w:val="105"/>
        </w:rPr>
      </w:pPr>
      <w:r>
        <w:rPr>
          <w:rFonts w:ascii="Arial"/>
          <w:w w:val="105"/>
          <w:sz w:val="12"/>
        </w:rPr>
        <w:t xml:space="preserve">21 </w:t>
      </w:r>
      <w:r>
        <w:rPr>
          <w:w w:val="105"/>
        </w:rPr>
        <w:t xml:space="preserve">All except the HCA used Bootstrapping and Permutation testing for inferences. </w:t>
      </w:r>
      <w:ins w:id="15" w:author="Hervé" w:date="2021-04-11T16:27:00Z">
        <w:r w:rsidR="00522B1C">
          <w:rPr>
            <w:w w:val="105"/>
          </w:rPr>
          <w:t xml:space="preserve">  </w:t>
        </w:r>
      </w:ins>
      <w:del w:id="16" w:author="Hervé" w:date="2021-04-11T16:27:00Z">
        <w:r w:rsidDel="00522B1C">
          <w:rPr>
            <w:w w:val="105"/>
          </w:rPr>
          <w:delText>Significant</w:delText>
        </w:r>
      </w:del>
    </w:p>
    <w:p w14:paraId="42AD17BE" w14:textId="0574B30A" w:rsidR="00522B1C" w:rsidRDefault="00522B1C" w:rsidP="00522B1C">
      <w:pPr>
        <w:pStyle w:val="BodyText"/>
        <w:spacing w:before="203"/>
        <w:ind w:left="173"/>
        <w:rPr>
          <w:ins w:id="17" w:author="Hervé" w:date="2021-04-11T16:27:00Z"/>
        </w:rPr>
      </w:pPr>
      <w:ins w:id="18" w:author="Hervé" w:date="2021-04-11T16:27:00Z">
        <w:r>
          <w:rPr>
            <w:w w:val="105"/>
          </w:rPr>
          <w:t xml:space="preserve"> </w:t>
        </w:r>
      </w:ins>
    </w:p>
    <w:p w14:paraId="6935F2AD" w14:textId="727BC8AB" w:rsidR="00371D9F" w:rsidRDefault="00787276">
      <w:pPr>
        <w:pStyle w:val="BodyText"/>
        <w:spacing w:before="203"/>
        <w:ind w:left="173"/>
        <w:pPrChange w:id="19" w:author="Hervé" w:date="2021-04-11T16:27:00Z">
          <w:pPr>
            <w:pStyle w:val="BodyText"/>
            <w:ind w:left="173"/>
          </w:pPr>
        </w:pPrChange>
      </w:pPr>
      <w:del w:id="20" w:author="Hervé" w:date="2021-04-11T16:27:00Z">
        <w:r w:rsidDel="00522B1C">
          <w:rPr>
            <w:rFonts w:ascii="Arial"/>
            <w:w w:val="105"/>
            <w:sz w:val="12"/>
          </w:rPr>
          <w:delText xml:space="preserve">22 </w:delText>
        </w:r>
        <w:r w:rsidDel="00522B1C">
          <w:rPr>
            <w:w w:val="105"/>
          </w:rPr>
          <w:delText xml:space="preserve">differences were revealed in how </w:delText>
        </w:r>
      </w:del>
      <w:r>
        <w:rPr>
          <w:w w:val="105"/>
        </w:rPr>
        <w:t xml:space="preserve">French and American listeners </w:t>
      </w:r>
      <w:ins w:id="21" w:author="Hervé" w:date="2021-04-11T16:27:00Z">
        <w:r w:rsidR="00522B1C">
          <w:rPr>
            <w:w w:val="105"/>
          </w:rPr>
          <w:t xml:space="preserve">differed </w:t>
        </w:r>
      </w:ins>
      <w:ins w:id="22" w:author="Hervé" w:date="2021-04-11T16:28:00Z">
        <w:r w:rsidR="00522B1C">
          <w:rPr>
            <w:w w:val="105"/>
          </w:rPr>
          <w:t xml:space="preserve">when they </w:t>
        </w:r>
      </w:ins>
      <w:del w:id="23" w:author="Hervé" w:date="2021-04-11T16:27:00Z">
        <w:r w:rsidDel="00522B1C">
          <w:rPr>
            <w:w w:val="105"/>
          </w:rPr>
          <w:delText>responded to the</w:delText>
        </w:r>
      </w:del>
      <w:ins w:id="24" w:author="Hervé" w:date="2021-04-11T16:27:00Z">
        <w:r w:rsidR="00522B1C">
          <w:rPr>
            <w:w w:val="105"/>
          </w:rPr>
          <w:t>described the musical stimuli</w:t>
        </w:r>
      </w:ins>
      <w:del w:id="25" w:author="Hervé" w:date="2021-04-11T16:27:00Z">
        <w:r w:rsidDel="00522B1C">
          <w:rPr>
            <w:w w:val="105"/>
          </w:rPr>
          <w:delText xml:space="preserve"> excerpts</w:delText>
        </w:r>
      </w:del>
    </w:p>
    <w:p w14:paraId="55ABD4F3" w14:textId="6A55A3D9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23 </w:t>
      </w:r>
      <w:r>
        <w:rPr>
          <w:w w:val="105"/>
        </w:rPr>
        <w:t>using adjectives, but not</w:t>
      </w:r>
      <w:del w:id="26" w:author="Hervé" w:date="2021-04-11T16:28:00Z">
        <w:r w:rsidDel="00522B1C">
          <w:rPr>
            <w:w w:val="105"/>
          </w:rPr>
          <w:delText xml:space="preserve"> </w:delText>
        </w:r>
      </w:del>
      <w:ins w:id="27" w:author="Hervé" w:date="2021-04-11T16:28:00Z">
        <w:r w:rsidR="00522B1C">
          <w:rPr>
            <w:w w:val="105"/>
          </w:rPr>
          <w:t xml:space="preserve"> when </w:t>
        </w:r>
      </w:ins>
      <w:r>
        <w:rPr>
          <w:w w:val="105"/>
        </w:rPr>
        <w:t>using the quantitative dimensions. We did not control how</w:t>
      </w:r>
    </w:p>
    <w:p w14:paraId="3C156304" w14:textId="77777777" w:rsidR="00371D9F" w:rsidRDefault="00787276">
      <w:pPr>
        <w:pStyle w:val="BodyText"/>
        <w:ind w:left="173"/>
      </w:pPr>
      <w:r>
        <w:rPr>
          <w:rFonts w:ascii="Arial"/>
          <w:w w:val="110"/>
          <w:sz w:val="12"/>
        </w:rPr>
        <w:t xml:space="preserve">24 </w:t>
      </w:r>
      <w:r>
        <w:rPr>
          <w:w w:val="110"/>
        </w:rPr>
        <w:t>participants listened to the stimuli, but they were encouraged to use headphones or listen</w:t>
      </w:r>
    </w:p>
    <w:p w14:paraId="1B846A25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25 </w:t>
      </w:r>
      <w:r>
        <w:rPr>
          <w:w w:val="105"/>
        </w:rPr>
        <w:t xml:space="preserve">in a quiet listening </w:t>
      </w:r>
      <w:commentRangeStart w:id="28"/>
      <w:r>
        <w:rPr>
          <w:w w:val="105"/>
        </w:rPr>
        <w:t>environment</w:t>
      </w:r>
      <w:commentRangeEnd w:id="28"/>
      <w:r w:rsidR="00522B1C">
        <w:rPr>
          <w:rStyle w:val="CommentReference"/>
        </w:rPr>
        <w:commentReference w:id="28"/>
      </w:r>
      <w:r>
        <w:rPr>
          <w:w w:val="105"/>
        </w:rPr>
        <w:t>. Participants were also able to complete the survey using a</w:t>
      </w:r>
    </w:p>
    <w:p w14:paraId="41E8D12D" w14:textId="4D1758CC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26 </w:t>
      </w:r>
      <w:r>
        <w:rPr>
          <w:w w:val="105"/>
        </w:rPr>
        <w:t xml:space="preserve">mobile </w:t>
      </w:r>
      <w:proofErr w:type="gramStart"/>
      <w:r>
        <w:rPr>
          <w:w w:val="105"/>
        </w:rPr>
        <w:t>device</w:t>
      </w:r>
      <w:proofErr w:type="gramEnd"/>
      <w:r>
        <w:rPr>
          <w:w w:val="105"/>
        </w:rPr>
        <w:t>. Th</w:t>
      </w:r>
      <w:ins w:id="29" w:author="Hervé" w:date="2021-04-11T16:29:00Z">
        <w:r w:rsidR="00522B1C">
          <w:rPr>
            <w:w w:val="105"/>
          </w:rPr>
          <w:t>e present</w:t>
        </w:r>
      </w:ins>
      <w:del w:id="30" w:author="Hervé" w:date="2021-04-11T16:29:00Z">
        <w:r w:rsidDel="00522B1C">
          <w:rPr>
            <w:w w:val="105"/>
          </w:rPr>
          <w:delText>is</w:delText>
        </w:r>
      </w:del>
      <w:r>
        <w:rPr>
          <w:w w:val="105"/>
        </w:rPr>
        <w:t xml:space="preserve"> </w:t>
      </w:r>
      <w:ins w:id="31" w:author="Hervé" w:date="2021-04-11T16:28:00Z">
        <w:r w:rsidR="00522B1C">
          <w:rPr>
            <w:w w:val="105"/>
          </w:rPr>
          <w:t>w</w:t>
        </w:r>
      </w:ins>
      <w:ins w:id="32" w:author="Hervé" w:date="2021-04-11T16:29:00Z">
        <w:r w:rsidR="00522B1C">
          <w:rPr>
            <w:w w:val="105"/>
          </w:rPr>
          <w:t xml:space="preserve">ork </w:t>
        </w:r>
      </w:ins>
      <w:r>
        <w:rPr>
          <w:w w:val="105"/>
        </w:rPr>
        <w:t>serves as a case study in research methodology that allows for a</w:t>
      </w:r>
    </w:p>
    <w:p w14:paraId="1BAD8CFB" w14:textId="77777777" w:rsidR="00371D9F" w:rsidRDefault="00787276">
      <w:pPr>
        <w:pStyle w:val="BodyText"/>
        <w:spacing w:before="203"/>
        <w:ind w:left="173"/>
      </w:pPr>
      <w:r>
        <w:rPr>
          <w:rFonts w:ascii="Arial"/>
          <w:w w:val="105"/>
          <w:sz w:val="12"/>
        </w:rPr>
        <w:t xml:space="preserve">27 </w:t>
      </w:r>
      <w:r>
        <w:rPr>
          <w:w w:val="105"/>
        </w:rPr>
        <w:t>balance between relaxing experimental control and maintaining statistical rigor.</w:t>
      </w:r>
    </w:p>
    <w:p w14:paraId="6C0646A8" w14:textId="77777777" w:rsidR="00371D9F" w:rsidRDefault="00371D9F">
      <w:pPr>
        <w:pStyle w:val="BodyText"/>
        <w:spacing w:before="8"/>
        <w:ind w:left="0"/>
        <w:rPr>
          <w:sz w:val="25"/>
        </w:rPr>
      </w:pPr>
    </w:p>
    <w:p w14:paraId="47D19431" w14:textId="77777777" w:rsidR="00371D9F" w:rsidRDefault="00787276">
      <w:pPr>
        <w:tabs>
          <w:tab w:val="left" w:pos="1075"/>
        </w:tabs>
        <w:spacing w:before="145"/>
        <w:ind w:left="173"/>
        <w:rPr>
          <w:sz w:val="24"/>
        </w:rPr>
      </w:pPr>
      <w:r>
        <w:rPr>
          <w:rFonts w:ascii="Arial"/>
          <w:sz w:val="12"/>
        </w:rPr>
        <w:t>28</w:t>
      </w:r>
      <w:r>
        <w:rPr>
          <w:rFonts w:ascii="Arial"/>
          <w:sz w:val="12"/>
        </w:rPr>
        <w:tab/>
      </w:r>
      <w:r>
        <w:rPr>
          <w:i/>
          <w:spacing w:val="-3"/>
          <w:sz w:val="24"/>
        </w:rPr>
        <w:t xml:space="preserve">Keywords: </w:t>
      </w:r>
      <w:r>
        <w:rPr>
          <w:sz w:val="24"/>
        </w:rPr>
        <w:t>Music, Emotion, Multivariate</w:t>
      </w:r>
      <w:r>
        <w:rPr>
          <w:spacing w:val="51"/>
          <w:sz w:val="24"/>
        </w:rPr>
        <w:t xml:space="preserve"> </w:t>
      </w:r>
      <w:r>
        <w:rPr>
          <w:sz w:val="24"/>
        </w:rPr>
        <w:t>Analyses</w:t>
      </w:r>
    </w:p>
    <w:p w14:paraId="4E2EEAB3" w14:textId="77777777" w:rsidR="00371D9F" w:rsidRDefault="00787276">
      <w:pPr>
        <w:pStyle w:val="BodyText"/>
        <w:tabs>
          <w:tab w:val="left" w:pos="1075"/>
        </w:tabs>
        <w:spacing w:before="203"/>
        <w:ind w:left="173"/>
      </w:pPr>
      <w:r>
        <w:rPr>
          <w:rFonts w:ascii="Arial"/>
          <w:w w:val="105"/>
          <w:sz w:val="12"/>
        </w:rPr>
        <w:t>29</w:t>
      </w:r>
      <w:r>
        <w:rPr>
          <w:rFonts w:ascii="Arial"/>
          <w:w w:val="105"/>
          <w:sz w:val="12"/>
        </w:rPr>
        <w:tab/>
      </w:r>
      <w:r>
        <w:rPr>
          <w:spacing w:val="-5"/>
          <w:w w:val="105"/>
        </w:rPr>
        <w:t xml:space="preserve">Word </w:t>
      </w:r>
      <w:r>
        <w:rPr>
          <w:w w:val="105"/>
        </w:rPr>
        <w:t>count: 5631</w:t>
      </w:r>
    </w:p>
    <w:p w14:paraId="78EEB921" w14:textId="77777777" w:rsidR="00371D9F" w:rsidRDefault="00371D9F">
      <w:pPr>
        <w:sectPr w:rsidR="00371D9F">
          <w:headerReference w:type="default" r:id="rId12"/>
          <w:pgSz w:w="12240" w:h="15840"/>
          <w:pgMar w:top="1260" w:right="0" w:bottom="280" w:left="940" w:header="649" w:footer="0" w:gutter="0"/>
          <w:pgNumType w:start="2"/>
          <w:cols w:space="720"/>
        </w:sectPr>
      </w:pPr>
    </w:p>
    <w:p w14:paraId="79411A99" w14:textId="77777777" w:rsidR="00371D9F" w:rsidRDefault="00787276">
      <w:pPr>
        <w:pStyle w:val="BodyText"/>
        <w:tabs>
          <w:tab w:val="left" w:pos="2133"/>
        </w:tabs>
        <w:spacing w:before="239"/>
        <w:ind w:left="173"/>
      </w:pPr>
      <w:r>
        <w:rPr>
          <w:rFonts w:ascii="Arial"/>
          <w:w w:val="105"/>
          <w:sz w:val="12"/>
        </w:rPr>
        <w:lastRenderedPageBreak/>
        <w:t>30</w:t>
      </w:r>
      <w:r>
        <w:rPr>
          <w:rFonts w:ascii="Arial"/>
          <w:w w:val="105"/>
          <w:sz w:val="12"/>
        </w:rPr>
        <w:tab/>
      </w:r>
      <w:r>
        <w:rPr>
          <w:w w:val="105"/>
        </w:rPr>
        <w:t>Cognitive Music Listening Space: A Multivariate</w:t>
      </w:r>
      <w:r>
        <w:rPr>
          <w:spacing w:val="37"/>
          <w:w w:val="105"/>
        </w:rPr>
        <w:t xml:space="preserve"> </w:t>
      </w:r>
      <w:r>
        <w:rPr>
          <w:w w:val="105"/>
        </w:rPr>
        <w:t>Approach</w:t>
      </w:r>
    </w:p>
    <w:p w14:paraId="51A66A46" w14:textId="77777777" w:rsidR="00371D9F" w:rsidRDefault="00371D9F">
      <w:pPr>
        <w:pStyle w:val="BodyText"/>
        <w:spacing w:before="5"/>
        <w:ind w:left="0"/>
        <w:rPr>
          <w:sz w:val="23"/>
        </w:rPr>
      </w:pPr>
    </w:p>
    <w:p w14:paraId="7847E1A8" w14:textId="5CC68D37" w:rsidR="00371D9F" w:rsidRDefault="00787276">
      <w:pPr>
        <w:tabs>
          <w:tab w:val="left" w:pos="1075"/>
        </w:tabs>
        <w:spacing w:before="145"/>
        <w:ind w:left="173"/>
        <w:rPr>
          <w:sz w:val="24"/>
        </w:rPr>
      </w:pPr>
      <w:r>
        <w:rPr>
          <w:rFonts w:ascii="Arial"/>
          <w:w w:val="115"/>
          <w:sz w:val="12"/>
        </w:rPr>
        <w:t>31</w:t>
      </w:r>
      <w:r>
        <w:rPr>
          <w:rFonts w:ascii="Arial"/>
          <w:w w:val="115"/>
          <w:sz w:val="12"/>
        </w:rPr>
        <w:tab/>
      </w:r>
      <w:del w:id="33" w:author="Hervé" w:date="2021-04-11T16:29:00Z">
        <w:r w:rsidDel="00787276">
          <w:rPr>
            <w:w w:val="115"/>
            <w:sz w:val="24"/>
          </w:rPr>
          <w:delText>#top</w:delText>
        </w:r>
      </w:del>
    </w:p>
    <w:p w14:paraId="78A8EF40" w14:textId="77777777" w:rsidR="00371D9F" w:rsidRDefault="00787276">
      <w:pPr>
        <w:pStyle w:val="BodyText"/>
        <w:tabs>
          <w:tab w:val="left" w:pos="1075"/>
        </w:tabs>
        <w:spacing w:before="203"/>
        <w:ind w:left="173"/>
      </w:pPr>
      <w:r>
        <w:rPr>
          <w:rFonts w:ascii="Arial"/>
          <w:w w:val="105"/>
          <w:sz w:val="12"/>
        </w:rPr>
        <w:t>32</w:t>
      </w:r>
      <w:r>
        <w:rPr>
          <w:rFonts w:ascii="Arial"/>
          <w:w w:val="105"/>
          <w:sz w:val="12"/>
        </w:rPr>
        <w:tab/>
      </w:r>
      <w:r>
        <w:rPr>
          <w:spacing w:val="-4"/>
          <w:w w:val="105"/>
        </w:rPr>
        <w:t xml:space="preserve">World </w:t>
      </w:r>
      <w:r>
        <w:rPr>
          <w:spacing w:val="-3"/>
          <w:w w:val="105"/>
        </w:rPr>
        <w:t xml:space="preserve">events </w:t>
      </w:r>
      <w:r>
        <w:rPr>
          <w:spacing w:val="-4"/>
          <w:w w:val="105"/>
        </w:rPr>
        <w:t xml:space="preserve">over </w:t>
      </w:r>
      <w:r>
        <w:rPr>
          <w:w w:val="105"/>
        </w:rPr>
        <w:t xml:space="preserve">the last year </w:t>
      </w:r>
      <w:r>
        <w:rPr>
          <w:spacing w:val="-4"/>
          <w:w w:val="105"/>
        </w:rPr>
        <w:t xml:space="preserve">have </w:t>
      </w:r>
      <w:r>
        <w:rPr>
          <w:w w:val="105"/>
        </w:rPr>
        <w:t>demonstrated the need for an expansion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</w:p>
    <w:p w14:paraId="03EF68F5" w14:textId="7C11096B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33 </w:t>
      </w:r>
      <w:r>
        <w:rPr>
          <w:w w:val="105"/>
        </w:rPr>
        <w:t>traditional experimental paradigms</w:t>
      </w:r>
      <w:ins w:id="34" w:author="Hervé" w:date="2021-04-11T16:34:00Z">
        <w:r w:rsidR="00974807">
          <w:rPr>
            <w:w w:val="105"/>
          </w:rPr>
          <w:t xml:space="preserve"> and </w:t>
        </w:r>
      </w:ins>
      <w:del w:id="35" w:author="Hervé" w:date="2021-04-11T16:34:00Z">
        <w:r w:rsidDel="00974807">
          <w:rPr>
            <w:w w:val="105"/>
          </w:rPr>
          <w:delText xml:space="preserve">. Specifically, it has demonstrated the need for </w:delText>
        </w:r>
      </w:del>
      <w:r>
        <w:rPr>
          <w:w w:val="105"/>
        </w:rPr>
        <w:t>robust</w:t>
      </w:r>
    </w:p>
    <w:p w14:paraId="129A387A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34 </w:t>
      </w:r>
      <w:r>
        <w:rPr>
          <w:w w:val="105"/>
        </w:rPr>
        <w:t>and consistent remote or online data collection. However, that shift in collection</w:t>
      </w:r>
    </w:p>
    <w:p w14:paraId="41756002" w14:textId="53E53B67" w:rsidR="00371D9F" w:rsidDel="00974807" w:rsidRDefault="00787276" w:rsidP="00974807">
      <w:pPr>
        <w:pStyle w:val="BodyText"/>
        <w:ind w:left="173"/>
        <w:rPr>
          <w:del w:id="36" w:author="Hervé" w:date="2021-04-11T16:35:00Z"/>
          <w:w w:val="105"/>
        </w:rPr>
      </w:pPr>
      <w:r>
        <w:rPr>
          <w:rFonts w:ascii="Arial"/>
          <w:w w:val="105"/>
          <w:sz w:val="12"/>
        </w:rPr>
        <w:t xml:space="preserve">35 </w:t>
      </w:r>
      <w:r>
        <w:rPr>
          <w:w w:val="105"/>
        </w:rPr>
        <w:t xml:space="preserve">necessitates a consequent shift in analysis. Experiments conducted in labs are </w:t>
      </w:r>
      <w:del w:id="37" w:author="Hervé" w:date="2021-04-11T16:35:00Z">
        <w:r w:rsidDel="00974807">
          <w:rPr>
            <w:w w:val="105"/>
          </w:rPr>
          <w:delText>subject to all</w:delText>
        </w:r>
      </w:del>
    </w:p>
    <w:p w14:paraId="173E0C9E" w14:textId="77777777" w:rsidR="00974807" w:rsidRDefault="00974807" w:rsidP="00974807">
      <w:pPr>
        <w:pStyle w:val="BodyText"/>
        <w:ind w:left="173"/>
        <w:rPr>
          <w:ins w:id="38" w:author="Hervé" w:date="2021-04-11T16:35:00Z"/>
        </w:rPr>
      </w:pPr>
    </w:p>
    <w:p w14:paraId="4EF115B3" w14:textId="4AF4C299" w:rsidR="00371D9F" w:rsidRDefault="00787276" w:rsidP="00974807">
      <w:pPr>
        <w:pStyle w:val="BodyText"/>
        <w:ind w:left="173"/>
      </w:pPr>
      <w:del w:id="39" w:author="Hervé" w:date="2021-04-11T16:35:00Z">
        <w:r w:rsidDel="00974807">
          <w:rPr>
            <w:rFonts w:ascii="Arial"/>
            <w:w w:val="105"/>
            <w:sz w:val="12"/>
          </w:rPr>
          <w:delText xml:space="preserve">36 </w:delText>
        </w:r>
        <w:r w:rsidDel="00974807">
          <w:rPr>
            <w:w w:val="105"/>
          </w:rPr>
          <w:delText>of the controls that are possible under lab condition</w:delText>
        </w:r>
      </w:del>
      <w:ins w:id="40" w:author="Hervé" w:date="2021-04-11T16:35:00Z">
        <w:r w:rsidR="00974807">
          <w:rPr>
            <w:w w:val="105"/>
          </w:rPr>
          <w:t>well controlled and so provide</w:t>
        </w:r>
      </w:ins>
      <w:del w:id="41" w:author="Hervé" w:date="2021-04-11T16:35:00Z">
        <w:r w:rsidDel="00974807">
          <w:rPr>
            <w:w w:val="105"/>
          </w:rPr>
          <w:delText>s,</w:delText>
        </w:r>
      </w:del>
      <w:ins w:id="42" w:author="Hervé" w:date="2021-04-11T16:36:00Z">
        <w:r w:rsidR="00974807">
          <w:rPr>
            <w:w w:val="105"/>
          </w:rPr>
          <w:t xml:space="preserve"> clean</w:t>
        </w:r>
      </w:ins>
      <w:del w:id="43" w:author="Hervé" w:date="2021-04-11T16:36:00Z">
        <w:r w:rsidDel="00974807">
          <w:rPr>
            <w:w w:val="105"/>
          </w:rPr>
          <w:delText xml:space="preserve"> </w:delText>
        </w:r>
      </w:del>
      <w:ins w:id="44" w:author="Hervé" w:date="2021-04-11T16:35:00Z">
        <w:r w:rsidR="00974807">
          <w:rPr>
            <w:w w:val="105"/>
          </w:rPr>
          <w:t xml:space="preserve"> </w:t>
        </w:r>
      </w:ins>
      <w:del w:id="45" w:author="Hervé" w:date="2021-04-11T16:35:00Z">
        <w:r w:rsidDel="00974807">
          <w:rPr>
            <w:w w:val="105"/>
          </w:rPr>
          <w:delText xml:space="preserve">the </w:delText>
        </w:r>
      </w:del>
      <w:r>
        <w:rPr>
          <w:w w:val="105"/>
        </w:rPr>
        <w:t xml:space="preserve">data </w:t>
      </w:r>
      <w:ins w:id="46" w:author="Hervé" w:date="2021-04-11T16:36:00Z">
        <w:r w:rsidR="00974807">
          <w:rPr>
            <w:w w:val="105"/>
          </w:rPr>
          <w:t>compared to data</w:t>
        </w:r>
      </w:ins>
      <w:del w:id="47" w:author="Hervé" w:date="2021-04-11T16:36:00Z">
        <w:r w:rsidDel="00974807">
          <w:rPr>
            <w:w w:val="105"/>
          </w:rPr>
          <w:delText>collected are therefore</w:delText>
        </w:r>
      </w:del>
    </w:p>
    <w:p w14:paraId="11DA603A" w14:textId="0FD37784" w:rsidR="00371D9F" w:rsidRDefault="00787276">
      <w:pPr>
        <w:pStyle w:val="BodyText"/>
        <w:spacing w:before="203"/>
        <w:ind w:left="173"/>
      </w:pPr>
      <w:r>
        <w:rPr>
          <w:rFonts w:ascii="Arial"/>
          <w:w w:val="105"/>
          <w:sz w:val="12"/>
        </w:rPr>
        <w:t xml:space="preserve">37 </w:t>
      </w:r>
      <w:ins w:id="48" w:author="Hervé" w:date="2021-04-11T16:37:00Z">
        <w:r w:rsidR="00974807">
          <w:rPr>
            <w:rFonts w:ascii="Arial"/>
            <w:w w:val="105"/>
            <w:sz w:val="12"/>
          </w:rPr>
          <w:t xml:space="preserve"> </w:t>
        </w:r>
      </w:ins>
      <w:del w:id="49" w:author="Hervé" w:date="2021-04-11T16:37:00Z">
        <w:r w:rsidDel="00974807">
          <w:rPr>
            <w:w w:val="105"/>
          </w:rPr>
          <w:delText xml:space="preserve">cleaner than those </w:delText>
        </w:r>
      </w:del>
      <w:r>
        <w:rPr>
          <w:w w:val="105"/>
        </w:rPr>
        <w:t>collected using online surveys. Dirtier data means that most likely, some</w:t>
      </w:r>
    </w:p>
    <w:p w14:paraId="01AA4FA4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38 </w:t>
      </w:r>
      <w:r>
        <w:rPr>
          <w:w w:val="105"/>
        </w:rPr>
        <w:t>of the assumptions associated with traditional univariate analyses, hypothesis testing, and</w:t>
      </w:r>
    </w:p>
    <w:p w14:paraId="7DBDED63" w14:textId="2E10AF78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39 </w:t>
      </w:r>
      <w:r>
        <w:rPr>
          <w:w w:val="105"/>
        </w:rPr>
        <w:t>inferences are violated</w:t>
      </w:r>
      <w:ins w:id="50" w:author="Hervé" w:date="2021-04-11T16:41:00Z">
        <w:r w:rsidR="00974807">
          <w:rPr>
            <w:w w:val="105"/>
          </w:rPr>
          <w:t xml:space="preserve"> and therefore</w:t>
        </w:r>
      </w:ins>
      <w:del w:id="51" w:author="Hervé" w:date="2021-04-11T16:37:00Z">
        <w:r w:rsidDel="00974807">
          <w:rPr>
            <w:w w:val="105"/>
          </w:rPr>
          <w:delText>, thus</w:delText>
        </w:r>
      </w:del>
      <w:r>
        <w:rPr>
          <w:w w:val="105"/>
        </w:rPr>
        <w:t xml:space="preserve"> </w:t>
      </w:r>
      <w:ins w:id="52" w:author="Hervé" w:date="2021-04-11T16:41:00Z">
        <w:r w:rsidR="00974807">
          <w:rPr>
            <w:w w:val="105"/>
          </w:rPr>
          <w:t>these data requir</w:t>
        </w:r>
      </w:ins>
      <w:ins w:id="53" w:author="Hervé" w:date="2021-04-11T16:42:00Z">
        <w:r w:rsidR="00974807">
          <w:rPr>
            <w:w w:val="105"/>
          </w:rPr>
          <w:t>e</w:t>
        </w:r>
      </w:ins>
      <w:del w:id="54" w:author="Hervé" w:date="2021-04-11T16:41:00Z">
        <w:r w:rsidDel="00974807">
          <w:rPr>
            <w:w w:val="105"/>
          </w:rPr>
          <w:delText>necessitating</w:delText>
        </w:r>
      </w:del>
      <w:r>
        <w:rPr>
          <w:w w:val="105"/>
        </w:rPr>
        <w:t xml:space="preserve"> </w:t>
      </w:r>
      <w:del w:id="55" w:author="Hervé" w:date="2021-04-11T16:42:00Z">
        <w:r w:rsidDel="00974807">
          <w:rPr>
            <w:w w:val="105"/>
          </w:rPr>
          <w:delText xml:space="preserve">different </w:delText>
        </w:r>
      </w:del>
      <w:ins w:id="56" w:author="Hervé" w:date="2021-04-11T16:42:00Z">
        <w:r w:rsidR="00974807">
          <w:rPr>
            <w:w w:val="105"/>
          </w:rPr>
          <w:t xml:space="preserve">specific </w:t>
        </w:r>
      </w:ins>
      <w:r>
        <w:rPr>
          <w:w w:val="105"/>
        </w:rPr>
        <w:t>methods of analysis and inference.</w:t>
      </w:r>
    </w:p>
    <w:p w14:paraId="7A48F29D" w14:textId="77777777" w:rsidR="00371D9F" w:rsidRDefault="00371D9F">
      <w:pPr>
        <w:pStyle w:val="BodyText"/>
        <w:spacing w:before="0"/>
        <w:ind w:left="0"/>
        <w:rPr>
          <w:sz w:val="29"/>
        </w:rPr>
      </w:pPr>
    </w:p>
    <w:p w14:paraId="5B905BF5" w14:textId="4D61B5B3" w:rsidR="00371D9F" w:rsidRDefault="00787276">
      <w:pPr>
        <w:pStyle w:val="BodyText"/>
        <w:tabs>
          <w:tab w:val="left" w:pos="1075"/>
        </w:tabs>
        <w:spacing w:before="146"/>
        <w:ind w:left="173"/>
      </w:pPr>
      <w:r>
        <w:rPr>
          <w:rFonts w:ascii="Arial"/>
          <w:w w:val="110"/>
          <w:sz w:val="12"/>
        </w:rPr>
        <w:t>40</w:t>
      </w:r>
      <w:r>
        <w:rPr>
          <w:rFonts w:ascii="Arial"/>
          <w:w w:val="110"/>
          <w:sz w:val="12"/>
        </w:rPr>
        <w:tab/>
      </w:r>
      <w:r>
        <w:rPr>
          <w:w w:val="110"/>
        </w:rPr>
        <w:t xml:space="preserve">Here </w:t>
      </w:r>
      <w:r>
        <w:rPr>
          <w:spacing w:val="-4"/>
          <w:w w:val="110"/>
        </w:rPr>
        <w:t xml:space="preserve">we </w:t>
      </w:r>
      <w:r>
        <w:rPr>
          <w:w w:val="110"/>
        </w:rPr>
        <w:t>present a case study using real data that</w:t>
      </w:r>
      <w:ins w:id="57" w:author="Hervé" w:date="2021-04-11T16:42:00Z">
        <w:r w:rsidR="006549A6">
          <w:rPr>
            <w:w w:val="110"/>
          </w:rPr>
          <w:t xml:space="preserve"> were obtained using </w:t>
        </w:r>
      </w:ins>
      <w:del w:id="58" w:author="Hervé" w:date="2021-04-11T16:42:00Z">
        <w:r w:rsidDel="006549A6">
          <w:rPr>
            <w:w w:val="110"/>
          </w:rPr>
          <w:delText xml:space="preserve"> features</w:delText>
        </w:r>
      </w:del>
      <w:r>
        <w:rPr>
          <w:w w:val="110"/>
        </w:rPr>
        <w:t xml:space="preserve"> online multinational</w:t>
      </w:r>
      <w:r>
        <w:rPr>
          <w:spacing w:val="52"/>
          <w:w w:val="110"/>
        </w:rPr>
        <w:t xml:space="preserve"> </w:t>
      </w:r>
      <w:r>
        <w:rPr>
          <w:w w:val="110"/>
        </w:rPr>
        <w:t>data</w:t>
      </w:r>
    </w:p>
    <w:p w14:paraId="5F11612F" w14:textId="77777777" w:rsidR="006549A6" w:rsidRDefault="00787276">
      <w:pPr>
        <w:pStyle w:val="BodyText"/>
        <w:ind w:left="173"/>
        <w:rPr>
          <w:ins w:id="59" w:author="Hervé" w:date="2021-04-11T16:43:00Z"/>
          <w:w w:val="105"/>
        </w:rPr>
      </w:pPr>
      <w:r>
        <w:rPr>
          <w:rFonts w:ascii="Arial"/>
          <w:w w:val="105"/>
          <w:sz w:val="12"/>
        </w:rPr>
        <w:t xml:space="preserve">41 </w:t>
      </w:r>
      <w:r>
        <w:rPr>
          <w:w w:val="105"/>
        </w:rPr>
        <w:t xml:space="preserve">collection and </w:t>
      </w:r>
      <w:ins w:id="60" w:author="Hervé" w:date="2021-04-11T16:42:00Z">
        <w:r w:rsidR="006549A6">
          <w:rPr>
            <w:w w:val="105"/>
          </w:rPr>
          <w:t>were analyzed using</w:t>
        </w:r>
      </w:ins>
      <w:ins w:id="61" w:author="Hervé" w:date="2021-04-11T16:43:00Z">
        <w:r w:rsidR="006549A6">
          <w:rPr>
            <w:w w:val="105"/>
          </w:rPr>
          <w:t xml:space="preserve"> </w:t>
        </w:r>
      </w:ins>
      <w:r>
        <w:rPr>
          <w:w w:val="105"/>
        </w:rPr>
        <w:t xml:space="preserve">multivariate analyses. </w:t>
      </w:r>
    </w:p>
    <w:p w14:paraId="4C24A7A3" w14:textId="21D46C31" w:rsidR="00371D9F" w:rsidRDefault="00787276">
      <w:pPr>
        <w:pStyle w:val="BodyText"/>
        <w:ind w:left="173"/>
      </w:pPr>
      <w:r>
        <w:rPr>
          <w:w w:val="105"/>
        </w:rPr>
        <w:t xml:space="preserve">The initial motivation for </w:t>
      </w:r>
      <w:del w:id="62" w:author="Hervé" w:date="2021-04-11T16:43:00Z">
        <w:r w:rsidDel="006549A6">
          <w:rPr>
            <w:w w:val="105"/>
          </w:rPr>
          <w:delText>this came</w:delText>
        </w:r>
      </w:del>
      <w:ins w:id="63" w:author="Hervé" w:date="2021-04-11T16:43:00Z">
        <w:r w:rsidR="006549A6">
          <w:rPr>
            <w:w w:val="105"/>
          </w:rPr>
          <w:t>the present work came from a</w:t>
        </w:r>
      </w:ins>
      <w:del w:id="64" w:author="Hervé" w:date="2021-04-11T16:43:00Z">
        <w:r w:rsidDel="006549A6">
          <w:rPr>
            <w:w w:val="105"/>
          </w:rPr>
          <w:delText xml:space="preserve"> from a</w:delText>
        </w:r>
      </w:del>
      <w:r>
        <w:rPr>
          <w:w w:val="105"/>
        </w:rPr>
        <w:t xml:space="preserve"> study</w:t>
      </w:r>
    </w:p>
    <w:p w14:paraId="353FE5B1" w14:textId="7B33FF7F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42 </w:t>
      </w:r>
      <w:r>
        <w:rPr>
          <w:w w:val="105"/>
        </w:rPr>
        <w:t xml:space="preserve">investigating cross modal sensory mapping between </w:t>
      </w:r>
      <w:del w:id="65" w:author="Hervé" w:date="2021-04-11T17:12:00Z">
        <w:r w:rsidDel="0031649F">
          <w:rPr>
            <w:w w:val="105"/>
          </w:rPr>
          <w:delText>gustation percepti</w:delText>
        </w:r>
      </w:del>
      <w:ins w:id="66" w:author="Hervé" w:date="2021-04-11T17:13:00Z">
        <w:r w:rsidR="0031649F">
          <w:rPr>
            <w:w w:val="105"/>
          </w:rPr>
          <w:t>flavor</w:t>
        </w:r>
      </w:ins>
      <w:ins w:id="67" w:author="Hervé" w:date="2021-04-11T17:12:00Z">
        <w:r w:rsidR="0031649F">
          <w:rPr>
            <w:w w:val="105"/>
          </w:rPr>
          <w:t xml:space="preserve"> perception</w:t>
        </w:r>
      </w:ins>
      <w:del w:id="68" w:author="Hervé" w:date="2021-04-11T17:12:00Z">
        <w:r w:rsidDel="0031649F">
          <w:rPr>
            <w:w w:val="105"/>
          </w:rPr>
          <w:delText>on</w:delText>
        </w:r>
      </w:del>
      <w:ins w:id="69" w:author="Hervé" w:date="2021-04-11T16:43:00Z">
        <w:r w:rsidR="006549A6">
          <w:rPr>
            <w:w w:val="105"/>
          </w:rPr>
          <w:t xml:space="preserve"> (</w:t>
        </w:r>
      </w:ins>
      <w:del w:id="70" w:author="Hervé" w:date="2021-04-11T16:43:00Z">
        <w:r w:rsidDel="006549A6">
          <w:rPr>
            <w:w w:val="105"/>
          </w:rPr>
          <w:delText xml:space="preserve">, </w:delText>
        </w:r>
      </w:del>
      <w:r>
        <w:rPr>
          <w:w w:val="105"/>
        </w:rPr>
        <w:t>specifically</w:t>
      </w:r>
      <w:ins w:id="71" w:author="Hervé" w:date="2021-04-11T17:14:00Z">
        <w:r w:rsidR="0031649F">
          <w:rPr>
            <w:w w:val="105"/>
          </w:rPr>
          <w:t xml:space="preserve"> of</w:t>
        </w:r>
      </w:ins>
      <w:r>
        <w:rPr>
          <w:w w:val="105"/>
        </w:rPr>
        <w:t xml:space="preserve"> beer</w:t>
      </w:r>
      <w:ins w:id="72" w:author="Hervé" w:date="2021-04-11T16:43:00Z">
        <w:r w:rsidR="006549A6">
          <w:rPr>
            <w:w w:val="105"/>
          </w:rPr>
          <w:t>)</w:t>
        </w:r>
      </w:ins>
      <w:del w:id="73" w:author="Hervé" w:date="2021-04-11T16:43:00Z">
        <w:r w:rsidDel="006549A6">
          <w:rPr>
            <w:w w:val="105"/>
          </w:rPr>
          <w:delText>,</w:delText>
        </w:r>
      </w:del>
    </w:p>
    <w:p w14:paraId="6F5B8A18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43 </w:t>
      </w:r>
      <w:r>
        <w:rPr>
          <w:w w:val="105"/>
        </w:rPr>
        <w:t>and music perception. As such, this study was designed to investigate whether a music</w:t>
      </w:r>
    </w:p>
    <w:p w14:paraId="25CDAFE9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44      </w:t>
      </w:r>
      <w:r>
        <w:rPr>
          <w:w w:val="105"/>
        </w:rPr>
        <w:t xml:space="preserve">cognitive listening space could </w:t>
      </w:r>
      <w:r>
        <w:rPr>
          <w:spacing w:val="3"/>
          <w:w w:val="105"/>
        </w:rPr>
        <w:t xml:space="preserve">be </w:t>
      </w:r>
      <w:r>
        <w:rPr>
          <w:w w:val="105"/>
        </w:rPr>
        <w:t>established using the experimental and analysis</w:t>
      </w:r>
      <w:r>
        <w:rPr>
          <w:spacing w:val="44"/>
          <w:w w:val="105"/>
        </w:rPr>
        <w:t xml:space="preserve"> </w:t>
      </w:r>
      <w:r>
        <w:rPr>
          <w:w w:val="105"/>
        </w:rPr>
        <w:t>paradigm</w:t>
      </w:r>
    </w:p>
    <w:p w14:paraId="5EE2346A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45     </w:t>
      </w:r>
      <w:r>
        <w:rPr>
          <w:w w:val="105"/>
        </w:rPr>
        <w:t xml:space="preserve">outlined below, </w:t>
      </w:r>
      <w:commentRangeStart w:id="74"/>
      <w:r w:rsidRPr="0031649F">
        <w:rPr>
          <w:w w:val="105"/>
          <w:highlight w:val="yellow"/>
          <w:rPrChange w:id="75" w:author="Hervé" w:date="2021-04-11T17:14:00Z">
            <w:rPr>
              <w:w w:val="105"/>
            </w:rPr>
          </w:rPrChange>
        </w:rPr>
        <w:t>to</w:t>
      </w:r>
      <w:commentRangeEnd w:id="74"/>
      <w:r w:rsidR="0031649F">
        <w:rPr>
          <w:rStyle w:val="CommentReference"/>
        </w:rPr>
        <w:commentReference w:id="74"/>
      </w:r>
      <w:r w:rsidRPr="0031649F">
        <w:rPr>
          <w:w w:val="105"/>
          <w:highlight w:val="yellow"/>
          <w:rPrChange w:id="76" w:author="Hervé" w:date="2021-04-11T17:14:00Z">
            <w:rPr>
              <w:w w:val="105"/>
            </w:rPr>
          </w:rPrChange>
        </w:rPr>
        <w:t xml:space="preserve"> allow cross-modal comparison</w:t>
      </w:r>
      <w:r>
        <w:rPr>
          <w:w w:val="105"/>
        </w:rPr>
        <w:t>.  Additional questions arise from the</w:t>
      </w:r>
      <w:r>
        <w:rPr>
          <w:spacing w:val="35"/>
          <w:w w:val="105"/>
        </w:rPr>
        <w:t xml:space="preserve"> </w:t>
      </w:r>
      <w:r>
        <w:rPr>
          <w:w w:val="105"/>
        </w:rPr>
        <w:t>study</w:t>
      </w:r>
    </w:p>
    <w:p w14:paraId="2701BE3F" w14:textId="5FB9F8C2" w:rsidR="00371D9F" w:rsidRDefault="00787276">
      <w:pPr>
        <w:pStyle w:val="BodyText"/>
        <w:spacing w:before="203"/>
        <w:ind w:left="173"/>
      </w:pPr>
      <w:r>
        <w:rPr>
          <w:rFonts w:ascii="Arial"/>
          <w:w w:val="105"/>
          <w:sz w:val="12"/>
        </w:rPr>
        <w:t xml:space="preserve">46 </w:t>
      </w:r>
      <w:r>
        <w:rPr>
          <w:w w:val="105"/>
        </w:rPr>
        <w:t xml:space="preserve">itself: </w:t>
      </w:r>
      <w:ins w:id="77" w:author="Hervé" w:date="2021-04-11T16:44:00Z">
        <w:r w:rsidR="006549A6">
          <w:rPr>
            <w:w w:val="105"/>
          </w:rPr>
          <w:t>A</w:t>
        </w:r>
      </w:ins>
      <w:del w:id="78" w:author="Hervé" w:date="2021-04-11T16:44:00Z">
        <w:r w:rsidDel="006549A6">
          <w:rPr>
            <w:w w:val="105"/>
          </w:rPr>
          <w:delText>a</w:delText>
        </w:r>
      </w:del>
      <w:r>
        <w:rPr>
          <w:w w:val="105"/>
        </w:rPr>
        <w:t>re there significant differences in how participants from different nationalities (and</w:t>
      </w:r>
    </w:p>
    <w:p w14:paraId="08EC3468" w14:textId="5158636F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47 </w:t>
      </w:r>
      <w:r>
        <w:rPr>
          <w:w w:val="105"/>
        </w:rPr>
        <w:t>by extension musical cultures) perceive</w:t>
      </w:r>
      <w:del w:id="79" w:author="Hervé" w:date="2021-04-11T17:14:00Z">
        <w:r w:rsidDel="0031649F">
          <w:rPr>
            <w:w w:val="105"/>
          </w:rPr>
          <w:delText>, or, more precisely</w:delText>
        </w:r>
      </w:del>
      <w:ins w:id="80" w:author="Hervé" w:date="2021-04-11T17:14:00Z">
        <w:r w:rsidR="0031649F">
          <w:rPr>
            <w:w w:val="105"/>
          </w:rPr>
          <w:t xml:space="preserve"> and</w:t>
        </w:r>
      </w:ins>
      <w:del w:id="81" w:author="Hervé" w:date="2021-04-11T17:14:00Z">
        <w:r w:rsidDel="0031649F">
          <w:rPr>
            <w:w w:val="105"/>
          </w:rPr>
          <w:delText>,</w:delText>
        </w:r>
      </w:del>
      <w:r>
        <w:rPr>
          <w:w w:val="105"/>
        </w:rPr>
        <w:t xml:space="preserve"> describe music? Are there</w:t>
      </w:r>
    </w:p>
    <w:p w14:paraId="68A33220" w14:textId="77777777" w:rsidR="00371D9F" w:rsidRDefault="00787276">
      <w:pPr>
        <w:pStyle w:val="BodyText"/>
        <w:ind w:left="173"/>
      </w:pPr>
      <w:r>
        <w:rPr>
          <w:rFonts w:ascii="Arial"/>
          <w:sz w:val="12"/>
        </w:rPr>
        <w:t xml:space="preserve">48 </w:t>
      </w:r>
      <w:r>
        <w:t>parallels in how music is evaluated using music non-specific descriptors and music-specific</w:t>
      </w:r>
    </w:p>
    <w:p w14:paraId="57C6E63E" w14:textId="77777777" w:rsidR="00371D9F" w:rsidRDefault="00787276">
      <w:pPr>
        <w:spacing w:before="202"/>
        <w:ind w:left="173"/>
        <w:rPr>
          <w:sz w:val="24"/>
        </w:rPr>
      </w:pPr>
      <w:r>
        <w:rPr>
          <w:rFonts w:ascii="Arial"/>
          <w:sz w:val="12"/>
        </w:rPr>
        <w:t xml:space="preserve">49 </w:t>
      </w:r>
      <w:r>
        <w:rPr>
          <w:sz w:val="24"/>
        </w:rPr>
        <w:t>qualities?</w:t>
      </w:r>
    </w:p>
    <w:p w14:paraId="047BB297" w14:textId="77777777" w:rsidR="00371D9F" w:rsidRDefault="00371D9F">
      <w:pPr>
        <w:pStyle w:val="BodyText"/>
        <w:spacing w:before="0"/>
        <w:ind w:left="0"/>
        <w:rPr>
          <w:sz w:val="29"/>
        </w:rPr>
      </w:pPr>
    </w:p>
    <w:p w14:paraId="187F0B12" w14:textId="79A94802" w:rsidR="00371D9F" w:rsidRDefault="00787276">
      <w:pPr>
        <w:pStyle w:val="BodyText"/>
        <w:tabs>
          <w:tab w:val="left" w:pos="1075"/>
        </w:tabs>
        <w:spacing w:before="146"/>
        <w:ind w:left="173"/>
      </w:pPr>
      <w:r>
        <w:rPr>
          <w:rFonts w:ascii="Arial"/>
          <w:w w:val="105"/>
          <w:sz w:val="12"/>
        </w:rPr>
        <w:t>50</w:t>
      </w:r>
      <w:r>
        <w:rPr>
          <w:rFonts w:ascii="Arial"/>
          <w:w w:val="105"/>
          <w:sz w:val="12"/>
        </w:rPr>
        <w:tab/>
      </w:r>
      <w:r>
        <w:rPr>
          <w:w w:val="105"/>
        </w:rPr>
        <w:t>Noise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online</w:t>
      </w:r>
      <w:r>
        <w:rPr>
          <w:spacing w:val="12"/>
          <w:w w:val="105"/>
        </w:rPr>
        <w:t xml:space="preserve"> </w:t>
      </w:r>
      <w:r>
        <w:rPr>
          <w:w w:val="105"/>
        </w:rPr>
        <w:t>data</w:t>
      </w:r>
      <w:r>
        <w:rPr>
          <w:spacing w:val="13"/>
          <w:w w:val="105"/>
        </w:rPr>
        <w:t xml:space="preserve"> </w:t>
      </w:r>
      <w:r>
        <w:rPr>
          <w:w w:val="105"/>
        </w:rPr>
        <w:t>collection</w:t>
      </w:r>
      <w:r>
        <w:rPr>
          <w:spacing w:val="12"/>
          <w:w w:val="105"/>
        </w:rPr>
        <w:t xml:space="preserve"> </w:t>
      </w:r>
      <w:r>
        <w:rPr>
          <w:w w:val="105"/>
        </w:rPr>
        <w:t>comes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many</w:t>
      </w:r>
      <w:r>
        <w:rPr>
          <w:spacing w:val="13"/>
          <w:w w:val="105"/>
        </w:rPr>
        <w:t xml:space="preserve"> </w:t>
      </w:r>
      <w:r>
        <w:rPr>
          <w:w w:val="105"/>
        </w:rPr>
        <w:t>forms,</w:t>
      </w:r>
      <w:r>
        <w:rPr>
          <w:spacing w:val="12"/>
          <w:w w:val="105"/>
        </w:rPr>
        <w:t xml:space="preserve"> </w:t>
      </w:r>
      <w:r>
        <w:rPr>
          <w:w w:val="105"/>
        </w:rPr>
        <w:t>includin</w:t>
      </w:r>
      <w:ins w:id="82" w:author="Hervé" w:date="2021-04-11T17:15:00Z">
        <w:r w:rsidR="0031649F">
          <w:rPr>
            <w:spacing w:val="12"/>
            <w:w w:val="105"/>
          </w:rPr>
          <w:t>g</w:t>
        </w:r>
      </w:ins>
      <w:del w:id="83" w:author="Hervé" w:date="2021-04-11T17:15:00Z">
        <w:r w:rsidDel="0031649F">
          <w:rPr>
            <w:w w:val="105"/>
          </w:rPr>
          <w:delText>g,</w:delText>
        </w:r>
        <w:r w:rsidDel="0031649F">
          <w:rPr>
            <w:spacing w:val="13"/>
            <w:w w:val="105"/>
          </w:rPr>
          <w:delText xml:space="preserve"> </w:delText>
        </w:r>
        <w:r w:rsidDel="0031649F">
          <w:rPr>
            <w:w w:val="105"/>
          </w:rPr>
          <w:delText>but</w:delText>
        </w:r>
      </w:del>
      <w:del w:id="84" w:author="Hervé" w:date="2021-04-11T17:14:00Z">
        <w:r w:rsidDel="0031649F">
          <w:rPr>
            <w:spacing w:val="12"/>
            <w:w w:val="105"/>
          </w:rPr>
          <w:delText xml:space="preserve"> </w:delText>
        </w:r>
        <w:r w:rsidDel="0031649F">
          <w:rPr>
            <w:w w:val="105"/>
          </w:rPr>
          <w:delText>not</w:delText>
        </w:r>
        <w:r w:rsidDel="0031649F">
          <w:rPr>
            <w:spacing w:val="13"/>
            <w:w w:val="105"/>
          </w:rPr>
          <w:delText xml:space="preserve"> </w:delText>
        </w:r>
        <w:r w:rsidDel="0031649F">
          <w:rPr>
            <w:w w:val="105"/>
          </w:rPr>
          <w:delText>limited</w:delText>
        </w:r>
        <w:r w:rsidDel="0031649F">
          <w:rPr>
            <w:spacing w:val="12"/>
            <w:w w:val="105"/>
          </w:rPr>
          <w:delText xml:space="preserve"> </w:delText>
        </w:r>
        <w:r w:rsidDel="0031649F">
          <w:rPr>
            <w:w w:val="105"/>
          </w:rPr>
          <w:delText>to</w:delText>
        </w:r>
      </w:del>
    </w:p>
    <w:p w14:paraId="5CD87E90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51 </w:t>
      </w:r>
      <w:r>
        <w:rPr>
          <w:w w:val="105"/>
        </w:rPr>
        <w:t>incomplete responses, environment, or technology used to access the survey. Maintaining</w:t>
      </w:r>
    </w:p>
    <w:p w14:paraId="787C5006" w14:textId="77777777" w:rsidR="00371D9F" w:rsidRDefault="00787276">
      <w:pPr>
        <w:pStyle w:val="BodyText"/>
        <w:ind w:left="173"/>
      </w:pPr>
      <w:r>
        <w:rPr>
          <w:rFonts w:ascii="Arial" w:hAnsi="Arial"/>
          <w:w w:val="105"/>
          <w:sz w:val="12"/>
        </w:rPr>
        <w:t xml:space="preserve">52 </w:t>
      </w:r>
      <w:r>
        <w:rPr>
          <w:w w:val="105"/>
        </w:rPr>
        <w:t xml:space="preserve">experimental </w:t>
      </w:r>
      <w:proofErr w:type="gramStart"/>
      <w:r>
        <w:rPr>
          <w:w w:val="105"/>
        </w:rPr>
        <w:t>rigor</w:t>
      </w:r>
      <w:proofErr w:type="gramEnd"/>
      <w:r>
        <w:rPr>
          <w:w w:val="105"/>
        </w:rPr>
        <w:t xml:space="preserve"> through these sources of variance can be diﬀicult, but is not</w:t>
      </w:r>
    </w:p>
    <w:p w14:paraId="5416DDBB" w14:textId="13E57B6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53 </w:t>
      </w:r>
      <w:r>
        <w:rPr>
          <w:w w:val="105"/>
        </w:rPr>
        <w:t xml:space="preserve">unmanageable. </w:t>
      </w:r>
      <w:ins w:id="85" w:author="Hervé" w:date="2021-04-12T08:46:00Z">
        <w:r w:rsidR="00325FFD">
          <w:rPr>
            <w:w w:val="105"/>
          </w:rPr>
          <w:t>The c</w:t>
        </w:r>
      </w:ins>
      <w:del w:id="86" w:author="Hervé" w:date="2021-04-12T08:46:00Z">
        <w:r w:rsidDel="00325FFD">
          <w:rPr>
            <w:w w:val="105"/>
          </w:rPr>
          <w:delText>C</w:delText>
        </w:r>
      </w:del>
      <w:r>
        <w:rPr>
          <w:w w:val="105"/>
        </w:rPr>
        <w:t>heck-all-that-apply (CATA)</w:t>
      </w:r>
      <w:ins w:id="87" w:author="Hervé" w:date="2021-04-12T08:46:00Z">
        <w:r w:rsidR="00325FFD">
          <w:rPr>
            <w:w w:val="105"/>
          </w:rPr>
          <w:t xml:space="preserve"> method</w:t>
        </w:r>
      </w:ins>
      <w:r>
        <w:rPr>
          <w:w w:val="105"/>
        </w:rPr>
        <w:t xml:space="preserve"> (</w:t>
      </w:r>
      <w:proofErr w:type="spellStart"/>
      <w:r>
        <w:rPr>
          <w:w w:val="105"/>
        </w:rPr>
        <w:t>Meyners</w:t>
      </w:r>
      <w:proofErr w:type="spellEnd"/>
      <w:r>
        <w:rPr>
          <w:w w:val="105"/>
        </w:rPr>
        <w:t xml:space="preserve"> &amp; </w:t>
      </w:r>
      <w:proofErr w:type="spellStart"/>
      <w:r>
        <w:rPr>
          <w:w w:val="105"/>
        </w:rPr>
        <w:t>Castura</w:t>
      </w:r>
      <w:proofErr w:type="spellEnd"/>
      <w:r>
        <w:rPr>
          <w:w w:val="105"/>
        </w:rPr>
        <w:t xml:space="preserve">, </w:t>
      </w:r>
      <w:commentRangeStart w:id="88"/>
      <w:r>
        <w:rPr>
          <w:w w:val="105"/>
        </w:rPr>
        <w:t>2014</w:t>
      </w:r>
      <w:commentRangeEnd w:id="88"/>
      <w:r w:rsidR="0031649F">
        <w:rPr>
          <w:rStyle w:val="CommentReference"/>
        </w:rPr>
        <w:commentReference w:id="88"/>
      </w:r>
      <w:r>
        <w:rPr>
          <w:w w:val="105"/>
        </w:rPr>
        <w:t>) is an example of</w:t>
      </w:r>
    </w:p>
    <w:p w14:paraId="0C4529FA" w14:textId="77777777" w:rsidR="00371D9F" w:rsidRDefault="00787276">
      <w:pPr>
        <w:pStyle w:val="BodyText"/>
        <w:spacing w:before="203"/>
        <w:ind w:left="173"/>
      </w:pPr>
      <w:r>
        <w:rPr>
          <w:rFonts w:ascii="Arial"/>
          <w:w w:val="105"/>
          <w:sz w:val="12"/>
        </w:rPr>
        <w:t xml:space="preserve">54 </w:t>
      </w:r>
      <w:r>
        <w:rPr>
          <w:w w:val="105"/>
        </w:rPr>
        <w:t>a data collection technique that features a number of benefits in this regard. Other sources</w:t>
      </w:r>
    </w:p>
    <w:p w14:paraId="54680388" w14:textId="4060E441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55 </w:t>
      </w:r>
      <w:r>
        <w:rPr>
          <w:w w:val="105"/>
        </w:rPr>
        <w:t xml:space="preserve">of noise can be minimized by increasing sample </w:t>
      </w:r>
      <w:commentRangeStart w:id="89"/>
      <w:r>
        <w:rPr>
          <w:w w:val="105"/>
        </w:rPr>
        <w:t>size</w:t>
      </w:r>
      <w:commentRangeEnd w:id="89"/>
      <w:r w:rsidR="0031649F">
        <w:rPr>
          <w:rStyle w:val="CommentReference"/>
        </w:rPr>
        <w:commentReference w:id="89"/>
      </w:r>
      <w:ins w:id="90" w:author="Hervé" w:date="2021-04-11T17:16:00Z">
        <w:r w:rsidR="0031649F">
          <w:rPr>
            <w:w w:val="105"/>
          </w:rPr>
          <w:t>—</w:t>
        </w:r>
      </w:ins>
      <w:del w:id="91" w:author="Hervé" w:date="2021-04-11T17:16:00Z">
        <w:r w:rsidDel="0031649F">
          <w:rPr>
            <w:w w:val="105"/>
          </w:rPr>
          <w:delText xml:space="preserve">, </w:delText>
        </w:r>
      </w:del>
      <w:ins w:id="92" w:author="Hervé" w:date="2021-04-11T17:16:00Z">
        <w:r w:rsidR="0031649F">
          <w:rPr>
            <w:w w:val="105"/>
          </w:rPr>
          <w:t>a procedure</w:t>
        </w:r>
      </w:ins>
      <w:del w:id="93" w:author="Hervé" w:date="2021-04-11T17:16:00Z">
        <w:r w:rsidDel="0031649F">
          <w:rPr>
            <w:w w:val="105"/>
          </w:rPr>
          <w:delText>which is</w:delText>
        </w:r>
      </w:del>
      <w:r>
        <w:rPr>
          <w:w w:val="105"/>
        </w:rPr>
        <w:t xml:space="preserve"> relatively easy when </w:t>
      </w:r>
      <w:del w:id="94" w:author="Hervé" w:date="2021-04-12T10:06:00Z">
        <w:r w:rsidDel="00255814">
          <w:rPr>
            <w:w w:val="105"/>
          </w:rPr>
          <w:delText>using</w:delText>
        </w:r>
      </w:del>
      <w:ins w:id="95" w:author="Hervé" w:date="2021-04-12T10:06:00Z">
        <w:r w:rsidR="00255814">
          <w:rPr>
            <w:w w:val="105"/>
          </w:rPr>
          <w:t>collecting</w:t>
        </w:r>
      </w:ins>
    </w:p>
    <w:p w14:paraId="355C5C96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3358BAB6" w14:textId="47FDBDA6" w:rsidR="00371D9F" w:rsidDel="00255814" w:rsidRDefault="00787276">
      <w:pPr>
        <w:pStyle w:val="BodyText"/>
        <w:spacing w:before="239"/>
        <w:ind w:left="173"/>
        <w:rPr>
          <w:del w:id="96" w:author="Hervé" w:date="2021-04-12T10:07:00Z"/>
        </w:rPr>
      </w:pPr>
      <w:r>
        <w:rPr>
          <w:rFonts w:ascii="Arial"/>
          <w:w w:val="105"/>
          <w:sz w:val="12"/>
        </w:rPr>
        <w:lastRenderedPageBreak/>
        <w:t xml:space="preserve">56 </w:t>
      </w:r>
      <w:r>
        <w:rPr>
          <w:w w:val="105"/>
        </w:rPr>
        <w:t>online data</w:t>
      </w:r>
      <w:del w:id="97" w:author="Hervé" w:date="2021-04-12T10:07:00Z">
        <w:r w:rsidDel="00255814">
          <w:rPr>
            <w:w w:val="105"/>
          </w:rPr>
          <w:delText xml:space="preserve"> collection</w:delText>
        </w:r>
      </w:del>
      <w:ins w:id="98" w:author="Hervé" w:date="2021-04-12T10:02:00Z">
        <w:r w:rsidR="00255814">
          <w:rPr>
            <w:w w:val="105"/>
          </w:rPr>
          <w:t>—</w:t>
        </w:r>
      </w:ins>
      <w:del w:id="99" w:author="Hervé" w:date="2021-04-12T10:02:00Z">
        <w:r w:rsidDel="00255814">
          <w:rPr>
            <w:w w:val="105"/>
          </w:rPr>
          <w:delText xml:space="preserve">, </w:delText>
        </w:r>
      </w:del>
      <w:r>
        <w:rPr>
          <w:w w:val="105"/>
        </w:rPr>
        <w:t xml:space="preserve">and by using </w:t>
      </w:r>
      <w:ins w:id="100" w:author="Hervé" w:date="2021-04-12T10:07:00Z">
        <w:r w:rsidR="00255814">
          <w:rPr>
            <w:w w:val="105"/>
          </w:rPr>
          <w:t xml:space="preserve">multidimensional </w:t>
        </w:r>
      </w:ins>
      <w:ins w:id="101" w:author="Hervé" w:date="2021-04-12T10:02:00Z">
        <w:r w:rsidR="00255814">
          <w:rPr>
            <w:w w:val="105"/>
          </w:rPr>
          <w:t>statistical</w:t>
        </w:r>
      </w:ins>
      <w:del w:id="102" w:author="Hervé" w:date="2021-04-12T10:02:00Z">
        <w:r w:rsidDel="00255814">
          <w:rPr>
            <w:w w:val="105"/>
          </w:rPr>
          <w:delText>anal</w:delText>
        </w:r>
      </w:del>
      <w:ins w:id="103" w:author="Hervé" w:date="2021-04-12T10:02:00Z">
        <w:r w:rsidR="00255814">
          <w:rPr>
            <w:w w:val="105"/>
          </w:rPr>
          <w:t xml:space="preserve"> methods</w:t>
        </w:r>
      </w:ins>
      <w:del w:id="104" w:author="Hervé" w:date="2021-04-12T10:02:00Z">
        <w:r w:rsidDel="00255814">
          <w:rPr>
            <w:w w:val="105"/>
          </w:rPr>
          <w:delText>yses</w:delText>
        </w:r>
      </w:del>
      <w:ins w:id="105" w:author="Hervé" w:date="2021-04-12T10:07:00Z">
        <w:r w:rsidR="00255814">
          <w:rPr>
            <w:w w:val="105"/>
          </w:rPr>
          <w:t>.</w:t>
        </w:r>
      </w:ins>
      <w:del w:id="106" w:author="Hervé" w:date="2021-04-12T10:07:00Z">
        <w:r w:rsidDel="00255814">
          <w:rPr>
            <w:w w:val="105"/>
          </w:rPr>
          <w:delText xml:space="preserve"> that are able to capture a greater</w:delText>
        </w:r>
      </w:del>
    </w:p>
    <w:p w14:paraId="6DFFB83F" w14:textId="052DC57B" w:rsidR="00371D9F" w:rsidRDefault="00787276">
      <w:pPr>
        <w:pStyle w:val="BodyText"/>
        <w:spacing w:before="239"/>
        <w:ind w:left="173"/>
        <w:pPrChange w:id="107" w:author="Hervé" w:date="2021-04-12T10:07:00Z">
          <w:pPr>
            <w:pStyle w:val="BodyText"/>
            <w:ind w:left="173"/>
          </w:pPr>
        </w:pPrChange>
      </w:pPr>
      <w:del w:id="108" w:author="Hervé" w:date="2021-04-12T10:07:00Z">
        <w:r w:rsidDel="00255814">
          <w:rPr>
            <w:rFonts w:ascii="Arial"/>
            <w:w w:val="105"/>
            <w:sz w:val="12"/>
          </w:rPr>
          <w:delText xml:space="preserve">57 </w:delText>
        </w:r>
        <w:r w:rsidDel="00255814">
          <w:rPr>
            <w:w w:val="105"/>
          </w:rPr>
          <w:delText>dimensionality in their solutions.</w:delText>
        </w:r>
      </w:del>
    </w:p>
    <w:p w14:paraId="064C4AD1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37DEE634" w14:textId="77777777" w:rsidR="00371D9F" w:rsidRDefault="00371D9F">
      <w:pPr>
        <w:pStyle w:val="BodyText"/>
        <w:spacing w:before="3"/>
        <w:ind w:left="0"/>
        <w:rPr>
          <w:sz w:val="18"/>
        </w:rPr>
      </w:pPr>
    </w:p>
    <w:p w14:paraId="7D322E28" w14:textId="145D5E62" w:rsidR="00371D9F" w:rsidRDefault="0082605B">
      <w:pPr>
        <w:pStyle w:val="BodyText"/>
        <w:tabs>
          <w:tab w:val="left" w:pos="1075"/>
        </w:tabs>
        <w:spacing w:before="146"/>
        <w:ind w:left="173"/>
      </w:pPr>
      <w:ins w:id="109" w:author="Hervé" w:date="2021-04-12T10:12:00Z">
        <w:r>
          <w:rPr>
            <w:rFonts w:ascii="Arial"/>
            <w:w w:val="105"/>
            <w:sz w:val="12"/>
          </w:rPr>
          <w:t xml:space="preserve"> </w:t>
        </w:r>
      </w:ins>
      <w:del w:id="110" w:author="Hervé" w:date="2021-04-12T10:12:00Z">
        <w:r w:rsidR="00787276" w:rsidDel="0082605B">
          <w:rPr>
            <w:rFonts w:ascii="Arial"/>
            <w:w w:val="105"/>
            <w:sz w:val="12"/>
          </w:rPr>
          <w:delText>58</w:delText>
        </w:r>
        <w:r w:rsidR="00787276" w:rsidDel="0082605B">
          <w:rPr>
            <w:rFonts w:ascii="Arial"/>
            <w:w w:val="105"/>
            <w:sz w:val="12"/>
          </w:rPr>
          <w:tab/>
        </w:r>
      </w:del>
      <w:del w:id="111" w:author="Hervé" w:date="2021-04-12T10:07:00Z">
        <w:r w:rsidR="00787276" w:rsidDel="00465A9E">
          <w:rPr>
            <w:w w:val="105"/>
          </w:rPr>
          <w:delText>In</w:delText>
        </w:r>
        <w:r w:rsidR="00787276" w:rsidDel="00465A9E">
          <w:rPr>
            <w:spacing w:val="15"/>
            <w:w w:val="105"/>
          </w:rPr>
          <w:delText xml:space="preserve"> </w:delText>
        </w:r>
        <w:r w:rsidR="00787276" w:rsidDel="00465A9E">
          <w:rPr>
            <w:w w:val="105"/>
          </w:rPr>
          <w:delText>the</w:delText>
        </w:r>
      </w:del>
      <w:ins w:id="112" w:author="Hervé" w:date="2021-04-12T10:12:00Z">
        <w:r>
          <w:rPr>
            <w:w w:val="105"/>
          </w:rPr>
          <w:t>T</w:t>
        </w:r>
      </w:ins>
      <w:ins w:id="113" w:author="Hervé" w:date="2021-04-12T10:07:00Z">
        <w:r w:rsidR="00465A9E">
          <w:rPr>
            <w:w w:val="105"/>
          </w:rPr>
          <w:t>he</w:t>
        </w:r>
      </w:ins>
      <w:r w:rsidR="00787276">
        <w:rPr>
          <w:spacing w:val="16"/>
          <w:w w:val="105"/>
        </w:rPr>
        <w:t xml:space="preserve"> </w:t>
      </w:r>
      <w:r w:rsidR="00787276">
        <w:rPr>
          <w:spacing w:val="-10"/>
          <w:w w:val="105"/>
        </w:rPr>
        <w:t>CATA</w:t>
      </w:r>
      <w:r w:rsidR="00787276">
        <w:rPr>
          <w:spacing w:val="15"/>
          <w:w w:val="105"/>
        </w:rPr>
        <w:t xml:space="preserve"> </w:t>
      </w:r>
      <w:ins w:id="114" w:author="Hervé" w:date="2021-04-12T10:08:00Z">
        <w:r w:rsidR="00465A9E">
          <w:rPr>
            <w:w w:val="105"/>
          </w:rPr>
          <w:t>method</w:t>
        </w:r>
      </w:ins>
      <w:del w:id="115" w:author="Hervé" w:date="2021-04-12T10:08:00Z">
        <w:r w:rsidR="00787276" w:rsidDel="00465A9E">
          <w:rPr>
            <w:w w:val="105"/>
          </w:rPr>
          <w:delText>techn</w:delText>
        </w:r>
      </w:del>
      <w:del w:id="116" w:author="Hervé" w:date="2021-04-12T10:07:00Z">
        <w:r w:rsidR="00787276" w:rsidDel="00465A9E">
          <w:rPr>
            <w:w w:val="105"/>
          </w:rPr>
          <w:delText>ique</w:delText>
        </w:r>
      </w:del>
      <w:ins w:id="117" w:author="Hervé" w:date="2021-04-12T10:12:00Z">
        <w:r>
          <w:rPr>
            <w:w w:val="105"/>
          </w:rPr>
          <w:t xml:space="preserve"> is used to</w:t>
        </w:r>
      </w:ins>
      <w:ins w:id="118" w:author="Hervé" w:date="2021-04-12T10:36:00Z">
        <w:r w:rsidR="00F5282B">
          <w:rPr>
            <w:w w:val="105"/>
          </w:rPr>
          <w:t xml:space="preserve"> </w:t>
        </w:r>
      </w:ins>
      <w:ins w:id="119" w:author="Hervé" w:date="2021-04-12T10:35:00Z">
        <w:r w:rsidR="00F5282B">
          <w:rPr>
            <w:w w:val="105"/>
          </w:rPr>
          <w:t>measure how participants</w:t>
        </w:r>
      </w:ins>
      <w:ins w:id="120" w:author="Hervé" w:date="2021-04-12T10:36:00Z">
        <w:r w:rsidR="00F5282B">
          <w:rPr>
            <w:w w:val="105"/>
          </w:rPr>
          <w:t xml:space="preserve"> evaluate a set of stimuli presented one at a time.</w:t>
        </w:r>
      </w:ins>
      <w:ins w:id="121" w:author="Hervé" w:date="2021-04-12T10:35:00Z">
        <w:r w:rsidR="00F5282B">
          <w:rPr>
            <w:w w:val="105"/>
          </w:rPr>
          <w:t xml:space="preserve"> </w:t>
        </w:r>
      </w:ins>
      <w:ins w:id="122" w:author="Hervé" w:date="2021-04-12T10:10:00Z">
        <w:r w:rsidR="000517D4">
          <w:rPr>
            <w:w w:val="105"/>
          </w:rPr>
          <w:t xml:space="preserve"> </w:t>
        </w:r>
      </w:ins>
      <w:ins w:id="123" w:author="Hervé" w:date="2021-04-12T10:36:00Z">
        <w:r w:rsidR="00F5282B">
          <w:rPr>
            <w:w w:val="105"/>
          </w:rPr>
          <w:t>For each</w:t>
        </w:r>
      </w:ins>
      <w:del w:id="124" w:author="Hervé" w:date="2021-04-12T10:10:00Z">
        <w:r w:rsidR="00787276" w:rsidDel="000517D4">
          <w:rPr>
            <w:w w:val="105"/>
          </w:rPr>
          <w:delText>,</w:delText>
        </w:r>
      </w:del>
      <w:del w:id="125" w:author="Hervé" w:date="2021-04-12T10:12:00Z">
        <w:r w:rsidR="00787276" w:rsidDel="000517D4">
          <w:rPr>
            <w:spacing w:val="16"/>
            <w:w w:val="105"/>
          </w:rPr>
          <w:delText xml:space="preserve"> </w:delText>
        </w:r>
      </w:del>
      <w:del w:id="126" w:author="Hervé" w:date="2021-04-12T10:36:00Z">
        <w:r w:rsidR="00787276" w:rsidDel="00F5282B">
          <w:rPr>
            <w:w w:val="105"/>
          </w:rPr>
          <w:delText>for</w:delText>
        </w:r>
        <w:r w:rsidR="00787276" w:rsidDel="00F5282B">
          <w:rPr>
            <w:spacing w:val="15"/>
            <w:w w:val="105"/>
          </w:rPr>
          <w:delText xml:space="preserve"> </w:delText>
        </w:r>
        <w:r w:rsidR="00787276" w:rsidDel="00F5282B">
          <w:rPr>
            <w:w w:val="105"/>
          </w:rPr>
          <w:delText>each</w:delText>
        </w:r>
      </w:del>
      <w:r w:rsidR="00787276">
        <w:rPr>
          <w:spacing w:val="16"/>
          <w:w w:val="105"/>
        </w:rPr>
        <w:t xml:space="preserve"> </w:t>
      </w:r>
      <w:r w:rsidR="00787276">
        <w:rPr>
          <w:w w:val="105"/>
        </w:rPr>
        <w:t>stimulus,</w:t>
      </w:r>
      <w:r w:rsidR="00787276">
        <w:rPr>
          <w:spacing w:val="15"/>
          <w:w w:val="105"/>
        </w:rPr>
        <w:t xml:space="preserve"> </w:t>
      </w:r>
      <w:r w:rsidR="00787276">
        <w:rPr>
          <w:w w:val="105"/>
        </w:rPr>
        <w:t>participants</w:t>
      </w:r>
      <w:r w:rsidR="00787276">
        <w:rPr>
          <w:spacing w:val="16"/>
          <w:w w:val="105"/>
        </w:rPr>
        <w:t xml:space="preserve"> </w:t>
      </w:r>
      <w:r w:rsidR="00787276">
        <w:rPr>
          <w:w w:val="105"/>
        </w:rPr>
        <w:t>are</w:t>
      </w:r>
      <w:r w:rsidR="00787276">
        <w:rPr>
          <w:spacing w:val="16"/>
          <w:w w:val="105"/>
        </w:rPr>
        <w:t xml:space="preserve"> </w:t>
      </w:r>
      <w:del w:id="127" w:author="Hervé" w:date="2021-04-12T10:36:00Z">
        <w:r w:rsidR="00787276" w:rsidDel="00F5282B">
          <w:rPr>
            <w:w w:val="105"/>
          </w:rPr>
          <w:delText>presented</w:delText>
        </w:r>
        <w:r w:rsidR="00787276" w:rsidDel="00F5282B">
          <w:rPr>
            <w:spacing w:val="15"/>
            <w:w w:val="105"/>
          </w:rPr>
          <w:delText xml:space="preserve"> </w:delText>
        </w:r>
        <w:r w:rsidR="00787276" w:rsidDel="00F5282B">
          <w:rPr>
            <w:w w:val="105"/>
          </w:rPr>
          <w:delText>with</w:delText>
        </w:r>
      </w:del>
      <w:ins w:id="128" w:author="Hervé" w:date="2021-04-12T10:36:00Z">
        <w:r w:rsidR="00F5282B">
          <w:rPr>
            <w:w w:val="105"/>
          </w:rPr>
          <w:t>shown</w:t>
        </w:r>
      </w:ins>
      <w:r w:rsidR="00787276">
        <w:rPr>
          <w:spacing w:val="16"/>
          <w:w w:val="105"/>
        </w:rPr>
        <w:t xml:space="preserve"> </w:t>
      </w:r>
      <w:r w:rsidR="00787276">
        <w:rPr>
          <w:w w:val="105"/>
        </w:rPr>
        <w:t>a</w:t>
      </w:r>
      <w:r w:rsidR="00787276">
        <w:rPr>
          <w:spacing w:val="15"/>
          <w:w w:val="105"/>
        </w:rPr>
        <w:t xml:space="preserve"> </w:t>
      </w:r>
      <w:r w:rsidR="00787276">
        <w:rPr>
          <w:w w:val="105"/>
        </w:rPr>
        <w:t>list</w:t>
      </w:r>
      <w:r w:rsidR="00787276">
        <w:rPr>
          <w:spacing w:val="16"/>
          <w:w w:val="105"/>
        </w:rPr>
        <w:t xml:space="preserve"> </w:t>
      </w:r>
      <w:ins w:id="129" w:author="Hervé" w:date="2021-04-12T10:11:00Z">
        <w:r w:rsidR="000517D4">
          <w:rPr>
            <w:w w:val="105"/>
          </w:rPr>
          <w:t>of descriptors</w:t>
        </w:r>
      </w:ins>
      <w:ins w:id="130" w:author="Hervé" w:date="2021-04-12T10:37:00Z">
        <w:r w:rsidR="00F5282B">
          <w:rPr>
            <w:w w:val="105"/>
          </w:rPr>
          <w:t xml:space="preserve"> and are asked</w:t>
        </w:r>
      </w:ins>
      <w:del w:id="131" w:author="Hervé" w:date="2021-04-12T10:11:00Z">
        <w:r w:rsidR="00787276" w:rsidDel="000517D4">
          <w:rPr>
            <w:w w:val="105"/>
          </w:rPr>
          <w:delText>from</w:delText>
        </w:r>
      </w:del>
    </w:p>
    <w:p w14:paraId="0921A97F" w14:textId="21EFAB12" w:rsidR="00371D9F" w:rsidDel="00D879D5" w:rsidRDefault="00787276">
      <w:pPr>
        <w:pStyle w:val="BodyText"/>
        <w:ind w:left="173"/>
        <w:rPr>
          <w:del w:id="132" w:author="Hervé" w:date="2021-04-12T12:31:00Z"/>
        </w:rPr>
      </w:pPr>
      <w:r>
        <w:rPr>
          <w:rFonts w:ascii="Arial"/>
          <w:w w:val="105"/>
          <w:sz w:val="12"/>
        </w:rPr>
        <w:t xml:space="preserve">59 </w:t>
      </w:r>
      <w:ins w:id="133" w:author="Hervé" w:date="2021-04-12T10:37:00Z">
        <w:r w:rsidR="00F5282B">
          <w:rPr>
            <w:rFonts w:ascii="Arial"/>
            <w:w w:val="105"/>
            <w:sz w:val="12"/>
          </w:rPr>
          <w:t xml:space="preserve"> </w:t>
        </w:r>
      </w:ins>
      <w:del w:id="134" w:author="Hervé" w:date="2021-04-12T10:37:00Z">
        <w:r w:rsidDel="00F5282B">
          <w:rPr>
            <w:w w:val="105"/>
          </w:rPr>
          <w:delText xml:space="preserve">which they are instructed </w:delText>
        </w:r>
      </w:del>
      <w:r>
        <w:rPr>
          <w:w w:val="105"/>
        </w:rPr>
        <w:t xml:space="preserve">to select </w:t>
      </w:r>
      <w:del w:id="135" w:author="Hervé" w:date="2021-04-12T10:37:00Z">
        <w:r w:rsidDel="00F5282B">
          <w:rPr>
            <w:w w:val="105"/>
          </w:rPr>
          <w:delText>any and all items</w:delText>
        </w:r>
      </w:del>
      <w:ins w:id="136" w:author="Hervé" w:date="2021-04-12T10:37:00Z">
        <w:r w:rsidR="00F5282B">
          <w:rPr>
            <w:w w:val="105"/>
          </w:rPr>
          <w:t>the descriptors</w:t>
        </w:r>
      </w:ins>
      <w:r>
        <w:rPr>
          <w:w w:val="105"/>
        </w:rPr>
        <w:t xml:space="preserve"> </w:t>
      </w:r>
      <w:del w:id="137" w:author="Hervé" w:date="2021-04-12T10:37:00Z">
        <w:r w:rsidDel="00F5282B">
          <w:rPr>
            <w:w w:val="105"/>
          </w:rPr>
          <w:delText>that they feel describes</w:delText>
        </w:r>
      </w:del>
      <w:ins w:id="138" w:author="Hervé" w:date="2021-04-12T10:37:00Z">
        <w:r w:rsidR="00F5282B">
          <w:rPr>
            <w:w w:val="105"/>
          </w:rPr>
          <w:t>that apply to</w:t>
        </w:r>
      </w:ins>
      <w:r>
        <w:rPr>
          <w:w w:val="105"/>
        </w:rPr>
        <w:t xml:space="preserve"> the</w:t>
      </w:r>
      <w:ins w:id="139" w:author="Hervé" w:date="2021-04-12T10:37:00Z">
        <w:r w:rsidR="00F5282B">
          <w:rPr>
            <w:w w:val="105"/>
          </w:rPr>
          <w:t xml:space="preserve"> prese</w:t>
        </w:r>
      </w:ins>
      <w:ins w:id="140" w:author="Hervé" w:date="2021-04-12T10:38:00Z">
        <w:r w:rsidR="00F5282B">
          <w:rPr>
            <w:w w:val="105"/>
          </w:rPr>
          <w:t>nted</w:t>
        </w:r>
      </w:ins>
      <w:r>
        <w:rPr>
          <w:w w:val="105"/>
        </w:rPr>
        <w:t xml:space="preserve"> stimulus.</w:t>
      </w:r>
      <w:ins w:id="141" w:author="Hervé" w:date="2021-04-12T12:31:00Z">
        <w:r w:rsidR="00D879D5">
          <w:rPr>
            <w:rFonts w:ascii="Arial"/>
            <w:w w:val="105"/>
            <w:sz w:val="12"/>
          </w:rPr>
          <w:t xml:space="preserve"> </w:t>
        </w:r>
      </w:ins>
    </w:p>
    <w:p w14:paraId="6B703571" w14:textId="632C7010" w:rsidR="00371D9F" w:rsidRDefault="00787276" w:rsidP="00D879D5">
      <w:pPr>
        <w:pStyle w:val="BodyText"/>
        <w:ind w:left="173"/>
      </w:pPr>
      <w:del w:id="142" w:author="Hervé" w:date="2021-04-12T12:31:00Z">
        <w:r w:rsidDel="00D879D5">
          <w:rPr>
            <w:rFonts w:ascii="Arial"/>
            <w:w w:val="105"/>
            <w:sz w:val="12"/>
          </w:rPr>
          <w:delText>60</w:delText>
        </w:r>
      </w:del>
      <w:r>
        <w:rPr>
          <w:rFonts w:ascii="Arial"/>
          <w:w w:val="105"/>
          <w:sz w:val="12"/>
        </w:rPr>
        <w:t xml:space="preserve"> </w:t>
      </w:r>
      <w:commentRangeStart w:id="143"/>
      <w:ins w:id="144" w:author="Hervé" w:date="2021-04-12T10:38:00Z">
        <w:r w:rsidR="00F5282B">
          <w:rPr>
            <w:w w:val="105"/>
          </w:rPr>
          <w:t>This mode of presentation</w:t>
        </w:r>
      </w:ins>
      <w:del w:id="145" w:author="Hervé" w:date="2021-04-12T10:38:00Z">
        <w:r w:rsidDel="00F5282B">
          <w:rPr>
            <w:w w:val="105"/>
          </w:rPr>
          <w:delText>It</w:delText>
        </w:r>
      </w:del>
      <w:r>
        <w:rPr>
          <w:w w:val="105"/>
        </w:rPr>
        <w:t xml:space="preserve"> minimizes participant cognitive demand by providing a rapid means of assessing sensory</w:t>
      </w:r>
    </w:p>
    <w:p w14:paraId="4ABF14C1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61 </w:t>
      </w:r>
      <w:r>
        <w:rPr>
          <w:w w:val="105"/>
        </w:rPr>
        <w:t xml:space="preserve">profiles </w:t>
      </w:r>
      <w:commentRangeEnd w:id="143"/>
      <w:r w:rsidR="00F5282B">
        <w:rPr>
          <w:rStyle w:val="CommentReference"/>
        </w:rPr>
        <w:commentReference w:id="143"/>
      </w:r>
      <w:r>
        <w:rPr>
          <w:w w:val="105"/>
        </w:rPr>
        <w:t xml:space="preserve">(Ares et al., 2010; </w:t>
      </w:r>
      <w:proofErr w:type="spellStart"/>
      <w:r>
        <w:rPr>
          <w:w w:val="105"/>
        </w:rPr>
        <w:t>Meyners</w:t>
      </w:r>
      <w:proofErr w:type="spellEnd"/>
      <w:r>
        <w:rPr>
          <w:w w:val="105"/>
        </w:rPr>
        <w:t xml:space="preserve"> &amp; </w:t>
      </w:r>
      <w:proofErr w:type="spellStart"/>
      <w:r>
        <w:rPr>
          <w:w w:val="105"/>
        </w:rPr>
        <w:t>Castura</w:t>
      </w:r>
      <w:proofErr w:type="spellEnd"/>
      <w:r>
        <w:rPr>
          <w:w w:val="105"/>
        </w:rPr>
        <w:t xml:space="preserve">, 2014). Katz and </w:t>
      </w:r>
      <w:proofErr w:type="spellStart"/>
      <w:r>
        <w:rPr>
          <w:w w:val="105"/>
        </w:rPr>
        <w:t>Braly</w:t>
      </w:r>
      <w:proofErr w:type="spellEnd"/>
      <w:r>
        <w:rPr>
          <w:w w:val="105"/>
        </w:rPr>
        <w:t xml:space="preserve"> (1933) provides an</w:t>
      </w:r>
    </w:p>
    <w:p w14:paraId="1F8C0EC0" w14:textId="77777777" w:rsidR="00371D9F" w:rsidRDefault="00787276">
      <w:pPr>
        <w:pStyle w:val="BodyText"/>
        <w:ind w:left="173"/>
      </w:pPr>
      <w:r>
        <w:rPr>
          <w:rFonts w:ascii="Arial"/>
          <w:sz w:val="12"/>
        </w:rPr>
        <w:t xml:space="preserve">62 </w:t>
      </w:r>
      <w:r>
        <w:t xml:space="preserve">early </w:t>
      </w:r>
      <w:proofErr w:type="gramStart"/>
      <w:r>
        <w:t>example</w:t>
      </w:r>
      <w:proofErr w:type="gramEnd"/>
      <w:r>
        <w:t xml:space="preserve"> of the use of the </w:t>
      </w:r>
      <w:r>
        <w:rPr>
          <w:spacing w:val="-10"/>
        </w:rPr>
        <w:t xml:space="preserve">CATA </w:t>
      </w:r>
      <w:r>
        <w:t>paradigm in the psychological sciences.</w:t>
      </w:r>
      <w:r>
        <w:rPr>
          <w:spacing w:val="52"/>
        </w:rPr>
        <w:t xml:space="preserve"> </w:t>
      </w:r>
      <w:r>
        <w:t>It is not</w:t>
      </w:r>
    </w:p>
    <w:p w14:paraId="5B1E9F09" w14:textId="77777777" w:rsidR="00371D9F" w:rsidRDefault="00787276">
      <w:pPr>
        <w:pStyle w:val="BodyText"/>
        <w:ind w:left="173"/>
      </w:pPr>
      <w:r>
        <w:rPr>
          <w:rFonts w:ascii="Arial"/>
          <w:sz w:val="12"/>
        </w:rPr>
        <w:t xml:space="preserve">63 </w:t>
      </w:r>
      <w:r>
        <w:t>terribly common in the psychological sciences anymore, but has been and continues to be</w:t>
      </w:r>
    </w:p>
    <w:p w14:paraId="40C7FA74" w14:textId="77777777" w:rsidR="00371D9F" w:rsidRDefault="00787276">
      <w:pPr>
        <w:pStyle w:val="BodyText"/>
        <w:spacing w:before="203"/>
        <w:ind w:left="173"/>
      </w:pPr>
      <w:r>
        <w:rPr>
          <w:rFonts w:ascii="Arial"/>
          <w:w w:val="105"/>
          <w:sz w:val="12"/>
        </w:rPr>
        <w:t xml:space="preserve">64 </w:t>
      </w:r>
      <w:r>
        <w:rPr>
          <w:w w:val="105"/>
        </w:rPr>
        <w:t>used widely in sensory evaluation (Abdi &amp; Williams, 2010). A single stimulus may be</w:t>
      </w:r>
    </w:p>
    <w:p w14:paraId="52E01A58" w14:textId="77777777" w:rsidR="00371D9F" w:rsidRDefault="00787276">
      <w:pPr>
        <w:pStyle w:val="BodyText"/>
        <w:ind w:left="173"/>
      </w:pPr>
      <w:r>
        <w:rPr>
          <w:rFonts w:ascii="Arial" w:hAnsi="Arial"/>
          <w:w w:val="105"/>
          <w:sz w:val="12"/>
        </w:rPr>
        <w:t xml:space="preserve">65 </w:t>
      </w:r>
      <w:r>
        <w:rPr>
          <w:w w:val="105"/>
        </w:rPr>
        <w:t>described by multiple adjectives, so selecting only one ‘correct’ answer is not necessary.</w:t>
      </w:r>
    </w:p>
    <w:p w14:paraId="7A5F7283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66 </w:t>
      </w:r>
      <w:r>
        <w:rPr>
          <w:w w:val="105"/>
        </w:rPr>
        <w:t>Similarly, the adjectives that may only partially describe the stimulus, or do so</w:t>
      </w:r>
    </w:p>
    <w:p w14:paraId="3AB915E8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67 </w:t>
      </w:r>
      <w:r>
        <w:rPr>
          <w:w w:val="105"/>
        </w:rPr>
        <w:t>tangentially, are likely to be selected by fewer participants, and adjectives that more</w:t>
      </w:r>
    </w:p>
    <w:p w14:paraId="698A4B1B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68 </w:t>
      </w:r>
      <w:r>
        <w:rPr>
          <w:w w:val="105"/>
        </w:rPr>
        <w:t xml:space="preserve">completely describe the stimulus will be selected by more participants. </w:t>
      </w:r>
      <w:proofErr w:type="gramStart"/>
      <w:r>
        <w:rPr>
          <w:w w:val="105"/>
        </w:rPr>
        <w:t>Thus</w:t>
      </w:r>
      <w:proofErr w:type="gramEnd"/>
      <w:r>
        <w:rPr>
          <w:w w:val="105"/>
        </w:rPr>
        <w:t xml:space="preserve"> we have a</w:t>
      </w:r>
    </w:p>
    <w:p w14:paraId="7970453D" w14:textId="77777777" w:rsidR="00371D9F" w:rsidRDefault="00787276">
      <w:pPr>
        <w:pStyle w:val="BodyText"/>
        <w:spacing w:before="203"/>
        <w:ind w:left="173"/>
      </w:pPr>
      <w:r>
        <w:rPr>
          <w:rFonts w:ascii="Arial"/>
          <w:w w:val="105"/>
          <w:sz w:val="12"/>
        </w:rPr>
        <w:t xml:space="preserve">69 </w:t>
      </w:r>
      <w:r>
        <w:rPr>
          <w:w w:val="105"/>
        </w:rPr>
        <w:t>data collection paradigm that allows for a gradient across the adjectives and stimuli that is</w:t>
      </w:r>
    </w:p>
    <w:p w14:paraId="631D2DB8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70 </w:t>
      </w:r>
      <w:r>
        <w:rPr>
          <w:w w:val="105"/>
        </w:rPr>
        <w:t>robust to violations, either intentional or not. A more complete treatment of the value of</w:t>
      </w:r>
    </w:p>
    <w:p w14:paraId="716FCFB8" w14:textId="77777777" w:rsidR="00371D9F" w:rsidRDefault="00787276">
      <w:pPr>
        <w:pStyle w:val="BodyText"/>
        <w:ind w:left="173"/>
      </w:pPr>
      <w:r>
        <w:rPr>
          <w:rFonts w:ascii="Arial" w:hAnsi="Arial"/>
          <w:w w:val="105"/>
          <w:sz w:val="12"/>
        </w:rPr>
        <w:t xml:space="preserve">71 </w:t>
      </w:r>
      <w:r>
        <w:rPr>
          <w:w w:val="105"/>
        </w:rPr>
        <w:t>such a data collection mechanism, including assessments in which there is a ‘correct’</w:t>
      </w:r>
    </w:p>
    <w:p w14:paraId="6980CAEA" w14:textId="5F6D055E" w:rsidR="00371D9F" w:rsidRDefault="00787276">
      <w:pPr>
        <w:pStyle w:val="BodyText"/>
        <w:ind w:left="173"/>
      </w:pPr>
      <w:proofErr w:type="gramStart"/>
      <w:r>
        <w:rPr>
          <w:rFonts w:ascii="Arial"/>
          <w:w w:val="105"/>
          <w:sz w:val="12"/>
        </w:rPr>
        <w:t xml:space="preserve">72 </w:t>
      </w:r>
      <w:r>
        <w:rPr>
          <w:w w:val="105"/>
        </w:rPr>
        <w:t>answer,</w:t>
      </w:r>
      <w:proofErr w:type="gramEnd"/>
      <w:r>
        <w:rPr>
          <w:w w:val="105"/>
        </w:rPr>
        <w:t xml:space="preserve"> is found in Coombs et al. (1956).</w:t>
      </w:r>
      <w:ins w:id="146" w:author="Hervé" w:date="2021-04-12T12:32:00Z">
        <w:r w:rsidR="00D879D5">
          <w:rPr>
            <w:w w:val="105"/>
          </w:rPr>
          <w:t xml:space="preserve"> </w:t>
        </w:r>
      </w:ins>
      <w:ins w:id="147" w:author="Hervé" w:date="2021-04-12T12:33:00Z">
        <w:r w:rsidR="00D879D5">
          <w:rPr>
            <w:w w:val="105"/>
          </w:rPr>
          <w:t>*** the last part of the paragraph “rambles” a bit and I am sure that I get that we want to say here.</w:t>
        </w:r>
      </w:ins>
      <w:ins w:id="148" w:author="Hervé" w:date="2021-04-12T12:35:00Z">
        <w:r w:rsidR="00D879D5">
          <w:rPr>
            <w:w w:val="105"/>
          </w:rPr>
          <w:t xml:space="preserve"> At that part of the introduction, reader</w:t>
        </w:r>
      </w:ins>
      <w:ins w:id="149" w:author="Hervé" w:date="2021-04-12T12:36:00Z">
        <w:r w:rsidR="00D879D5">
          <w:rPr>
            <w:w w:val="105"/>
          </w:rPr>
          <w:t>s</w:t>
        </w:r>
      </w:ins>
      <w:ins w:id="150" w:author="Hervé" w:date="2021-04-12T12:35:00Z">
        <w:r w:rsidR="00D879D5">
          <w:rPr>
            <w:w w:val="105"/>
          </w:rPr>
          <w:t xml:space="preserve"> </w:t>
        </w:r>
      </w:ins>
      <w:ins w:id="151" w:author="Hervé" w:date="2021-04-12T12:36:00Z">
        <w:r w:rsidR="00D879D5">
          <w:rPr>
            <w:w w:val="105"/>
          </w:rPr>
          <w:t>are looking</w:t>
        </w:r>
      </w:ins>
      <w:ins w:id="152" w:author="Hervé" w:date="2021-04-12T12:35:00Z">
        <w:r w:rsidR="00D879D5">
          <w:rPr>
            <w:w w:val="105"/>
          </w:rPr>
          <w:t xml:space="preserve"> for a statement of the problem that we are going to tackle</w:t>
        </w:r>
      </w:ins>
      <w:ins w:id="153" w:author="Hervé" w:date="2021-04-12T12:36:00Z">
        <w:r w:rsidR="00D879D5">
          <w:rPr>
            <w:w w:val="105"/>
          </w:rPr>
          <w:t xml:space="preserve">, but </w:t>
        </w:r>
      </w:ins>
      <w:ins w:id="154" w:author="Hervé" w:date="2021-04-12T12:37:00Z">
        <w:r w:rsidR="00D879D5">
          <w:rPr>
            <w:w w:val="105"/>
          </w:rPr>
          <w:t xml:space="preserve">currently they will have a hard time finding it. </w:t>
        </w:r>
      </w:ins>
      <w:ins w:id="155" w:author="Hervé" w:date="2021-04-12T12:34:00Z">
        <w:r w:rsidR="00D879D5">
          <w:rPr>
            <w:w w:val="105"/>
          </w:rPr>
          <w:t xml:space="preserve">Maybe we need to find some </w:t>
        </w:r>
      </w:ins>
      <w:ins w:id="156" w:author="Hervé" w:date="2021-04-12T12:37:00Z">
        <w:r w:rsidR="00D879D5">
          <w:rPr>
            <w:w w:val="105"/>
          </w:rPr>
          <w:t xml:space="preserve">time </w:t>
        </w:r>
      </w:ins>
      <w:ins w:id="157" w:author="Hervé" w:date="2021-04-12T12:34:00Z">
        <w:r w:rsidR="00D879D5">
          <w:rPr>
            <w:w w:val="105"/>
          </w:rPr>
          <w:t xml:space="preserve">to go through </w:t>
        </w:r>
      </w:ins>
      <w:ins w:id="158" w:author="Hervé" w:date="2021-04-12T12:37:00Z">
        <w:r w:rsidR="00D879D5">
          <w:rPr>
            <w:w w:val="105"/>
          </w:rPr>
          <w:t xml:space="preserve">the intro to </w:t>
        </w:r>
        <w:proofErr w:type="spellStart"/>
        <w:r w:rsidR="00D879D5">
          <w:rPr>
            <w:w w:val="105"/>
          </w:rPr>
          <w:t>th</w:t>
        </w:r>
      </w:ins>
      <w:ins w:id="159" w:author="Hervé" w:date="2021-04-12T12:38:00Z">
        <w:r w:rsidR="00D879D5">
          <w:rPr>
            <w:w w:val="105"/>
          </w:rPr>
          <w:t>ibk</w:t>
        </w:r>
        <w:proofErr w:type="spellEnd"/>
        <w:r w:rsidR="00D879D5">
          <w:rPr>
            <w:w w:val="105"/>
          </w:rPr>
          <w:t xml:space="preserve"> about it. ***</w:t>
        </w:r>
      </w:ins>
      <w:ins w:id="160" w:author="Hervé" w:date="2021-04-12T12:37:00Z">
        <w:r w:rsidR="00D879D5">
          <w:rPr>
            <w:w w:val="105"/>
          </w:rPr>
          <w:t xml:space="preserve"> </w:t>
        </w:r>
      </w:ins>
    </w:p>
    <w:p w14:paraId="0CF563A1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3CFBCB30" w14:textId="77777777" w:rsidR="00371D9F" w:rsidRDefault="00371D9F">
      <w:pPr>
        <w:pStyle w:val="BodyText"/>
        <w:spacing w:before="3"/>
        <w:ind w:left="0"/>
        <w:rPr>
          <w:sz w:val="18"/>
        </w:rPr>
      </w:pPr>
    </w:p>
    <w:p w14:paraId="22AED704" w14:textId="77777777" w:rsidR="00371D9F" w:rsidRDefault="00787276">
      <w:pPr>
        <w:pStyle w:val="BodyText"/>
        <w:tabs>
          <w:tab w:val="left" w:pos="1075"/>
        </w:tabs>
        <w:spacing w:before="146"/>
        <w:ind w:left="173"/>
      </w:pPr>
      <w:r>
        <w:rPr>
          <w:rFonts w:ascii="Arial" w:hAnsi="Arial"/>
          <w:w w:val="110"/>
          <w:sz w:val="12"/>
        </w:rPr>
        <w:t>73</w:t>
      </w:r>
      <w:r>
        <w:rPr>
          <w:rFonts w:ascii="Arial" w:hAnsi="Arial"/>
          <w:w w:val="110"/>
          <w:sz w:val="12"/>
        </w:rPr>
        <w:tab/>
      </w:r>
      <w:r>
        <w:rPr>
          <w:w w:val="110"/>
        </w:rPr>
        <w:t>Multivariate analyses are useful tools for dealing with ‘dirty’ data, that is, data</w:t>
      </w:r>
      <w:r>
        <w:rPr>
          <w:spacing w:val="28"/>
          <w:w w:val="110"/>
        </w:rPr>
        <w:t xml:space="preserve"> </w:t>
      </w:r>
      <w:r>
        <w:rPr>
          <w:w w:val="110"/>
        </w:rPr>
        <w:t>with</w:t>
      </w:r>
    </w:p>
    <w:p w14:paraId="287B817B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74 </w:t>
      </w:r>
      <w:r>
        <w:rPr>
          <w:w w:val="105"/>
        </w:rPr>
        <w:t>a smaller signal-to-noise ratio. Univariate analyses are less than ideal for studies run online</w:t>
      </w:r>
    </w:p>
    <w:p w14:paraId="25231B09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75 </w:t>
      </w:r>
      <w:r>
        <w:rPr>
          <w:w w:val="105"/>
        </w:rPr>
        <w:t>because any violations in the one target variable reduce the signal, and make it more</w:t>
      </w:r>
    </w:p>
    <w:p w14:paraId="4ED0E975" w14:textId="77777777" w:rsidR="00371D9F" w:rsidRDefault="00787276">
      <w:pPr>
        <w:pStyle w:val="BodyText"/>
        <w:ind w:left="173"/>
      </w:pPr>
      <w:r>
        <w:rPr>
          <w:rFonts w:ascii="Arial" w:hAnsi="Arial"/>
          <w:sz w:val="12"/>
        </w:rPr>
        <w:t xml:space="preserve">76 </w:t>
      </w:r>
      <w:r>
        <w:t>diﬀicult to interpret results and draw conclusions.</w:t>
      </w:r>
      <w:r>
        <w:rPr>
          <w:spacing w:val="57"/>
        </w:rPr>
        <w:t xml:space="preserve"> </w:t>
      </w:r>
      <w:r>
        <w:t>One solution is greater power, another is</w:t>
      </w:r>
    </w:p>
    <w:p w14:paraId="3F990864" w14:textId="77777777" w:rsidR="00371D9F" w:rsidRDefault="00787276">
      <w:pPr>
        <w:pStyle w:val="BodyText"/>
        <w:spacing w:before="203"/>
        <w:ind w:left="173"/>
      </w:pPr>
      <w:r>
        <w:rPr>
          <w:rFonts w:ascii="Arial"/>
          <w:w w:val="105"/>
          <w:sz w:val="12"/>
        </w:rPr>
        <w:t xml:space="preserve">77 </w:t>
      </w:r>
      <w:r>
        <w:rPr>
          <w:w w:val="105"/>
        </w:rPr>
        <w:t>to increase the number of variables and change the analytical paradigm. Using a</w:t>
      </w:r>
    </w:p>
    <w:p w14:paraId="6CE3CAD4" w14:textId="77777777" w:rsidR="00371D9F" w:rsidRDefault="00787276">
      <w:pPr>
        <w:pStyle w:val="BodyText"/>
        <w:ind w:left="173"/>
      </w:pPr>
      <w:r>
        <w:rPr>
          <w:rFonts w:ascii="Arial"/>
          <w:w w:val="110"/>
          <w:sz w:val="12"/>
        </w:rPr>
        <w:t xml:space="preserve">78 </w:t>
      </w:r>
      <w:r>
        <w:rPr>
          <w:w w:val="110"/>
        </w:rPr>
        <w:t>multivariate perspective helps the analysis. In a solution to a system in which there are ten</w:t>
      </w:r>
    </w:p>
    <w:p w14:paraId="79E9136F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79 </w:t>
      </w:r>
      <w:r>
        <w:rPr>
          <w:w w:val="105"/>
        </w:rPr>
        <w:t>or more dimensions, greater noise in one or two of those dimensions is less intrusive</w:t>
      </w:r>
    </w:p>
    <w:p w14:paraId="7D9B833B" w14:textId="77777777" w:rsidR="00371D9F" w:rsidRDefault="00787276">
      <w:pPr>
        <w:pStyle w:val="BodyText"/>
        <w:ind w:left="173"/>
      </w:pPr>
      <w:r>
        <w:rPr>
          <w:rFonts w:ascii="Arial"/>
          <w:w w:val="110"/>
          <w:sz w:val="12"/>
        </w:rPr>
        <w:t xml:space="preserve">80 </w:t>
      </w:r>
      <w:r>
        <w:rPr>
          <w:w w:val="110"/>
        </w:rPr>
        <w:t>because the multivariate solution evaluates the total variance in all of the dimensions,</w:t>
      </w:r>
    </w:p>
    <w:p w14:paraId="52065CA7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81 </w:t>
      </w:r>
      <w:r>
        <w:rPr>
          <w:w w:val="105"/>
        </w:rPr>
        <w:t>instead of the variance for each individual dimension separately. This makes the system</w:t>
      </w:r>
    </w:p>
    <w:p w14:paraId="591D5400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552C5BF7" w14:textId="77777777" w:rsidR="00371D9F" w:rsidRDefault="00787276">
      <w:pPr>
        <w:pStyle w:val="BodyText"/>
        <w:spacing w:before="239"/>
        <w:ind w:left="173"/>
      </w:pPr>
      <w:r>
        <w:rPr>
          <w:rFonts w:ascii="Arial"/>
          <w:w w:val="105"/>
          <w:sz w:val="12"/>
        </w:rPr>
        <w:lastRenderedPageBreak/>
        <w:t xml:space="preserve">82 </w:t>
      </w:r>
      <w:r>
        <w:rPr>
          <w:w w:val="105"/>
        </w:rPr>
        <w:t>and the solution more robust to violations and noise. Additionally, the robustness of this</w:t>
      </w:r>
    </w:p>
    <w:p w14:paraId="21D0F603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83 </w:t>
      </w:r>
      <w:r>
        <w:rPr>
          <w:w w:val="105"/>
        </w:rPr>
        <w:t>type of analysis is compounded by greater power.</w:t>
      </w:r>
    </w:p>
    <w:p w14:paraId="687A9E6A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431C33BB" w14:textId="77777777" w:rsidR="00371D9F" w:rsidRDefault="00371D9F">
      <w:pPr>
        <w:pStyle w:val="BodyText"/>
        <w:spacing w:before="1"/>
        <w:ind w:left="0"/>
        <w:rPr>
          <w:sz w:val="20"/>
        </w:rPr>
      </w:pPr>
    </w:p>
    <w:p w14:paraId="2BF96400" w14:textId="77777777" w:rsidR="00371D9F" w:rsidRDefault="00787276">
      <w:pPr>
        <w:pStyle w:val="Heading3"/>
        <w:ind w:left="173"/>
      </w:pPr>
      <w:r>
        <w:rPr>
          <w:rFonts w:ascii="Arial"/>
          <w:b w:val="0"/>
          <w:w w:val="110"/>
          <w:sz w:val="12"/>
        </w:rPr>
        <w:t>84</w:t>
      </w:r>
      <w:bookmarkStart w:id="161" w:name="Music_Perception"/>
      <w:bookmarkEnd w:id="161"/>
      <w:r>
        <w:rPr>
          <w:rFonts w:ascii="Arial"/>
          <w:b w:val="0"/>
          <w:w w:val="110"/>
          <w:sz w:val="12"/>
        </w:rPr>
        <w:t xml:space="preserve"> </w:t>
      </w:r>
      <w:r>
        <w:rPr>
          <w:w w:val="110"/>
        </w:rPr>
        <w:t>Music Perception</w:t>
      </w:r>
    </w:p>
    <w:p w14:paraId="197E3064" w14:textId="77777777" w:rsidR="00371D9F" w:rsidRDefault="00371D9F">
      <w:pPr>
        <w:pStyle w:val="BodyText"/>
        <w:spacing w:before="2"/>
        <w:ind w:left="0"/>
        <w:rPr>
          <w:b/>
          <w:sz w:val="26"/>
        </w:rPr>
      </w:pPr>
    </w:p>
    <w:p w14:paraId="19131E62" w14:textId="77777777" w:rsidR="00371D9F" w:rsidRDefault="00787276">
      <w:pPr>
        <w:pStyle w:val="BodyText"/>
        <w:tabs>
          <w:tab w:val="left" w:pos="1075"/>
        </w:tabs>
        <w:spacing w:before="145"/>
        <w:ind w:left="173"/>
      </w:pPr>
      <w:r>
        <w:rPr>
          <w:rFonts w:ascii="Arial"/>
          <w:w w:val="105"/>
          <w:sz w:val="12"/>
        </w:rPr>
        <w:t>85</w:t>
      </w:r>
      <w:r>
        <w:rPr>
          <w:rFonts w:ascii="Arial"/>
          <w:w w:val="105"/>
          <w:sz w:val="12"/>
        </w:rPr>
        <w:tab/>
      </w:r>
      <w:r>
        <w:rPr>
          <w:w w:val="105"/>
        </w:rPr>
        <w:t>Quantifying</w:t>
      </w:r>
      <w:r>
        <w:rPr>
          <w:spacing w:val="17"/>
          <w:w w:val="105"/>
        </w:rPr>
        <w:t xml:space="preserve"> </w:t>
      </w:r>
      <w:r>
        <w:rPr>
          <w:w w:val="105"/>
        </w:rPr>
        <w:t>music</w:t>
      </w:r>
      <w:r>
        <w:rPr>
          <w:spacing w:val="17"/>
          <w:w w:val="105"/>
        </w:rPr>
        <w:t xml:space="preserve"> </w:t>
      </w:r>
      <w:r>
        <w:rPr>
          <w:w w:val="105"/>
        </w:rPr>
        <w:t>perception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an</w:t>
      </w:r>
      <w:r>
        <w:rPr>
          <w:spacing w:val="17"/>
          <w:w w:val="105"/>
        </w:rPr>
        <w:t xml:space="preserve"> </w:t>
      </w:r>
      <w:r>
        <w:rPr>
          <w:w w:val="105"/>
        </w:rPr>
        <w:t>interesting</w:t>
      </w:r>
      <w:r>
        <w:rPr>
          <w:spacing w:val="17"/>
          <w:w w:val="105"/>
        </w:rPr>
        <w:t xml:space="preserve"> </w:t>
      </w:r>
      <w:r>
        <w:rPr>
          <w:w w:val="105"/>
        </w:rPr>
        <w:t>problem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8"/>
          <w:w w:val="105"/>
        </w:rPr>
        <w:t xml:space="preserve"> </w:t>
      </w:r>
      <w:r>
        <w:rPr>
          <w:w w:val="105"/>
        </w:rPr>
        <w:t>gets</w:t>
      </w:r>
      <w:r>
        <w:rPr>
          <w:spacing w:val="17"/>
          <w:w w:val="105"/>
        </w:rPr>
        <w:t xml:space="preserve"> </w:t>
      </w:r>
      <w:r>
        <w:rPr>
          <w:w w:val="105"/>
        </w:rPr>
        <w:t>at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heart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this</w:t>
      </w:r>
    </w:p>
    <w:p w14:paraId="0D8155F8" w14:textId="77777777" w:rsidR="00371D9F" w:rsidRDefault="00787276">
      <w:pPr>
        <w:pStyle w:val="BodyText"/>
        <w:spacing w:before="203"/>
        <w:ind w:left="173"/>
      </w:pPr>
      <w:r>
        <w:rPr>
          <w:rFonts w:ascii="Arial"/>
          <w:w w:val="105"/>
          <w:sz w:val="12"/>
        </w:rPr>
        <w:t xml:space="preserve">86 </w:t>
      </w:r>
      <w:r>
        <w:rPr>
          <w:w w:val="105"/>
        </w:rPr>
        <w:t>specific issue. Music is an artistic and communicative acoustic medium that unfolds over</w:t>
      </w:r>
    </w:p>
    <w:p w14:paraId="35CBBFB2" w14:textId="77777777" w:rsidR="00371D9F" w:rsidRDefault="00787276">
      <w:pPr>
        <w:pStyle w:val="BodyText"/>
        <w:ind w:left="173"/>
      </w:pPr>
      <w:r>
        <w:rPr>
          <w:rFonts w:ascii="Arial" w:hAnsi="Arial"/>
          <w:w w:val="105"/>
          <w:sz w:val="12"/>
        </w:rPr>
        <w:t xml:space="preserve">87 </w:t>
      </w:r>
      <w:r>
        <w:rPr>
          <w:w w:val="105"/>
        </w:rPr>
        <w:t>time. Most music studies impose strict controls over participants’ listening environment to</w:t>
      </w:r>
    </w:p>
    <w:p w14:paraId="6485D6C5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88 </w:t>
      </w:r>
      <w:r>
        <w:rPr>
          <w:w w:val="105"/>
        </w:rPr>
        <w:t>minimize differences in the auditory signal and environment. Small changes can affect</w:t>
      </w:r>
    </w:p>
    <w:p w14:paraId="7D8D2BDD" w14:textId="77777777" w:rsidR="00371D9F" w:rsidRDefault="00787276">
      <w:pPr>
        <w:pStyle w:val="BodyText"/>
        <w:ind w:left="173"/>
      </w:pPr>
      <w:r>
        <w:rPr>
          <w:rFonts w:ascii="Arial" w:hAnsi="Arial"/>
          <w:w w:val="105"/>
          <w:sz w:val="12"/>
        </w:rPr>
        <w:t xml:space="preserve">89 </w:t>
      </w:r>
      <w:r>
        <w:rPr>
          <w:w w:val="105"/>
        </w:rPr>
        <w:t xml:space="preserve">listeners’ perception, especially when the study </w:t>
      </w:r>
      <w:r>
        <w:rPr>
          <w:spacing w:val="-3"/>
          <w:w w:val="105"/>
        </w:rPr>
        <w:t xml:space="preserve">involves </w:t>
      </w:r>
      <w:r>
        <w:rPr>
          <w:w w:val="105"/>
        </w:rPr>
        <w:t>timing or specific tuning.</w:t>
      </w:r>
      <w:r>
        <w:rPr>
          <w:spacing w:val="58"/>
          <w:w w:val="105"/>
        </w:rPr>
        <w:t xml:space="preserve"> </w:t>
      </w:r>
      <w:r>
        <w:rPr>
          <w:spacing w:val="-3"/>
          <w:w w:val="105"/>
        </w:rPr>
        <w:t>However,</w:t>
      </w:r>
    </w:p>
    <w:p w14:paraId="2BD8B77F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90 </w:t>
      </w:r>
      <w:r>
        <w:rPr>
          <w:w w:val="105"/>
        </w:rPr>
        <w:t>the experimental controls may be loosened slightly when investigating holistic music</w:t>
      </w:r>
    </w:p>
    <w:p w14:paraId="34044081" w14:textId="77777777" w:rsidR="00371D9F" w:rsidRDefault="00787276">
      <w:pPr>
        <w:pStyle w:val="BodyText"/>
        <w:spacing w:before="203"/>
        <w:ind w:left="173"/>
      </w:pPr>
      <w:r>
        <w:rPr>
          <w:rFonts w:ascii="Arial"/>
          <w:w w:val="105"/>
          <w:sz w:val="12"/>
        </w:rPr>
        <w:t xml:space="preserve">91 </w:t>
      </w:r>
      <w:r>
        <w:rPr>
          <w:w w:val="105"/>
        </w:rPr>
        <w:t>listening, as the macro signal is more important than any individual facet.</w:t>
      </w:r>
    </w:p>
    <w:p w14:paraId="222B65A3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75E6F0B5" w14:textId="77777777" w:rsidR="00371D9F" w:rsidRDefault="00787276">
      <w:pPr>
        <w:pStyle w:val="BodyText"/>
        <w:tabs>
          <w:tab w:val="left" w:pos="1075"/>
        </w:tabs>
        <w:spacing w:before="269"/>
        <w:ind w:left="173"/>
      </w:pPr>
      <w:r>
        <w:rPr>
          <w:rFonts w:ascii="Arial"/>
          <w:w w:val="105"/>
          <w:sz w:val="12"/>
        </w:rPr>
        <w:t>92</w:t>
      </w:r>
      <w:r>
        <w:rPr>
          <w:rFonts w:ascii="Arial"/>
          <w:w w:val="105"/>
          <w:sz w:val="12"/>
        </w:rPr>
        <w:tab/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holistic</w:t>
      </w:r>
      <w:r>
        <w:rPr>
          <w:spacing w:val="13"/>
          <w:w w:val="105"/>
        </w:rPr>
        <w:t xml:space="preserve"> </w:t>
      </w:r>
      <w:r>
        <w:rPr>
          <w:w w:val="105"/>
        </w:rPr>
        <w:t>listening</w:t>
      </w:r>
      <w:r>
        <w:rPr>
          <w:spacing w:val="13"/>
          <w:w w:val="105"/>
        </w:rPr>
        <w:t xml:space="preserve"> </w:t>
      </w:r>
      <w:r>
        <w:rPr>
          <w:w w:val="105"/>
        </w:rPr>
        <w:t>paradigm,</w:t>
      </w:r>
      <w:r>
        <w:rPr>
          <w:spacing w:val="13"/>
          <w:w w:val="105"/>
        </w:rPr>
        <w:t xml:space="preserve"> </w:t>
      </w:r>
      <w:r>
        <w:rPr>
          <w:w w:val="105"/>
        </w:rPr>
        <w:t>listeners</w:t>
      </w:r>
      <w:r>
        <w:rPr>
          <w:spacing w:val="13"/>
          <w:w w:val="105"/>
        </w:rPr>
        <w:t xml:space="preserve"> </w:t>
      </w:r>
      <w:r>
        <w:rPr>
          <w:w w:val="105"/>
        </w:rPr>
        <w:t>continuously</w:t>
      </w:r>
      <w:r>
        <w:rPr>
          <w:spacing w:val="13"/>
          <w:w w:val="105"/>
        </w:rPr>
        <w:t xml:space="preserve"> </w:t>
      </w:r>
      <w:r>
        <w:rPr>
          <w:w w:val="105"/>
        </w:rPr>
        <w:t>evaluate</w:t>
      </w:r>
      <w:r>
        <w:rPr>
          <w:spacing w:val="13"/>
          <w:w w:val="105"/>
        </w:rPr>
        <w:t xml:space="preserve"> </w:t>
      </w:r>
      <w:r>
        <w:rPr>
          <w:w w:val="105"/>
        </w:rPr>
        <w:t>incoming</w:t>
      </w:r>
    </w:p>
    <w:p w14:paraId="37AD4F6F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93 </w:t>
      </w:r>
      <w:r>
        <w:rPr>
          <w:w w:val="105"/>
        </w:rPr>
        <w:t>information and compare it with that which came before. These comparisons are related to</w:t>
      </w:r>
    </w:p>
    <w:p w14:paraId="0ECD1C96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94     </w:t>
      </w:r>
      <w:r>
        <w:rPr>
          <w:w w:val="105"/>
        </w:rPr>
        <w:t xml:space="preserve">both technical and affective aspects of music.  While these </w:t>
      </w:r>
      <w:proofErr w:type="gramStart"/>
      <w:r>
        <w:rPr>
          <w:spacing w:val="-5"/>
          <w:w w:val="105"/>
        </w:rPr>
        <w:t xml:space="preserve">two </w:t>
      </w:r>
      <w:r>
        <w:rPr>
          <w:spacing w:val="19"/>
          <w:w w:val="105"/>
        </w:rPr>
        <w:t xml:space="preserve"> </w:t>
      </w:r>
      <w:r>
        <w:rPr>
          <w:w w:val="105"/>
        </w:rPr>
        <w:t>aspects</w:t>
      </w:r>
      <w:proofErr w:type="gramEnd"/>
      <w:r>
        <w:rPr>
          <w:w w:val="105"/>
        </w:rPr>
        <w:t xml:space="preserve"> of music are</w:t>
      </w:r>
    </w:p>
    <w:p w14:paraId="6DCE5000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95    </w:t>
      </w:r>
      <w:r>
        <w:rPr>
          <w:rFonts w:ascii="Arial"/>
          <w:spacing w:val="32"/>
          <w:w w:val="105"/>
          <w:sz w:val="12"/>
        </w:rPr>
        <w:t xml:space="preserve"> </w:t>
      </w:r>
      <w:r>
        <w:rPr>
          <w:w w:val="105"/>
        </w:rPr>
        <w:t>theoretically</w:t>
      </w:r>
      <w:r>
        <w:rPr>
          <w:spacing w:val="17"/>
          <w:w w:val="105"/>
        </w:rPr>
        <w:t xml:space="preserve"> </w:t>
      </w:r>
      <w:r>
        <w:rPr>
          <w:w w:val="105"/>
        </w:rPr>
        <w:t>distinct,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practice</w:t>
      </w:r>
      <w:r>
        <w:rPr>
          <w:spacing w:val="17"/>
          <w:w w:val="105"/>
        </w:rPr>
        <w:t xml:space="preserve"> </w:t>
      </w:r>
      <w:r>
        <w:rPr>
          <w:w w:val="105"/>
        </w:rPr>
        <w:t>there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great</w:t>
      </w:r>
      <w:r>
        <w:rPr>
          <w:spacing w:val="17"/>
          <w:w w:val="105"/>
        </w:rPr>
        <w:t xml:space="preserve"> </w:t>
      </w:r>
      <w:r>
        <w:rPr>
          <w:w w:val="105"/>
        </w:rPr>
        <w:t>deal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interplay</w:t>
      </w:r>
      <w:r>
        <w:rPr>
          <w:spacing w:val="17"/>
          <w:w w:val="105"/>
        </w:rPr>
        <w:t xml:space="preserve"> </w:t>
      </w:r>
      <w:r>
        <w:rPr>
          <w:w w:val="105"/>
        </w:rPr>
        <w:t>between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two.</w:t>
      </w:r>
    </w:p>
    <w:p w14:paraId="1EE001F8" w14:textId="77777777" w:rsidR="00371D9F" w:rsidRDefault="00787276">
      <w:pPr>
        <w:pStyle w:val="BodyText"/>
        <w:ind w:left="173"/>
      </w:pPr>
      <w:r>
        <w:rPr>
          <w:rFonts w:ascii="Arial"/>
          <w:sz w:val="12"/>
        </w:rPr>
        <w:t xml:space="preserve">96 </w:t>
      </w:r>
      <w:r>
        <w:t>Listeners respond affectively to technical aspects of music, and composers use various</w:t>
      </w:r>
    </w:p>
    <w:p w14:paraId="12B84536" w14:textId="77777777" w:rsidR="00371D9F" w:rsidRDefault="00787276">
      <w:pPr>
        <w:pStyle w:val="BodyText"/>
        <w:spacing w:before="203"/>
        <w:ind w:left="173"/>
      </w:pPr>
      <w:r>
        <w:rPr>
          <w:rFonts w:ascii="Arial"/>
          <w:w w:val="105"/>
          <w:sz w:val="12"/>
        </w:rPr>
        <w:t xml:space="preserve">97 </w:t>
      </w:r>
      <w:r>
        <w:rPr>
          <w:w w:val="105"/>
        </w:rPr>
        <w:t>musical and compositional techniques things to reflect the internal emotional states they</w:t>
      </w:r>
    </w:p>
    <w:p w14:paraId="4243F259" w14:textId="77777777" w:rsidR="00371D9F" w:rsidRDefault="00787276">
      <w:pPr>
        <w:pStyle w:val="BodyText"/>
        <w:ind w:left="173"/>
      </w:pPr>
      <w:r>
        <w:rPr>
          <w:rFonts w:ascii="Arial"/>
          <w:w w:val="105"/>
          <w:sz w:val="12"/>
        </w:rPr>
        <w:t xml:space="preserve">98 </w:t>
      </w:r>
      <w:r>
        <w:rPr>
          <w:w w:val="105"/>
        </w:rPr>
        <w:t>want to express. And, although isolated musical characteristics have been demonstrated to</w:t>
      </w:r>
    </w:p>
    <w:p w14:paraId="43B50FFB" w14:textId="77777777" w:rsidR="00371D9F" w:rsidRDefault="00787276">
      <w:pPr>
        <w:pStyle w:val="BodyText"/>
        <w:ind w:left="173"/>
      </w:pPr>
      <w:r>
        <w:rPr>
          <w:rFonts w:ascii="Arial" w:hAnsi="Arial"/>
          <w:w w:val="105"/>
          <w:sz w:val="12"/>
        </w:rPr>
        <w:t xml:space="preserve">99 </w:t>
      </w:r>
      <w:r>
        <w:rPr>
          <w:w w:val="105"/>
        </w:rPr>
        <w:t>have a certain effect on listeners’ affective perception (Bruner II, 1990), the interactions</w:t>
      </w:r>
    </w:p>
    <w:p w14:paraId="1432ED3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100 </w:t>
      </w:r>
      <w:r>
        <w:rPr>
          <w:w w:val="105"/>
        </w:rPr>
        <w:t>between multiple musical characteristics provide a more complicated challenge, to say</w:t>
      </w:r>
    </w:p>
    <w:p w14:paraId="00C4544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101     </w:t>
      </w:r>
      <w:r>
        <w:rPr>
          <w:rFonts w:ascii="Arial"/>
          <w:spacing w:val="2"/>
          <w:w w:val="105"/>
          <w:sz w:val="12"/>
        </w:rPr>
        <w:t xml:space="preserve"> </w:t>
      </w:r>
      <w:r>
        <w:rPr>
          <w:w w:val="105"/>
        </w:rPr>
        <w:t>nothing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individual</w:t>
      </w:r>
      <w:r>
        <w:rPr>
          <w:spacing w:val="20"/>
          <w:w w:val="105"/>
        </w:rPr>
        <w:t xml:space="preserve"> </w:t>
      </w:r>
      <w:r>
        <w:rPr>
          <w:w w:val="105"/>
        </w:rPr>
        <w:t>associations</w:t>
      </w:r>
      <w:r>
        <w:rPr>
          <w:spacing w:val="19"/>
          <w:w w:val="105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20"/>
          <w:w w:val="105"/>
        </w:rPr>
        <w:t xml:space="preserve"> </w:t>
      </w:r>
      <w:r>
        <w:rPr>
          <w:w w:val="105"/>
        </w:rPr>
        <w:t>bring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table</w:t>
      </w:r>
      <w:r>
        <w:rPr>
          <w:spacing w:val="19"/>
          <w:w w:val="105"/>
        </w:rPr>
        <w:t xml:space="preserve"> </w:t>
      </w:r>
      <w:r>
        <w:rPr>
          <w:w w:val="105"/>
        </w:rPr>
        <w:t>(Kopacz,</w:t>
      </w:r>
      <w:r>
        <w:rPr>
          <w:spacing w:val="20"/>
          <w:w w:val="105"/>
        </w:rPr>
        <w:t xml:space="preserve"> </w:t>
      </w:r>
      <w:r>
        <w:rPr>
          <w:w w:val="105"/>
        </w:rPr>
        <w:t>2005).</w:t>
      </w:r>
    </w:p>
    <w:p w14:paraId="06E282E3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3AC3F670" w14:textId="77777777" w:rsidR="00371D9F" w:rsidRDefault="00787276">
      <w:pPr>
        <w:pStyle w:val="BodyText"/>
        <w:tabs>
          <w:tab w:val="left" w:pos="1075"/>
        </w:tabs>
        <w:spacing w:before="270"/>
      </w:pPr>
      <w:r>
        <w:rPr>
          <w:rFonts w:ascii="Arial" w:hAnsi="Arial"/>
          <w:w w:val="105"/>
          <w:sz w:val="12"/>
        </w:rPr>
        <w:t>102</w:t>
      </w:r>
      <w:r>
        <w:rPr>
          <w:rFonts w:ascii="Arial" w:hAnsi="Arial"/>
          <w:w w:val="105"/>
          <w:sz w:val="12"/>
        </w:rPr>
        <w:tab/>
      </w:r>
      <w:r>
        <w:rPr>
          <w:w w:val="105"/>
        </w:rPr>
        <w:t>One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reasons</w:t>
      </w:r>
      <w:r>
        <w:rPr>
          <w:spacing w:val="11"/>
          <w:w w:val="105"/>
        </w:rPr>
        <w:t xml:space="preserve"> </w:t>
      </w:r>
      <w:r>
        <w:rPr>
          <w:w w:val="105"/>
        </w:rPr>
        <w:t>these</w:t>
      </w:r>
      <w:r>
        <w:rPr>
          <w:spacing w:val="11"/>
          <w:w w:val="105"/>
        </w:rPr>
        <w:t xml:space="preserve"> </w:t>
      </w:r>
      <w:r>
        <w:rPr>
          <w:w w:val="105"/>
        </w:rPr>
        <w:t>interactions</w:t>
      </w:r>
      <w:r>
        <w:rPr>
          <w:spacing w:val="10"/>
          <w:w w:val="105"/>
        </w:rPr>
        <w:t xml:space="preserve"> </w:t>
      </w:r>
      <w:r>
        <w:rPr>
          <w:spacing w:val="-4"/>
          <w:w w:val="105"/>
        </w:rPr>
        <w:t>have</w:t>
      </w:r>
      <w:r>
        <w:rPr>
          <w:spacing w:val="11"/>
          <w:w w:val="105"/>
        </w:rPr>
        <w:t xml:space="preserve"> </w:t>
      </w:r>
      <w:r>
        <w:rPr>
          <w:w w:val="105"/>
        </w:rPr>
        <w:t>been</w:t>
      </w:r>
      <w:r>
        <w:rPr>
          <w:spacing w:val="10"/>
          <w:w w:val="105"/>
        </w:rPr>
        <w:t xml:space="preserve"> </w:t>
      </w:r>
      <w:r>
        <w:rPr>
          <w:w w:val="105"/>
        </w:rPr>
        <w:t>diﬀicult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pin</w:t>
      </w:r>
      <w:r>
        <w:rPr>
          <w:spacing w:val="10"/>
          <w:w w:val="105"/>
        </w:rPr>
        <w:t xml:space="preserve"> </w:t>
      </w:r>
      <w:r>
        <w:rPr>
          <w:w w:val="105"/>
        </w:rPr>
        <w:t>down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models</w:t>
      </w:r>
    </w:p>
    <w:p w14:paraId="0AD1FFF8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103 </w:t>
      </w:r>
      <w:r>
        <w:rPr>
          <w:w w:val="105"/>
        </w:rPr>
        <w:t>like ANOVA which use only a few variables are limited by how many variables a researcher</w:t>
      </w:r>
    </w:p>
    <w:p w14:paraId="35557DA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104 </w:t>
      </w:r>
      <w:r>
        <w:rPr>
          <w:w w:val="105"/>
        </w:rPr>
        <w:t>can include while remaining coherent. Thus, the many studies that use strict controls and</w:t>
      </w:r>
    </w:p>
    <w:p w14:paraId="2BC217C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105 </w:t>
      </w:r>
      <w:r>
        <w:rPr>
          <w:w w:val="105"/>
        </w:rPr>
        <w:t>vary only one element of music at a time to evaluate how various technical aspects of music</w:t>
      </w:r>
    </w:p>
    <w:p w14:paraId="501627C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106 </w:t>
      </w:r>
      <w:r>
        <w:rPr>
          <w:w w:val="105"/>
        </w:rPr>
        <w:t>correspond to emotions for the purpose of induction, (see Bruner II (1990) for a summary)</w:t>
      </w:r>
    </w:p>
    <w:p w14:paraId="7D00968A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1A9C3481" w14:textId="77777777" w:rsidR="00371D9F" w:rsidRDefault="00787276">
      <w:pPr>
        <w:pStyle w:val="BodyText"/>
        <w:spacing w:before="239"/>
      </w:pPr>
      <w:r>
        <w:rPr>
          <w:rFonts w:ascii="Arial"/>
          <w:w w:val="105"/>
          <w:sz w:val="12"/>
        </w:rPr>
        <w:lastRenderedPageBreak/>
        <w:t xml:space="preserve">107 </w:t>
      </w:r>
      <w:r>
        <w:rPr>
          <w:w w:val="105"/>
        </w:rPr>
        <w:t>do not reflect the complexity inherent to music and music listening.</w:t>
      </w:r>
    </w:p>
    <w:p w14:paraId="759702D1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3D53F07B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583D6F88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47EC8DDF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590B7934" w14:textId="77777777" w:rsidR="00371D9F" w:rsidRDefault="00371D9F">
      <w:pPr>
        <w:pStyle w:val="BodyText"/>
        <w:spacing w:before="7"/>
        <w:ind w:left="0"/>
        <w:rPr>
          <w:sz w:val="20"/>
        </w:rPr>
      </w:pPr>
    </w:p>
    <w:p w14:paraId="2835ADE3" w14:textId="77777777" w:rsidR="00371D9F" w:rsidRDefault="00787276">
      <w:pPr>
        <w:pStyle w:val="BodyText"/>
        <w:tabs>
          <w:tab w:val="left" w:pos="1075"/>
        </w:tabs>
        <w:spacing w:before="146"/>
      </w:pPr>
      <w:r>
        <w:rPr>
          <w:rFonts w:ascii="Arial"/>
          <w:w w:val="105"/>
          <w:sz w:val="12"/>
        </w:rPr>
        <w:t>108</w:t>
      </w:r>
      <w:r>
        <w:rPr>
          <w:rFonts w:ascii="Arial"/>
          <w:w w:val="105"/>
          <w:sz w:val="12"/>
        </w:rPr>
        <w:tab/>
      </w:r>
      <w:r>
        <w:rPr>
          <w:w w:val="105"/>
        </w:rPr>
        <w:t>Research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music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emotion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similarly</w:t>
      </w:r>
      <w:r>
        <w:rPr>
          <w:spacing w:val="9"/>
          <w:w w:val="105"/>
        </w:rPr>
        <w:t xml:space="preserve"> </w:t>
      </w:r>
      <w:r>
        <w:rPr>
          <w:w w:val="105"/>
        </w:rPr>
        <w:t>well-trod</w:t>
      </w:r>
      <w:r>
        <w:rPr>
          <w:spacing w:val="10"/>
          <w:w w:val="105"/>
        </w:rPr>
        <w:t xml:space="preserve"> </w:t>
      </w:r>
      <w:r>
        <w:rPr>
          <w:w w:val="105"/>
        </w:rPr>
        <w:t>topic.</w:t>
      </w:r>
      <w:r>
        <w:rPr>
          <w:spacing w:val="36"/>
          <w:w w:val="105"/>
        </w:rPr>
        <w:t xml:space="preserve"> </w:t>
      </w:r>
      <w:r>
        <w:rPr>
          <w:w w:val="105"/>
        </w:rPr>
        <w:t>See,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example,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Juslin</w:t>
      </w:r>
      <w:proofErr w:type="spellEnd"/>
    </w:p>
    <w:p w14:paraId="2E5CA9D1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109      </w:t>
      </w:r>
      <w:r>
        <w:rPr>
          <w:w w:val="105"/>
        </w:rPr>
        <w:t xml:space="preserve">and Sloboda (2010).  An early study </w:t>
      </w:r>
      <w:r>
        <w:rPr>
          <w:spacing w:val="-4"/>
          <w:w w:val="105"/>
        </w:rPr>
        <w:t xml:space="preserve">by </w:t>
      </w:r>
      <w:proofErr w:type="spellStart"/>
      <w:r>
        <w:rPr>
          <w:spacing w:val="-4"/>
          <w:w w:val="105"/>
        </w:rPr>
        <w:t>Wedin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(1969) supported Osgood’s (1955</w:t>
      </w:r>
      <w:proofErr w:type="gramStart"/>
      <w:r>
        <w:rPr>
          <w:w w:val="105"/>
        </w:rPr>
        <w:t xml:space="preserve">) </w:t>
      </w:r>
      <w:r>
        <w:rPr>
          <w:spacing w:val="7"/>
          <w:w w:val="105"/>
        </w:rPr>
        <w:t xml:space="preserve"> </w:t>
      </w:r>
      <w:r>
        <w:rPr>
          <w:w w:val="105"/>
        </w:rPr>
        <w:t>theory</w:t>
      </w:r>
      <w:proofErr w:type="gramEnd"/>
    </w:p>
    <w:p w14:paraId="33EB944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110    </w:t>
      </w:r>
      <w:r>
        <w:rPr>
          <w:rFonts w:ascii="Arial"/>
          <w:spacing w:val="17"/>
          <w:w w:val="105"/>
          <w:sz w:val="12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valence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arousal</w:t>
      </w:r>
      <w:r>
        <w:rPr>
          <w:spacing w:val="11"/>
          <w:w w:val="105"/>
        </w:rPr>
        <w:t xml:space="preserve"> </w:t>
      </w:r>
      <w:r>
        <w:rPr>
          <w:w w:val="105"/>
        </w:rPr>
        <w:t>were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5"/>
          <w:w w:val="105"/>
        </w:rPr>
        <w:t>two</w:t>
      </w:r>
      <w:r>
        <w:rPr>
          <w:spacing w:val="11"/>
          <w:w w:val="105"/>
        </w:rPr>
        <w:t xml:space="preserve"> </w:t>
      </w:r>
      <w:r>
        <w:rPr>
          <w:w w:val="105"/>
        </w:rPr>
        <w:t>most</w:t>
      </w:r>
      <w:r>
        <w:rPr>
          <w:spacing w:val="12"/>
          <w:w w:val="105"/>
        </w:rPr>
        <w:t xml:space="preserve"> </w:t>
      </w:r>
      <w:r>
        <w:rPr>
          <w:w w:val="105"/>
        </w:rPr>
        <w:t>salient</w:t>
      </w:r>
      <w:r>
        <w:rPr>
          <w:spacing w:val="11"/>
          <w:w w:val="105"/>
        </w:rPr>
        <w:t xml:space="preserve"> </w:t>
      </w:r>
      <w:r>
        <w:rPr>
          <w:w w:val="105"/>
        </w:rPr>
        <w:t>dimensions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evaluating</w:t>
      </w:r>
      <w:r>
        <w:rPr>
          <w:spacing w:val="12"/>
          <w:w w:val="105"/>
        </w:rPr>
        <w:t xml:space="preserve"> </w:t>
      </w:r>
      <w:r>
        <w:rPr>
          <w:w w:val="105"/>
        </w:rPr>
        <w:t>emotionally</w:t>
      </w:r>
    </w:p>
    <w:p w14:paraId="6FA49AC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111     </w:t>
      </w:r>
      <w:r>
        <w:rPr>
          <w:w w:val="105"/>
        </w:rPr>
        <w:t>charged stimuli, including music.  Studies supporting the existence of the</w:t>
      </w:r>
      <w:r>
        <w:rPr>
          <w:spacing w:val="37"/>
          <w:w w:val="105"/>
        </w:rPr>
        <w:t xml:space="preserve"> </w:t>
      </w:r>
      <w:r>
        <w:rPr>
          <w:w w:val="105"/>
        </w:rPr>
        <w:t>valence-arousal</w:t>
      </w:r>
    </w:p>
    <w:p w14:paraId="18D35BA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112 </w:t>
      </w:r>
      <w:proofErr w:type="gramStart"/>
      <w:r>
        <w:rPr>
          <w:w w:val="105"/>
        </w:rPr>
        <w:t>plane</w:t>
      </w:r>
      <w:proofErr w:type="gramEnd"/>
      <w:r>
        <w:rPr>
          <w:w w:val="105"/>
        </w:rPr>
        <w:t xml:space="preserve"> (Osgood &amp; </w:t>
      </w:r>
      <w:proofErr w:type="spellStart"/>
      <w:r>
        <w:rPr>
          <w:w w:val="105"/>
        </w:rPr>
        <w:t>Suci</w:t>
      </w:r>
      <w:proofErr w:type="spellEnd"/>
      <w:r>
        <w:rPr>
          <w:w w:val="105"/>
        </w:rPr>
        <w:t>, 1955) have replicated these results many times. In fact, recent</w:t>
      </w:r>
    </w:p>
    <w:p w14:paraId="7F6EE8F4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113 </w:t>
      </w:r>
      <w:r>
        <w:rPr>
          <w:w w:val="105"/>
        </w:rPr>
        <w:t>trends in experimental procedure in behavioral studies of music and emotion have been for</w:t>
      </w:r>
    </w:p>
    <w:p w14:paraId="5CEBE50E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114  </w:t>
      </w:r>
      <w:r>
        <w:rPr>
          <w:rFonts w:ascii="Arial"/>
          <w:spacing w:val="16"/>
          <w:w w:val="110"/>
          <w:sz w:val="12"/>
        </w:rPr>
        <w:t xml:space="preserve"> </w:t>
      </w:r>
      <w:r>
        <w:rPr>
          <w:w w:val="110"/>
        </w:rPr>
        <w:t>participants</w:t>
      </w:r>
      <w:r>
        <w:rPr>
          <w:spacing w:val="-17"/>
          <w:w w:val="110"/>
        </w:rPr>
        <w:t xml:space="preserve"> </w:t>
      </w:r>
      <w:r>
        <w:rPr>
          <w:w w:val="110"/>
        </w:rPr>
        <w:t>to</w:t>
      </w:r>
      <w:r>
        <w:rPr>
          <w:spacing w:val="-16"/>
          <w:w w:val="110"/>
        </w:rPr>
        <w:t xml:space="preserve"> </w:t>
      </w:r>
      <w:r>
        <w:rPr>
          <w:w w:val="110"/>
        </w:rPr>
        <w:t>rate</w:t>
      </w:r>
      <w:r>
        <w:rPr>
          <w:spacing w:val="-17"/>
          <w:w w:val="110"/>
        </w:rPr>
        <w:t xml:space="preserve"> </w:t>
      </w:r>
      <w:r>
        <w:rPr>
          <w:w w:val="110"/>
        </w:rPr>
        <w:t>music</w:t>
      </w:r>
      <w:r>
        <w:rPr>
          <w:spacing w:val="-17"/>
          <w:w w:val="110"/>
        </w:rPr>
        <w:t xml:space="preserve"> </w:t>
      </w:r>
      <w:r>
        <w:rPr>
          <w:w w:val="110"/>
        </w:rPr>
        <w:t>using</w:t>
      </w:r>
      <w:r>
        <w:rPr>
          <w:spacing w:val="-17"/>
          <w:w w:val="110"/>
        </w:rPr>
        <w:t xml:space="preserve"> </w:t>
      </w:r>
      <w:r>
        <w:rPr>
          <w:w w:val="110"/>
        </w:rPr>
        <w:t>arousal</w:t>
      </w:r>
      <w:r>
        <w:rPr>
          <w:spacing w:val="-17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w w:val="110"/>
        </w:rPr>
        <w:t>valence</w:t>
      </w:r>
      <w:r>
        <w:rPr>
          <w:spacing w:val="-17"/>
          <w:w w:val="110"/>
        </w:rPr>
        <w:t xml:space="preserve"> </w:t>
      </w:r>
      <w:r>
        <w:rPr>
          <w:w w:val="110"/>
        </w:rPr>
        <w:t>sliders</w:t>
      </w:r>
      <w:r>
        <w:rPr>
          <w:spacing w:val="-1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Bigand</w:t>
      </w:r>
      <w:proofErr w:type="spellEnd"/>
      <w:r>
        <w:rPr>
          <w:spacing w:val="-17"/>
          <w:w w:val="110"/>
        </w:rPr>
        <w:t xml:space="preserve"> </w:t>
      </w:r>
      <w:r>
        <w:rPr>
          <w:w w:val="110"/>
        </w:rPr>
        <w:t>et</w:t>
      </w:r>
      <w:r>
        <w:rPr>
          <w:spacing w:val="-17"/>
          <w:w w:val="110"/>
        </w:rPr>
        <w:t xml:space="preserve"> </w:t>
      </w:r>
      <w:r>
        <w:rPr>
          <w:w w:val="110"/>
        </w:rPr>
        <w:t>al.,</w:t>
      </w:r>
      <w:r>
        <w:rPr>
          <w:spacing w:val="-17"/>
          <w:w w:val="110"/>
        </w:rPr>
        <w:t xml:space="preserve"> </w:t>
      </w:r>
      <w:r>
        <w:rPr>
          <w:w w:val="110"/>
        </w:rPr>
        <w:t>2005;</w:t>
      </w:r>
      <w:r>
        <w:rPr>
          <w:spacing w:val="-17"/>
          <w:w w:val="110"/>
        </w:rPr>
        <w:t xml:space="preserve"> </w:t>
      </w:r>
      <w:r>
        <w:rPr>
          <w:w w:val="110"/>
        </w:rPr>
        <w:t>Madsen,</w:t>
      </w:r>
    </w:p>
    <w:p w14:paraId="60BF333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115    </w:t>
      </w:r>
      <w:r>
        <w:rPr>
          <w:rFonts w:ascii="Arial"/>
          <w:spacing w:val="1"/>
          <w:w w:val="105"/>
          <w:sz w:val="12"/>
        </w:rPr>
        <w:t xml:space="preserve"> </w:t>
      </w:r>
      <w:r>
        <w:rPr>
          <w:w w:val="105"/>
        </w:rPr>
        <w:t>1997),</w:t>
      </w:r>
      <w:r>
        <w:rPr>
          <w:spacing w:val="10"/>
          <w:w w:val="105"/>
        </w:rPr>
        <w:t xml:space="preserve"> </w:t>
      </w:r>
      <w:r>
        <w:rPr>
          <w:w w:val="105"/>
        </w:rPr>
        <w:t>specifically</w:t>
      </w:r>
      <w:r>
        <w:rPr>
          <w:spacing w:val="10"/>
          <w:w w:val="105"/>
        </w:rPr>
        <w:t xml:space="preserve"> </w:t>
      </w:r>
      <w:r>
        <w:rPr>
          <w:w w:val="105"/>
        </w:rPr>
        <w:t>asking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rate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those</w:t>
      </w:r>
      <w:r>
        <w:rPr>
          <w:spacing w:val="9"/>
          <w:w w:val="105"/>
        </w:rPr>
        <w:t xml:space="preserve"> </w:t>
      </w:r>
      <w:r>
        <w:rPr>
          <w:spacing w:val="-5"/>
          <w:w w:val="105"/>
        </w:rPr>
        <w:t>two</w:t>
      </w:r>
      <w:r>
        <w:rPr>
          <w:spacing w:val="10"/>
          <w:w w:val="105"/>
        </w:rPr>
        <w:t xml:space="preserve"> </w:t>
      </w:r>
      <w:r>
        <w:rPr>
          <w:w w:val="105"/>
        </w:rPr>
        <w:t>dimensions.</w:t>
      </w:r>
      <w:r>
        <w:rPr>
          <w:spacing w:val="35"/>
          <w:w w:val="105"/>
        </w:rPr>
        <w:t xml:space="preserve"> </w:t>
      </w: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useful,</w:t>
      </w:r>
    </w:p>
    <w:p w14:paraId="221C726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116 </w:t>
      </w:r>
      <w:r>
        <w:rPr>
          <w:w w:val="105"/>
        </w:rPr>
        <w:t>but limiting, as it provides fine-grained detail on the level of arousal or valence a given</w:t>
      </w:r>
    </w:p>
    <w:p w14:paraId="385D1CA7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117 </w:t>
      </w:r>
      <w:r>
        <w:rPr>
          <w:w w:val="105"/>
        </w:rPr>
        <w:t xml:space="preserve">stimulus </w:t>
      </w:r>
      <w:proofErr w:type="gramStart"/>
      <w:r>
        <w:rPr>
          <w:w w:val="105"/>
        </w:rPr>
        <w:t>provides, but</w:t>
      </w:r>
      <w:proofErr w:type="gramEnd"/>
      <w:r>
        <w:rPr>
          <w:w w:val="105"/>
        </w:rPr>
        <w:t xml:space="preserve"> does not qualify that information. There have been a few studies</w:t>
      </w:r>
    </w:p>
    <w:p w14:paraId="67210097" w14:textId="77777777" w:rsidR="00371D9F" w:rsidRDefault="00787276">
      <w:pPr>
        <w:pStyle w:val="BodyText"/>
        <w:spacing w:before="203"/>
      </w:pPr>
      <w:r>
        <w:rPr>
          <w:rFonts w:ascii="Arial" w:hAnsi="Arial"/>
          <w:w w:val="105"/>
          <w:sz w:val="12"/>
        </w:rPr>
        <w:t xml:space="preserve">118 </w:t>
      </w:r>
      <w:r>
        <w:rPr>
          <w:w w:val="105"/>
        </w:rPr>
        <w:t xml:space="preserve">that have specifically investigated dimensions beyond those first two (for example </w:t>
      </w:r>
      <w:proofErr w:type="spellStart"/>
      <w:r>
        <w:rPr>
          <w:w w:val="105"/>
        </w:rPr>
        <w:t>Rodà</w:t>
      </w:r>
      <w:proofErr w:type="spellEnd"/>
      <w:r>
        <w:rPr>
          <w:w w:val="105"/>
        </w:rPr>
        <w:t xml:space="preserve"> et</w:t>
      </w:r>
    </w:p>
    <w:p w14:paraId="78209D7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119    </w:t>
      </w:r>
      <w:r>
        <w:rPr>
          <w:rFonts w:ascii="Arial"/>
          <w:spacing w:val="9"/>
          <w:w w:val="105"/>
          <w:sz w:val="12"/>
        </w:rPr>
        <w:t xml:space="preserve"> </w:t>
      </w:r>
      <w:r>
        <w:rPr>
          <w:w w:val="105"/>
        </w:rPr>
        <w:t>al.</w:t>
      </w:r>
      <w:r>
        <w:rPr>
          <w:spacing w:val="32"/>
          <w:w w:val="105"/>
        </w:rPr>
        <w:t xml:space="preserve"> </w:t>
      </w:r>
      <w:r>
        <w:rPr>
          <w:w w:val="105"/>
        </w:rPr>
        <w:t>(2014)),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recent</w:t>
      </w:r>
      <w:r>
        <w:rPr>
          <w:spacing w:val="9"/>
          <w:w w:val="105"/>
        </w:rPr>
        <w:t xml:space="preserve"> </w:t>
      </w:r>
      <w:r>
        <w:rPr>
          <w:w w:val="105"/>
        </w:rPr>
        <w:t>theories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dimensionality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emotion</w:t>
      </w:r>
      <w:r>
        <w:rPr>
          <w:spacing w:val="9"/>
          <w:w w:val="105"/>
        </w:rPr>
        <w:t xml:space="preserve"> </w:t>
      </w:r>
      <w:r>
        <w:rPr>
          <w:w w:val="105"/>
        </w:rPr>
        <w:t>include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many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27</w:t>
      </w:r>
    </w:p>
    <w:p w14:paraId="1645945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120    </w:t>
      </w:r>
      <w:r>
        <w:rPr>
          <w:rFonts w:ascii="Arial"/>
          <w:spacing w:val="12"/>
          <w:w w:val="105"/>
          <w:sz w:val="12"/>
        </w:rPr>
        <w:t xml:space="preserve"> </w:t>
      </w:r>
      <w:r>
        <w:rPr>
          <w:w w:val="105"/>
        </w:rPr>
        <w:t>dimensions</w:t>
      </w:r>
      <w:r>
        <w:rPr>
          <w:spacing w:val="10"/>
          <w:w w:val="105"/>
        </w:rPr>
        <w:t xml:space="preserve"> </w:t>
      </w:r>
      <w:r>
        <w:rPr>
          <w:spacing w:val="-3"/>
          <w:w w:val="105"/>
        </w:rPr>
        <w:t>(Cowen</w:t>
      </w:r>
      <w:r>
        <w:rPr>
          <w:spacing w:val="10"/>
          <w:w w:val="105"/>
        </w:rPr>
        <w:t xml:space="preserve"> </w:t>
      </w:r>
      <w:r>
        <w:rPr>
          <w:w w:val="105"/>
        </w:rPr>
        <w:t>&amp;</w:t>
      </w:r>
      <w:r>
        <w:rPr>
          <w:spacing w:val="9"/>
          <w:w w:val="105"/>
        </w:rPr>
        <w:t xml:space="preserve"> </w:t>
      </w:r>
      <w:r>
        <w:rPr>
          <w:w w:val="105"/>
        </w:rPr>
        <w:t>Keltner,</w:t>
      </w:r>
      <w:r>
        <w:rPr>
          <w:spacing w:val="10"/>
          <w:w w:val="105"/>
        </w:rPr>
        <w:t xml:space="preserve"> </w:t>
      </w:r>
      <w:r>
        <w:rPr>
          <w:w w:val="105"/>
        </w:rPr>
        <w:t>2017),</w:t>
      </w:r>
      <w:r>
        <w:rPr>
          <w:spacing w:val="10"/>
          <w:w w:val="105"/>
        </w:rPr>
        <w:t xml:space="preserve"> </w:t>
      </w:r>
      <w:r>
        <w:rPr>
          <w:w w:val="105"/>
        </w:rPr>
        <w:t>but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various</w:t>
      </w:r>
      <w:r>
        <w:rPr>
          <w:spacing w:val="10"/>
          <w:w w:val="105"/>
        </w:rPr>
        <w:t xml:space="preserve"> </w:t>
      </w:r>
      <w:r>
        <w:rPr>
          <w:w w:val="105"/>
        </w:rPr>
        <w:t>results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9"/>
          <w:w w:val="105"/>
        </w:rPr>
        <w:t xml:space="preserve"> </w:t>
      </w:r>
      <w:r>
        <w:rPr>
          <w:w w:val="105"/>
        </w:rPr>
        <w:t>perceptual</w:t>
      </w:r>
      <w:r>
        <w:rPr>
          <w:spacing w:val="10"/>
          <w:w w:val="105"/>
        </w:rPr>
        <w:t xml:space="preserve"> </w:t>
      </w:r>
      <w:r>
        <w:rPr>
          <w:w w:val="105"/>
        </w:rPr>
        <w:t>dimensions</w:t>
      </w:r>
    </w:p>
    <w:p w14:paraId="06583A0E" w14:textId="77777777" w:rsidR="00371D9F" w:rsidRDefault="00787276">
      <w:pPr>
        <w:pStyle w:val="BodyText"/>
      </w:pPr>
      <w:r>
        <w:rPr>
          <w:rFonts w:ascii="Arial"/>
          <w:sz w:val="12"/>
        </w:rPr>
        <w:t xml:space="preserve">121 </w:t>
      </w:r>
      <w:r>
        <w:t>beyond valence and arousal are inconclusive.</w:t>
      </w:r>
    </w:p>
    <w:p w14:paraId="01B7CEE8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03894704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447628CA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0407B108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361F3A6D" w14:textId="77777777" w:rsidR="00371D9F" w:rsidRDefault="00371D9F">
      <w:pPr>
        <w:pStyle w:val="BodyText"/>
        <w:spacing w:before="7"/>
        <w:ind w:left="0"/>
        <w:rPr>
          <w:sz w:val="20"/>
        </w:rPr>
      </w:pPr>
    </w:p>
    <w:p w14:paraId="67113C1D" w14:textId="77777777" w:rsidR="00371D9F" w:rsidRDefault="00787276">
      <w:pPr>
        <w:pStyle w:val="BodyText"/>
        <w:tabs>
          <w:tab w:val="left" w:pos="1075"/>
        </w:tabs>
        <w:spacing w:before="146"/>
      </w:pPr>
      <w:r>
        <w:rPr>
          <w:rFonts w:ascii="Arial"/>
          <w:w w:val="105"/>
          <w:sz w:val="12"/>
        </w:rPr>
        <w:t>122</w:t>
      </w:r>
      <w:r>
        <w:rPr>
          <w:rFonts w:ascii="Arial"/>
          <w:w w:val="105"/>
          <w:sz w:val="12"/>
        </w:rPr>
        <w:tab/>
      </w:r>
      <w:r>
        <w:rPr>
          <w:w w:val="105"/>
        </w:rPr>
        <w:t>One</w:t>
      </w:r>
      <w:r>
        <w:rPr>
          <w:spacing w:val="10"/>
          <w:w w:val="105"/>
        </w:rPr>
        <w:t xml:space="preserve"> </w:t>
      </w:r>
      <w:r>
        <w:rPr>
          <w:w w:val="105"/>
        </w:rPr>
        <w:t>common</w:t>
      </w:r>
      <w:r>
        <w:rPr>
          <w:spacing w:val="11"/>
          <w:w w:val="105"/>
        </w:rPr>
        <w:t xml:space="preserve"> </w:t>
      </w:r>
      <w:r>
        <w:rPr>
          <w:w w:val="105"/>
        </w:rPr>
        <w:t>analysis</w:t>
      </w:r>
      <w:r>
        <w:rPr>
          <w:spacing w:val="10"/>
          <w:w w:val="105"/>
        </w:rPr>
        <w:t xml:space="preserve"> </w:t>
      </w:r>
      <w:r>
        <w:rPr>
          <w:w w:val="105"/>
        </w:rPr>
        <w:t>used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these</w:t>
      </w:r>
      <w:r>
        <w:rPr>
          <w:spacing w:val="11"/>
          <w:w w:val="105"/>
        </w:rPr>
        <w:t xml:space="preserve"> </w:t>
      </w:r>
      <w:r>
        <w:rPr>
          <w:w w:val="105"/>
        </w:rPr>
        <w:t>kinds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studies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Multidimensional</w:t>
      </w:r>
      <w:r>
        <w:rPr>
          <w:spacing w:val="10"/>
          <w:w w:val="105"/>
        </w:rPr>
        <w:t xml:space="preserve"> </w:t>
      </w:r>
      <w:r>
        <w:rPr>
          <w:w w:val="105"/>
        </w:rPr>
        <w:t>Scaling</w:t>
      </w:r>
    </w:p>
    <w:p w14:paraId="1B3C208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123 </w:t>
      </w:r>
      <w:proofErr w:type="gramStart"/>
      <w:r>
        <w:rPr>
          <w:rFonts w:ascii="Arial"/>
          <w:w w:val="105"/>
          <w:sz w:val="12"/>
        </w:rPr>
        <w:t xml:space="preserve">  </w:t>
      </w:r>
      <w:r>
        <w:rPr>
          <w:rFonts w:ascii="Arial"/>
          <w:spacing w:val="23"/>
          <w:w w:val="105"/>
          <w:sz w:val="12"/>
        </w:rPr>
        <w:t xml:space="preserve"> </w:t>
      </w:r>
      <w:r>
        <w:rPr>
          <w:w w:val="105"/>
        </w:rPr>
        <w:t>(</w:t>
      </w:r>
      <w:proofErr w:type="gramEnd"/>
      <w:r>
        <w:rPr>
          <w:w w:val="105"/>
        </w:rPr>
        <w:t>MDS).</w:t>
      </w:r>
      <w:r>
        <w:rPr>
          <w:spacing w:val="10"/>
          <w:w w:val="105"/>
        </w:rPr>
        <w:t xml:space="preserve"> </w:t>
      </w:r>
      <w:r>
        <w:rPr>
          <w:w w:val="105"/>
        </w:rPr>
        <w:t>MDS</w:t>
      </w:r>
      <w:r>
        <w:rPr>
          <w:spacing w:val="10"/>
          <w:w w:val="105"/>
        </w:rPr>
        <w:t xml:space="preserve"> </w:t>
      </w:r>
      <w:r>
        <w:rPr>
          <w:spacing w:val="-3"/>
          <w:w w:val="105"/>
        </w:rPr>
        <w:t>was</w:t>
      </w:r>
      <w:r>
        <w:rPr>
          <w:spacing w:val="10"/>
          <w:w w:val="105"/>
        </w:rPr>
        <w:t xml:space="preserve"> </w:t>
      </w:r>
      <w:r>
        <w:rPr>
          <w:w w:val="105"/>
        </w:rPr>
        <w:t>introduced</w:t>
      </w:r>
      <w:r>
        <w:rPr>
          <w:spacing w:val="11"/>
          <w:w w:val="105"/>
        </w:rPr>
        <w:t xml:space="preserve"> </w:t>
      </w:r>
      <w:r>
        <w:rPr>
          <w:w w:val="105"/>
        </w:rPr>
        <w:t>fairly</w:t>
      </w:r>
      <w:r>
        <w:rPr>
          <w:spacing w:val="10"/>
          <w:w w:val="105"/>
        </w:rPr>
        <w:t xml:space="preserve"> </w:t>
      </w:r>
      <w:r>
        <w:rPr>
          <w:w w:val="105"/>
        </w:rPr>
        <w:t>early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means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evaluating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perceptual</w:t>
      </w:r>
      <w:r>
        <w:rPr>
          <w:spacing w:val="10"/>
          <w:w w:val="105"/>
        </w:rPr>
        <w:t xml:space="preserve"> </w:t>
      </w:r>
      <w:r>
        <w:rPr>
          <w:w w:val="105"/>
        </w:rPr>
        <w:t>space</w:t>
      </w:r>
    </w:p>
    <w:p w14:paraId="6CB93F9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124    </w:t>
      </w:r>
      <w:r>
        <w:rPr>
          <w:rFonts w:ascii="Arial"/>
          <w:spacing w:val="16"/>
          <w:w w:val="105"/>
          <w:sz w:val="12"/>
        </w:rPr>
        <w:t xml:space="preserve"> </w:t>
      </w:r>
      <w:r>
        <w:rPr>
          <w:w w:val="105"/>
        </w:rPr>
        <w:t>around</w:t>
      </w:r>
      <w:r>
        <w:rPr>
          <w:spacing w:val="11"/>
          <w:w w:val="105"/>
        </w:rPr>
        <w:t xml:space="preserve"> </w:t>
      </w:r>
      <w:r>
        <w:rPr>
          <w:w w:val="105"/>
        </w:rPr>
        <w:t>musical</w:t>
      </w:r>
      <w:r>
        <w:rPr>
          <w:spacing w:val="10"/>
          <w:w w:val="105"/>
        </w:rPr>
        <w:t xml:space="preserve"> </w:t>
      </w:r>
      <w:r>
        <w:rPr>
          <w:w w:val="105"/>
        </w:rPr>
        <w:t>excerpts</w:t>
      </w:r>
      <w:r>
        <w:rPr>
          <w:spacing w:val="11"/>
          <w:w w:val="105"/>
        </w:rPr>
        <w:t xml:space="preserve"> </w:t>
      </w:r>
      <w:r>
        <w:rPr>
          <w:spacing w:val="-3"/>
          <w:w w:val="105"/>
        </w:rPr>
        <w:t>(</w:t>
      </w:r>
      <w:proofErr w:type="spellStart"/>
      <w:r>
        <w:rPr>
          <w:spacing w:val="-3"/>
          <w:w w:val="105"/>
        </w:rPr>
        <w:t>Wedin</w:t>
      </w:r>
      <w:proofErr w:type="spellEnd"/>
      <w:r>
        <w:rPr>
          <w:spacing w:val="-3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1969,</w:t>
      </w:r>
      <w:r>
        <w:rPr>
          <w:spacing w:val="11"/>
          <w:w w:val="105"/>
        </w:rPr>
        <w:t xml:space="preserve"> </w:t>
      </w:r>
      <w:r>
        <w:rPr>
          <w:w w:val="105"/>
        </w:rPr>
        <w:t>1972).</w:t>
      </w:r>
      <w:r>
        <w:rPr>
          <w:spacing w:val="36"/>
          <w:w w:val="105"/>
        </w:rPr>
        <w:t xml:space="preserve"> </w:t>
      </w:r>
      <w:r>
        <w:rPr>
          <w:w w:val="105"/>
        </w:rPr>
        <w:t>Studies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w w:val="105"/>
        </w:rPr>
        <w:t>vein</w:t>
      </w:r>
      <w:r>
        <w:rPr>
          <w:spacing w:val="11"/>
          <w:w w:val="105"/>
        </w:rPr>
        <w:t xml:space="preserve"> </w:t>
      </w:r>
      <w:r>
        <w:rPr>
          <w:spacing w:val="-4"/>
          <w:w w:val="105"/>
        </w:rPr>
        <w:t>have</w:t>
      </w:r>
      <w:r>
        <w:rPr>
          <w:spacing w:val="11"/>
          <w:w w:val="105"/>
        </w:rPr>
        <w:t xml:space="preserve"> </w:t>
      </w:r>
      <w:r>
        <w:rPr>
          <w:w w:val="105"/>
        </w:rPr>
        <w:t>continued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date.</w:t>
      </w:r>
    </w:p>
    <w:p w14:paraId="19C8C465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125    </w:t>
      </w:r>
      <w:r>
        <w:rPr>
          <w:rFonts w:ascii="Arial"/>
          <w:spacing w:val="13"/>
          <w:w w:val="105"/>
          <w:sz w:val="12"/>
        </w:rPr>
        <w:t xml:space="preserve"> </w:t>
      </w:r>
      <w:r>
        <w:rPr>
          <w:spacing w:val="-3"/>
          <w:w w:val="105"/>
        </w:rPr>
        <w:t>However,</w:t>
      </w:r>
      <w:r>
        <w:rPr>
          <w:spacing w:val="10"/>
          <w:w w:val="105"/>
        </w:rPr>
        <w:t xml:space="preserve"> </w:t>
      </w:r>
      <w:r>
        <w:rPr>
          <w:w w:val="105"/>
        </w:rPr>
        <w:t>MDS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primarily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distance</w:t>
      </w:r>
      <w:r>
        <w:rPr>
          <w:spacing w:val="10"/>
          <w:w w:val="105"/>
        </w:rPr>
        <w:t xml:space="preserve"> </w:t>
      </w:r>
      <w:r>
        <w:rPr>
          <w:w w:val="105"/>
        </w:rPr>
        <w:t>analysis,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therefore</w:t>
      </w:r>
      <w:r>
        <w:rPr>
          <w:spacing w:val="10"/>
          <w:w w:val="105"/>
        </w:rPr>
        <w:t xml:space="preserve"> </w:t>
      </w:r>
      <w:r>
        <w:rPr>
          <w:w w:val="105"/>
        </w:rPr>
        <w:t>limited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perspective</w:t>
      </w:r>
    </w:p>
    <w:p w14:paraId="46231003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126 </w:t>
      </w:r>
      <w:r>
        <w:rPr>
          <w:w w:val="105"/>
        </w:rPr>
        <w:t>it can provide. It is commonly used to represent the cognitive distance between stimuli.</w:t>
      </w:r>
    </w:p>
    <w:p w14:paraId="4A2A1B35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127 </w:t>
      </w:r>
      <w:r>
        <w:rPr>
          <w:w w:val="105"/>
        </w:rPr>
        <w:t xml:space="preserve">This is an interesting application of this </w:t>
      </w:r>
      <w:proofErr w:type="gramStart"/>
      <w:r>
        <w:rPr>
          <w:w w:val="105"/>
        </w:rPr>
        <w:t>analysis, but</w:t>
      </w:r>
      <w:proofErr w:type="gramEnd"/>
      <w:r>
        <w:rPr>
          <w:w w:val="105"/>
        </w:rPr>
        <w:t xml:space="preserve"> doesn’t use it to its full potential. </w:t>
      </w:r>
      <w:r>
        <w:rPr>
          <w:spacing w:val="-10"/>
          <w:w w:val="105"/>
        </w:rPr>
        <w:t>We</w:t>
      </w:r>
    </w:p>
    <w:p w14:paraId="4C628B1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128 </w:t>
      </w:r>
      <w:r>
        <w:rPr>
          <w:w w:val="105"/>
        </w:rPr>
        <w:t>suggest that this analysis may be more effective in representing the cognitive differences in</w:t>
      </w:r>
    </w:p>
    <w:p w14:paraId="7B7F764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129 </w:t>
      </w:r>
      <w:r>
        <w:rPr>
          <w:w w:val="105"/>
        </w:rPr>
        <w:t>the behavior of participants.</w:t>
      </w:r>
    </w:p>
    <w:p w14:paraId="63E88795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6AA65597" w14:textId="77777777" w:rsidR="00371D9F" w:rsidRDefault="00787276">
      <w:pPr>
        <w:pStyle w:val="Heading3"/>
        <w:spacing w:before="239"/>
      </w:pPr>
      <w:r>
        <w:rPr>
          <w:rFonts w:ascii="Arial"/>
          <w:b w:val="0"/>
          <w:w w:val="110"/>
          <w:sz w:val="12"/>
        </w:rPr>
        <w:lastRenderedPageBreak/>
        <w:t>130</w:t>
      </w:r>
      <w:bookmarkStart w:id="162" w:name="Present_questions_&amp;_methods_of_analysis"/>
      <w:bookmarkEnd w:id="162"/>
      <w:r>
        <w:rPr>
          <w:rFonts w:ascii="Arial"/>
          <w:b w:val="0"/>
          <w:w w:val="110"/>
          <w:sz w:val="12"/>
        </w:rPr>
        <w:t xml:space="preserve"> </w:t>
      </w:r>
      <w:r>
        <w:rPr>
          <w:w w:val="110"/>
        </w:rPr>
        <w:t>Present questions &amp; methods of analysis</w:t>
      </w:r>
    </w:p>
    <w:p w14:paraId="0A2E625E" w14:textId="77777777" w:rsidR="00371D9F" w:rsidRDefault="00371D9F">
      <w:pPr>
        <w:pStyle w:val="BodyText"/>
        <w:spacing w:before="4"/>
        <w:ind w:left="0"/>
        <w:rPr>
          <w:b/>
          <w:sz w:val="25"/>
        </w:rPr>
      </w:pPr>
    </w:p>
    <w:p w14:paraId="308061D4" w14:textId="77777777" w:rsidR="00371D9F" w:rsidRDefault="00787276">
      <w:pPr>
        <w:pStyle w:val="BodyText"/>
        <w:tabs>
          <w:tab w:val="left" w:pos="1075"/>
        </w:tabs>
        <w:spacing w:before="145"/>
      </w:pPr>
      <w:r>
        <w:rPr>
          <w:rFonts w:ascii="Arial"/>
          <w:w w:val="105"/>
          <w:sz w:val="12"/>
        </w:rPr>
        <w:t>131</w:t>
      </w:r>
      <w:r>
        <w:rPr>
          <w:rFonts w:ascii="Arial"/>
          <w:w w:val="105"/>
          <w:sz w:val="12"/>
        </w:rPr>
        <w:tab/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spacing w:val="-4"/>
          <w:w w:val="105"/>
        </w:rPr>
        <w:t>study,</w:t>
      </w:r>
      <w:r>
        <w:rPr>
          <w:spacing w:val="14"/>
          <w:w w:val="105"/>
        </w:rPr>
        <w:t xml:space="preserve"> </w:t>
      </w:r>
      <w:r>
        <w:rPr>
          <w:spacing w:val="-4"/>
          <w:w w:val="105"/>
        </w:rPr>
        <w:t>we</w:t>
      </w:r>
      <w:r>
        <w:rPr>
          <w:spacing w:val="14"/>
          <w:w w:val="105"/>
        </w:rPr>
        <w:t xml:space="preserve"> </w:t>
      </w:r>
      <w:r>
        <w:rPr>
          <w:w w:val="105"/>
        </w:rPr>
        <w:t>attempt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address</w:t>
      </w:r>
      <w:r>
        <w:rPr>
          <w:spacing w:val="14"/>
          <w:w w:val="105"/>
        </w:rPr>
        <w:t xml:space="preserve"> </w:t>
      </w:r>
      <w:r>
        <w:rPr>
          <w:w w:val="105"/>
        </w:rPr>
        <w:t>three</w:t>
      </w:r>
      <w:r>
        <w:rPr>
          <w:spacing w:val="14"/>
          <w:w w:val="105"/>
        </w:rPr>
        <w:t xml:space="preserve"> </w:t>
      </w:r>
      <w:r>
        <w:rPr>
          <w:w w:val="105"/>
        </w:rPr>
        <w:t>specific</w:t>
      </w:r>
      <w:r>
        <w:rPr>
          <w:spacing w:val="14"/>
          <w:w w:val="105"/>
        </w:rPr>
        <w:t xml:space="preserve"> </w:t>
      </w:r>
      <w:r>
        <w:rPr>
          <w:w w:val="105"/>
        </w:rPr>
        <w:t>issues</w:t>
      </w:r>
      <w:r>
        <w:rPr>
          <w:spacing w:val="14"/>
          <w:w w:val="105"/>
        </w:rPr>
        <w:t xml:space="preserve"> </w:t>
      </w:r>
      <w:r>
        <w:rPr>
          <w:w w:val="105"/>
        </w:rPr>
        <w:t>with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field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whole:</w:t>
      </w:r>
    </w:p>
    <w:p w14:paraId="4835C5E7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132     </w:t>
      </w:r>
      <w:r>
        <w:rPr>
          <w:w w:val="105"/>
        </w:rPr>
        <w:t xml:space="preserve">mode of investigation, sample &amp; size, and analysis.  The basic question </w:t>
      </w:r>
      <w:r>
        <w:rPr>
          <w:spacing w:val="-3"/>
          <w:w w:val="105"/>
        </w:rPr>
        <w:t xml:space="preserve">was </w:t>
      </w:r>
      <w:r>
        <w:rPr>
          <w:w w:val="105"/>
        </w:rPr>
        <w:t xml:space="preserve">simple:  </w:t>
      </w:r>
      <w:r>
        <w:rPr>
          <w:spacing w:val="-3"/>
          <w:w w:val="105"/>
        </w:rPr>
        <w:t>how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</w:p>
    <w:p w14:paraId="51F5F81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133      </w:t>
      </w:r>
      <w:proofErr w:type="gramStart"/>
      <w:r>
        <w:rPr>
          <w:spacing w:val="-5"/>
          <w:w w:val="105"/>
        </w:rPr>
        <w:t xml:space="preserve">French  </w:t>
      </w:r>
      <w:r>
        <w:rPr>
          <w:w w:val="105"/>
        </w:rPr>
        <w:t>and</w:t>
      </w:r>
      <w:proofErr w:type="gramEnd"/>
      <w:r>
        <w:rPr>
          <w:w w:val="105"/>
        </w:rPr>
        <w:t xml:space="preserve"> American participants describe music?  Our investigative paradigm, along</w:t>
      </w:r>
      <w:r>
        <w:rPr>
          <w:spacing w:val="39"/>
          <w:w w:val="105"/>
        </w:rPr>
        <w:t xml:space="preserve"> </w:t>
      </w:r>
      <w:r>
        <w:rPr>
          <w:w w:val="105"/>
        </w:rPr>
        <w:t>with</w:t>
      </w:r>
    </w:p>
    <w:p w14:paraId="643CA8D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134 </w:t>
      </w:r>
      <w:r>
        <w:rPr>
          <w:w w:val="105"/>
        </w:rPr>
        <w:t>sample and size, are addressed in the methods section below, but we felt it may be useful</w:t>
      </w:r>
    </w:p>
    <w:p w14:paraId="0626D379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>135</w:t>
      </w:r>
      <w:bookmarkStart w:id="163" w:name="Correspondence_Analysis"/>
      <w:bookmarkEnd w:id="163"/>
      <w:r>
        <w:rPr>
          <w:rFonts w:ascii="Arial"/>
          <w:w w:val="105"/>
          <w:sz w:val="12"/>
        </w:rPr>
        <w:t xml:space="preserve"> </w:t>
      </w:r>
      <w:r>
        <w:rPr>
          <w:w w:val="105"/>
        </w:rPr>
        <w:t>to provide a quick overview of the analytical techniques for readers who may be unfamiliar.</w:t>
      </w:r>
    </w:p>
    <w:p w14:paraId="1A8B6A61" w14:textId="77777777" w:rsidR="00371D9F" w:rsidRDefault="00787276">
      <w:pPr>
        <w:tabs>
          <w:tab w:val="left" w:pos="1075"/>
          <w:tab w:val="left" w:pos="4349"/>
        </w:tabs>
        <w:spacing w:before="229"/>
        <w:ind w:left="110"/>
        <w:rPr>
          <w:sz w:val="24"/>
        </w:rPr>
      </w:pPr>
      <w:r>
        <w:rPr>
          <w:rFonts w:ascii="Arial"/>
          <w:w w:val="110"/>
          <w:sz w:val="12"/>
        </w:rPr>
        <w:t>136</w:t>
      </w:r>
      <w:r>
        <w:rPr>
          <w:rFonts w:ascii="Arial"/>
          <w:w w:val="110"/>
          <w:sz w:val="12"/>
        </w:rPr>
        <w:tab/>
      </w:r>
      <w:r>
        <w:rPr>
          <w:b/>
          <w:w w:val="110"/>
          <w:sz w:val="24"/>
        </w:rPr>
        <w:t>Correspondence</w:t>
      </w:r>
      <w:r>
        <w:rPr>
          <w:b/>
          <w:spacing w:val="53"/>
          <w:w w:val="110"/>
          <w:sz w:val="24"/>
        </w:rPr>
        <w:t xml:space="preserve"> </w:t>
      </w:r>
      <w:r>
        <w:rPr>
          <w:b/>
          <w:w w:val="110"/>
          <w:sz w:val="24"/>
        </w:rPr>
        <w:t>Analysis.</w:t>
      </w:r>
      <w:r>
        <w:rPr>
          <w:b/>
          <w:w w:val="110"/>
          <w:sz w:val="24"/>
        </w:rPr>
        <w:tab/>
      </w:r>
      <w:r>
        <w:rPr>
          <w:w w:val="110"/>
          <w:sz w:val="24"/>
        </w:rPr>
        <w:t>The primary analysis used on the data collected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in</w:t>
      </w:r>
    </w:p>
    <w:p w14:paraId="717CBF29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137 </w:t>
      </w:r>
      <w:r>
        <w:rPr>
          <w:w w:val="105"/>
        </w:rPr>
        <w:t xml:space="preserve">the surveys </w:t>
      </w:r>
      <w:proofErr w:type="gramStart"/>
      <w:r>
        <w:rPr>
          <w:w w:val="105"/>
        </w:rPr>
        <w:t>is</w:t>
      </w:r>
      <w:proofErr w:type="gramEnd"/>
      <w:r>
        <w:rPr>
          <w:w w:val="105"/>
        </w:rPr>
        <w:t xml:space="preserve"> Correspondence Analysis (CA). CA has many names, and has been</w:t>
      </w:r>
    </w:p>
    <w:p w14:paraId="59BE8360" w14:textId="77777777" w:rsidR="00371D9F" w:rsidRDefault="00787276">
      <w:pPr>
        <w:pStyle w:val="BodyText"/>
        <w:spacing w:before="203"/>
      </w:pPr>
      <w:r>
        <w:rPr>
          <w:rFonts w:ascii="Arial" w:hAnsi="Arial"/>
          <w:w w:val="105"/>
          <w:sz w:val="12"/>
        </w:rPr>
        <w:t xml:space="preserve">138 </w:t>
      </w:r>
      <w:r>
        <w:rPr>
          <w:w w:val="105"/>
        </w:rPr>
        <w:t>‘discovered’ many times by many people. There are a number of excellent references that</w:t>
      </w:r>
    </w:p>
    <w:p w14:paraId="7CC2E0E6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139 </w:t>
      </w:r>
      <w:r>
        <w:rPr>
          <w:w w:val="105"/>
        </w:rPr>
        <w:t>illustrate the calculative (Greenacre, 1984) and graphical or geometrical (</w:t>
      </w:r>
      <w:proofErr w:type="spellStart"/>
      <w:r>
        <w:rPr>
          <w:w w:val="105"/>
        </w:rPr>
        <w:t>Benzécri</w:t>
      </w:r>
      <w:proofErr w:type="spellEnd"/>
      <w:r>
        <w:rPr>
          <w:w w:val="105"/>
        </w:rPr>
        <w:t>, 1973).</w:t>
      </w:r>
    </w:p>
    <w:p w14:paraId="5B3ACE6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140 </w:t>
      </w:r>
      <w:r>
        <w:rPr>
          <w:w w:val="105"/>
        </w:rPr>
        <w:t>CA is similar to Principal Components Analysis (PCA), except that it allows for the</w:t>
      </w:r>
    </w:p>
    <w:p w14:paraId="7A0CAF7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141 </w:t>
      </w:r>
      <w:r>
        <w:rPr>
          <w:w w:val="105"/>
        </w:rPr>
        <w:t>analysis of qualitative data. Data for a CA is organized in a contingency table or a pseudo</w:t>
      </w:r>
    </w:p>
    <w:p w14:paraId="53B4399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142 </w:t>
      </w:r>
      <w:r>
        <w:rPr>
          <w:w w:val="105"/>
        </w:rPr>
        <w:t>contingency table. A contingency table is be when a participant selects only one option</w:t>
      </w:r>
    </w:p>
    <w:p w14:paraId="4412ACF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143 </w:t>
      </w:r>
      <w:r>
        <w:rPr>
          <w:w w:val="105"/>
        </w:rPr>
        <w:t>from a list for each stimulus, resulting in a table for each participant with one and only one</w:t>
      </w:r>
    </w:p>
    <w:p w14:paraId="1B82B91B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144 </w:t>
      </w:r>
      <w:r>
        <w:rPr>
          <w:w w:val="105"/>
        </w:rPr>
        <w:t>one (1) per row, and a pseudo contingency table has as many ones as items selected for a</w:t>
      </w:r>
    </w:p>
    <w:p w14:paraId="010402D3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145 </w:t>
      </w:r>
      <w:r>
        <w:rPr>
          <w:w w:val="105"/>
        </w:rPr>
        <w:t xml:space="preserve">given </w:t>
      </w:r>
      <w:proofErr w:type="gramStart"/>
      <w:r>
        <w:rPr>
          <w:w w:val="105"/>
        </w:rPr>
        <w:t>stimulus</w:t>
      </w:r>
      <w:proofErr w:type="gramEnd"/>
      <w:r>
        <w:rPr>
          <w:w w:val="105"/>
        </w:rPr>
        <w:t>. Because we use a CATA paradigm for the adjective survey, we use the</w:t>
      </w:r>
    </w:p>
    <w:p w14:paraId="11ED0D1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146    </w:t>
      </w:r>
      <w:r>
        <w:rPr>
          <w:rFonts w:ascii="Arial"/>
          <w:spacing w:val="32"/>
          <w:w w:val="105"/>
          <w:sz w:val="12"/>
        </w:rPr>
        <w:t xml:space="preserve"> </w:t>
      </w:r>
      <w:r>
        <w:rPr>
          <w:w w:val="105"/>
        </w:rPr>
        <w:t>latter.</w:t>
      </w:r>
      <w:r>
        <w:rPr>
          <w:spacing w:val="45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this</w:t>
      </w:r>
      <w:r>
        <w:rPr>
          <w:spacing w:val="18"/>
          <w:w w:val="105"/>
        </w:rPr>
        <w:t xml:space="preserve"> </w:t>
      </w:r>
      <w:r>
        <w:rPr>
          <w:w w:val="105"/>
        </w:rPr>
        <w:t>table,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3"/>
          <w:w w:val="105"/>
        </w:rPr>
        <w:t>value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given</w:t>
      </w:r>
      <w:r>
        <w:rPr>
          <w:spacing w:val="17"/>
          <w:w w:val="105"/>
        </w:rPr>
        <w:t xml:space="preserve"> </w:t>
      </w:r>
      <w:r>
        <w:rPr>
          <w:w w:val="105"/>
        </w:rPr>
        <w:t>cell</w:t>
      </w:r>
      <w:r>
        <w:rPr>
          <w:spacing w:val="17"/>
          <w:w w:val="105"/>
        </w:rPr>
        <w:t xml:space="preserve"> </w:t>
      </w:r>
      <w:r>
        <w:rPr>
          <w:w w:val="105"/>
        </w:rPr>
        <w:t>represents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18"/>
          <w:w w:val="105"/>
        </w:rPr>
        <w:t xml:space="preserve"> </w:t>
      </w:r>
      <w:r>
        <w:rPr>
          <w:w w:val="105"/>
        </w:rPr>
        <w:t>between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</w:p>
    <w:p w14:paraId="4E1C7DF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147    </w:t>
      </w:r>
      <w:r>
        <w:rPr>
          <w:rFonts w:ascii="Arial"/>
          <w:spacing w:val="30"/>
          <w:w w:val="105"/>
          <w:sz w:val="12"/>
        </w:rPr>
        <w:t xml:space="preserve"> </w:t>
      </w:r>
      <w:r>
        <w:rPr>
          <w:w w:val="105"/>
        </w:rPr>
        <w:t>observation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variable</w:t>
      </w:r>
      <w:r>
        <w:rPr>
          <w:spacing w:val="16"/>
          <w:w w:val="105"/>
        </w:rPr>
        <w:t xml:space="preserve"> </w:t>
      </w:r>
      <w:r>
        <w:rPr>
          <w:w w:val="105"/>
        </w:rPr>
        <w:t>symmetrically,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is,</w:t>
      </w:r>
      <w:r>
        <w:rPr>
          <w:spacing w:val="16"/>
          <w:w w:val="105"/>
        </w:rPr>
        <w:t xml:space="preserve"> </w:t>
      </w:r>
      <w:r>
        <w:rPr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both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number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times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</w:p>
    <w:p w14:paraId="3619DBDD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148 </w:t>
      </w:r>
      <w:proofErr w:type="gramStart"/>
      <w:r>
        <w:rPr>
          <w:w w:val="105"/>
        </w:rPr>
        <w:t>variable</w:t>
      </w:r>
      <w:proofErr w:type="gramEnd"/>
      <w:r>
        <w:rPr>
          <w:w w:val="105"/>
        </w:rPr>
        <w:t xml:space="preserve"> was selected to be associated with an observation, and the number of times an</w:t>
      </w:r>
    </w:p>
    <w:p w14:paraId="19148EFF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149 </w:t>
      </w:r>
      <w:r>
        <w:rPr>
          <w:w w:val="105"/>
        </w:rPr>
        <w:t>observation was selected to be associated with a variable. Because of this, the variance of</w:t>
      </w:r>
    </w:p>
    <w:p w14:paraId="44BE7AB8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150 </w:t>
      </w:r>
      <w:r>
        <w:rPr>
          <w:w w:val="105"/>
        </w:rPr>
        <w:t>the table as a whole can represent either the variance associated with the rows or the</w:t>
      </w:r>
    </w:p>
    <w:p w14:paraId="5A76B38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151 </w:t>
      </w:r>
      <w:r>
        <w:rPr>
          <w:w w:val="105"/>
        </w:rPr>
        <w:t>columns, depending on how it is analyzed. Thus, this technique allows us to plot factor</w:t>
      </w:r>
    </w:p>
    <w:p w14:paraId="16D1C48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152 </w:t>
      </w:r>
      <w:r>
        <w:rPr>
          <w:w w:val="105"/>
        </w:rPr>
        <w:t>scores for both rows and columns in a single space. In addition to the standard factor plots,</w:t>
      </w:r>
    </w:p>
    <w:p w14:paraId="086CD59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>153</w:t>
      </w:r>
      <w:bookmarkStart w:id="164" w:name="Partial_Least_Squares_Correlation"/>
      <w:bookmarkEnd w:id="164"/>
      <w:r>
        <w:rPr>
          <w:rFonts w:ascii="Arial"/>
          <w:w w:val="105"/>
          <w:sz w:val="12"/>
        </w:rPr>
        <w:t xml:space="preserve"> </w:t>
      </w:r>
      <w:r>
        <w:rPr>
          <w:w w:val="105"/>
        </w:rPr>
        <w:t>we used permutation tests and bootstrapping to make inferences.</w:t>
      </w:r>
    </w:p>
    <w:p w14:paraId="5249FECE" w14:textId="77777777" w:rsidR="00371D9F" w:rsidRDefault="00787276">
      <w:pPr>
        <w:tabs>
          <w:tab w:val="left" w:pos="1075"/>
          <w:tab w:val="left" w:pos="5338"/>
        </w:tabs>
        <w:spacing w:before="229"/>
        <w:ind w:left="110"/>
        <w:rPr>
          <w:sz w:val="24"/>
        </w:rPr>
      </w:pPr>
      <w:r>
        <w:rPr>
          <w:rFonts w:ascii="Arial"/>
          <w:w w:val="110"/>
          <w:sz w:val="12"/>
        </w:rPr>
        <w:t>154</w:t>
      </w:r>
      <w:r>
        <w:rPr>
          <w:rFonts w:ascii="Arial"/>
          <w:w w:val="110"/>
          <w:sz w:val="12"/>
        </w:rPr>
        <w:tab/>
      </w:r>
      <w:proofErr w:type="gramStart"/>
      <w:r>
        <w:rPr>
          <w:b/>
          <w:w w:val="110"/>
          <w:sz w:val="24"/>
        </w:rPr>
        <w:t>Partial  Least</w:t>
      </w:r>
      <w:proofErr w:type="gramEnd"/>
      <w:r>
        <w:rPr>
          <w:b/>
          <w:spacing w:val="8"/>
          <w:w w:val="110"/>
          <w:sz w:val="24"/>
        </w:rPr>
        <w:t xml:space="preserve"> </w:t>
      </w:r>
      <w:r>
        <w:rPr>
          <w:b/>
          <w:w w:val="110"/>
          <w:sz w:val="24"/>
        </w:rPr>
        <w:t>Squares</w:t>
      </w:r>
      <w:r>
        <w:rPr>
          <w:b/>
          <w:spacing w:val="38"/>
          <w:w w:val="110"/>
          <w:sz w:val="24"/>
        </w:rPr>
        <w:t xml:space="preserve"> </w:t>
      </w:r>
      <w:r>
        <w:rPr>
          <w:b/>
          <w:w w:val="110"/>
          <w:sz w:val="24"/>
        </w:rPr>
        <w:t>Correlation.</w:t>
      </w:r>
      <w:r>
        <w:rPr>
          <w:b/>
          <w:w w:val="110"/>
          <w:sz w:val="24"/>
        </w:rPr>
        <w:tab/>
      </w:r>
      <w:r>
        <w:rPr>
          <w:w w:val="110"/>
          <w:sz w:val="24"/>
        </w:rPr>
        <w:t>Partial Least Squares Correlation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(PLSC)</w:t>
      </w:r>
    </w:p>
    <w:p w14:paraId="7BC10A96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155 </w:t>
      </w:r>
      <w:r>
        <w:rPr>
          <w:w w:val="105"/>
        </w:rPr>
        <w:t>(Abdi &amp; Williams, 2013) analyzes two data tables that have the same information either on</w:t>
      </w:r>
    </w:p>
    <w:p w14:paraId="37C00FF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156 </w:t>
      </w:r>
      <w:r>
        <w:rPr>
          <w:w w:val="105"/>
        </w:rPr>
        <w:t>the observations (rows) or variables (columns). The PLSC extracts the covariance between</w:t>
      </w:r>
    </w:p>
    <w:p w14:paraId="5E310065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18E90D18" w14:textId="77777777" w:rsidR="00371D9F" w:rsidRDefault="00787276">
      <w:pPr>
        <w:spacing w:before="239"/>
        <w:ind w:left="110"/>
        <w:rPr>
          <w:sz w:val="24"/>
        </w:rPr>
      </w:pPr>
      <w:r>
        <w:rPr>
          <w:rFonts w:ascii="Arial"/>
          <w:sz w:val="12"/>
        </w:rPr>
        <w:lastRenderedPageBreak/>
        <w:t xml:space="preserve">157 </w:t>
      </w:r>
      <w:r>
        <w:rPr>
          <w:sz w:val="24"/>
        </w:rPr>
        <w:t xml:space="preserve">two tables in the form of </w:t>
      </w:r>
      <w:r>
        <w:rPr>
          <w:i/>
          <w:sz w:val="24"/>
        </w:rPr>
        <w:t>latent variables</w:t>
      </w:r>
      <w:r>
        <w:rPr>
          <w:sz w:val="24"/>
        </w:rPr>
        <w:t>. This technique is commonly used in</w:t>
      </w:r>
    </w:p>
    <w:p w14:paraId="3FA8027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158    </w:t>
      </w:r>
      <w:r>
        <w:rPr>
          <w:rFonts w:ascii="Arial"/>
          <w:spacing w:val="14"/>
          <w:w w:val="105"/>
          <w:sz w:val="12"/>
        </w:rPr>
        <w:t xml:space="preserve"> </w:t>
      </w:r>
      <w:r>
        <w:rPr>
          <w:w w:val="105"/>
        </w:rPr>
        <w:t>neuroimaging</w:t>
      </w:r>
      <w:r>
        <w:rPr>
          <w:spacing w:val="11"/>
          <w:w w:val="105"/>
        </w:rPr>
        <w:t xml:space="preserve"> </w:t>
      </w:r>
      <w:r>
        <w:rPr>
          <w:w w:val="105"/>
        </w:rPr>
        <w:t>studies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evaluate</w:t>
      </w:r>
      <w:r>
        <w:rPr>
          <w:spacing w:val="11"/>
          <w:w w:val="105"/>
        </w:rPr>
        <w:t xml:space="preserve"> </w:t>
      </w:r>
      <w:r>
        <w:rPr>
          <w:w w:val="105"/>
        </w:rPr>
        <w:t>correlations</w:t>
      </w:r>
      <w:r>
        <w:rPr>
          <w:spacing w:val="10"/>
          <w:w w:val="105"/>
        </w:rPr>
        <w:t xml:space="preserve"> </w:t>
      </w:r>
      <w:r>
        <w:rPr>
          <w:w w:val="105"/>
        </w:rPr>
        <w:t>between</w:t>
      </w:r>
      <w:r>
        <w:rPr>
          <w:spacing w:val="10"/>
          <w:w w:val="105"/>
        </w:rPr>
        <w:t xml:space="preserve"> </w:t>
      </w:r>
      <w:r>
        <w:rPr>
          <w:w w:val="105"/>
        </w:rPr>
        <w:t>matrices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imaging</w:t>
      </w:r>
      <w:r>
        <w:rPr>
          <w:spacing w:val="11"/>
          <w:w w:val="105"/>
        </w:rPr>
        <w:t xml:space="preserve"> </w:t>
      </w:r>
      <w:r>
        <w:rPr>
          <w:w w:val="105"/>
        </w:rPr>
        <w:t>data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</w:p>
    <w:p w14:paraId="2B74A57E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159     </w:t>
      </w:r>
      <w:r>
        <w:rPr>
          <w:rFonts w:ascii="Arial"/>
          <w:spacing w:val="8"/>
          <w:w w:val="105"/>
          <w:sz w:val="12"/>
        </w:rPr>
        <w:t xml:space="preserve"> </w:t>
      </w:r>
      <w:r>
        <w:rPr>
          <w:w w:val="105"/>
        </w:rPr>
        <w:t>behavioral</w:t>
      </w:r>
      <w:r>
        <w:rPr>
          <w:spacing w:val="22"/>
          <w:w w:val="105"/>
        </w:rPr>
        <w:t xml:space="preserve"> </w:t>
      </w:r>
      <w:r>
        <w:rPr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w w:val="105"/>
        </w:rPr>
        <w:t>task</w:t>
      </w:r>
      <w:r>
        <w:rPr>
          <w:spacing w:val="22"/>
          <w:w w:val="105"/>
        </w:rPr>
        <w:t xml:space="preserve"> </w:t>
      </w:r>
      <w:r>
        <w:rPr>
          <w:w w:val="105"/>
        </w:rPr>
        <w:t>data</w:t>
      </w:r>
      <w:r>
        <w:rPr>
          <w:spacing w:val="21"/>
          <w:w w:val="105"/>
        </w:rPr>
        <w:t xml:space="preserve"> </w:t>
      </w:r>
      <w:r>
        <w:rPr>
          <w:w w:val="105"/>
        </w:rPr>
        <w:t>(Krishnan</w:t>
      </w:r>
      <w:r>
        <w:rPr>
          <w:spacing w:val="22"/>
          <w:w w:val="105"/>
        </w:rPr>
        <w:t xml:space="preserve"> </w:t>
      </w:r>
      <w:r>
        <w:rPr>
          <w:w w:val="105"/>
        </w:rPr>
        <w:t>et</w:t>
      </w:r>
      <w:r>
        <w:rPr>
          <w:spacing w:val="22"/>
          <w:w w:val="105"/>
        </w:rPr>
        <w:t xml:space="preserve"> </w:t>
      </w:r>
      <w:r>
        <w:rPr>
          <w:w w:val="105"/>
        </w:rPr>
        <w:t>al.,</w:t>
      </w:r>
      <w:r>
        <w:rPr>
          <w:spacing w:val="21"/>
          <w:w w:val="105"/>
        </w:rPr>
        <w:t xml:space="preserve"> </w:t>
      </w:r>
      <w:r>
        <w:rPr>
          <w:w w:val="105"/>
        </w:rPr>
        <w:t>2011).</w:t>
      </w:r>
      <w:r>
        <w:rPr>
          <w:spacing w:val="51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our</w:t>
      </w:r>
      <w:r>
        <w:rPr>
          <w:spacing w:val="22"/>
          <w:w w:val="105"/>
        </w:rPr>
        <w:t xml:space="preserve"> </w:t>
      </w:r>
      <w:r>
        <w:rPr>
          <w:w w:val="105"/>
        </w:rPr>
        <w:t>context,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PLSC</w:t>
      </w:r>
      <w:r>
        <w:rPr>
          <w:spacing w:val="22"/>
          <w:w w:val="105"/>
        </w:rPr>
        <w:t xml:space="preserve"> </w:t>
      </w:r>
      <w:r>
        <w:rPr>
          <w:w w:val="105"/>
        </w:rPr>
        <w:t>extracts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</w:p>
    <w:p w14:paraId="34FDA71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160 </w:t>
      </w:r>
      <w:r>
        <w:rPr>
          <w:w w:val="105"/>
        </w:rPr>
        <w:t xml:space="preserve">information that is shared between the </w:t>
      </w:r>
      <w:proofErr w:type="gramStart"/>
      <w:r>
        <w:rPr>
          <w:w w:val="105"/>
        </w:rPr>
        <w:t>adjectives</w:t>
      </w:r>
      <w:proofErr w:type="gramEnd"/>
      <w:r>
        <w:rPr>
          <w:w w:val="105"/>
        </w:rPr>
        <w:t xml:space="preserve"> ratings and the musical dimensions</w:t>
      </w:r>
    </w:p>
    <w:p w14:paraId="01FF1E48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161 </w:t>
      </w:r>
      <w:r>
        <w:rPr>
          <w:w w:val="105"/>
        </w:rPr>
        <w:t>ratings. The stimuli are on the observations (rows) for both data tables. Additionally, the</w:t>
      </w:r>
    </w:p>
    <w:p w14:paraId="3339613C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162 </w:t>
      </w:r>
      <w:r>
        <w:rPr>
          <w:w w:val="105"/>
        </w:rPr>
        <w:t>contributions and loadings will show us which variables are responsible for creating or</w:t>
      </w:r>
    </w:p>
    <w:p w14:paraId="3B5413A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163 </w:t>
      </w:r>
      <w:r>
        <w:rPr>
          <w:w w:val="105"/>
        </w:rPr>
        <w:t xml:space="preserve">defining the primary axes of similarity between the </w:t>
      </w:r>
      <w:r>
        <w:rPr>
          <w:spacing w:val="-5"/>
          <w:w w:val="105"/>
        </w:rPr>
        <w:t xml:space="preserve">two </w:t>
      </w:r>
      <w:r>
        <w:rPr>
          <w:w w:val="105"/>
        </w:rPr>
        <w:t>data sets. There are some</w:t>
      </w:r>
      <w:r>
        <w:rPr>
          <w:spacing w:val="54"/>
          <w:w w:val="105"/>
        </w:rPr>
        <w:t xml:space="preserve"> </w:t>
      </w:r>
      <w:r>
        <w:rPr>
          <w:w w:val="105"/>
        </w:rPr>
        <w:t>criticisms</w:t>
      </w:r>
    </w:p>
    <w:p w14:paraId="23833B93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164 </w:t>
      </w:r>
      <w:r>
        <w:rPr>
          <w:w w:val="105"/>
        </w:rPr>
        <w:t>of this technique that argue that it is overpowered, that it can ‘find’ spurious correlations,</w:t>
      </w:r>
    </w:p>
    <w:p w14:paraId="7C912F9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165 </w:t>
      </w:r>
      <w:r>
        <w:rPr>
          <w:w w:val="105"/>
        </w:rPr>
        <w:t>and to that end we would simply suggest caution when interpreting PLSC results.</w:t>
      </w:r>
    </w:p>
    <w:p w14:paraId="68DAE494" w14:textId="77777777" w:rsidR="00371D9F" w:rsidRDefault="00371D9F">
      <w:pPr>
        <w:pStyle w:val="BodyText"/>
        <w:spacing w:before="2"/>
        <w:ind w:left="0"/>
        <w:rPr>
          <w:sz w:val="30"/>
        </w:rPr>
      </w:pPr>
    </w:p>
    <w:p w14:paraId="307FFB60" w14:textId="77777777" w:rsidR="00371D9F" w:rsidRDefault="00787276">
      <w:pPr>
        <w:tabs>
          <w:tab w:val="left" w:pos="1075"/>
          <w:tab w:val="left" w:pos="4363"/>
        </w:tabs>
        <w:ind w:left="110"/>
        <w:rPr>
          <w:sz w:val="24"/>
        </w:rPr>
      </w:pPr>
      <w:r>
        <w:rPr>
          <w:rFonts w:ascii="Arial"/>
          <w:w w:val="105"/>
          <w:sz w:val="12"/>
        </w:rPr>
        <w:t>166</w:t>
      </w:r>
      <w:r>
        <w:rPr>
          <w:rFonts w:ascii="Arial"/>
          <w:w w:val="105"/>
          <w:sz w:val="12"/>
        </w:rPr>
        <w:tab/>
      </w:r>
      <w:bookmarkStart w:id="165" w:name="Multidimensional_Scaling"/>
      <w:bookmarkEnd w:id="165"/>
      <w:proofErr w:type="gramStart"/>
      <w:r>
        <w:rPr>
          <w:b/>
          <w:w w:val="105"/>
          <w:sz w:val="24"/>
        </w:rPr>
        <w:t xml:space="preserve">Multidimensional </w:t>
      </w:r>
      <w:r>
        <w:rPr>
          <w:b/>
          <w:spacing w:val="44"/>
          <w:w w:val="105"/>
          <w:sz w:val="24"/>
        </w:rPr>
        <w:t xml:space="preserve"> </w:t>
      </w:r>
      <w:r>
        <w:rPr>
          <w:b/>
          <w:w w:val="105"/>
          <w:sz w:val="24"/>
        </w:rPr>
        <w:t>Scaling</w:t>
      </w:r>
      <w:proofErr w:type="gramEnd"/>
      <w:r>
        <w:rPr>
          <w:b/>
          <w:w w:val="105"/>
          <w:sz w:val="24"/>
        </w:rPr>
        <w:t>.</w:t>
      </w:r>
      <w:r>
        <w:rPr>
          <w:b/>
          <w:w w:val="105"/>
          <w:sz w:val="24"/>
        </w:rPr>
        <w:tab/>
      </w:r>
      <w:r>
        <w:rPr>
          <w:w w:val="105"/>
          <w:sz w:val="24"/>
        </w:rPr>
        <w:t>Multidimensional Scaling (MDS) (Borg &amp;</w:t>
      </w:r>
      <w:r>
        <w:rPr>
          <w:spacing w:val="56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Groenen</w:t>
      </w:r>
      <w:proofErr w:type="spellEnd"/>
      <w:r>
        <w:rPr>
          <w:w w:val="105"/>
          <w:sz w:val="24"/>
        </w:rPr>
        <w:t>,</w:t>
      </w:r>
    </w:p>
    <w:p w14:paraId="38DB642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167 </w:t>
      </w:r>
      <w:r>
        <w:rPr>
          <w:w w:val="105"/>
        </w:rPr>
        <w:t>2005) analyzes a square, symmetrical distance matrix in which each cell represents the</w:t>
      </w:r>
    </w:p>
    <w:p w14:paraId="539DCA37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168 </w:t>
      </w:r>
      <w:r>
        <w:rPr>
          <w:w w:val="105"/>
        </w:rPr>
        <w:t>distance, or the amount of difference, between the item on the row and on the column. The</w:t>
      </w:r>
    </w:p>
    <w:p w14:paraId="67637399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169 </w:t>
      </w:r>
      <w:r>
        <w:rPr>
          <w:w w:val="105"/>
        </w:rPr>
        <w:t>resultant factor scores are the relative distance between all of the points, and are plotted</w:t>
      </w:r>
    </w:p>
    <w:p w14:paraId="6D56A9B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170 </w:t>
      </w:r>
      <w:r>
        <w:rPr>
          <w:w w:val="105"/>
        </w:rPr>
        <w:t>similarly to PCA. In this case, we calculated a symmetrical distance matrix for the</w:t>
      </w:r>
    </w:p>
    <w:p w14:paraId="30B8E7D5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171 </w:t>
      </w:r>
      <w:r>
        <w:rPr>
          <w:w w:val="105"/>
        </w:rPr>
        <w:t>participants, to see whether there were any significant differences between groups of</w:t>
      </w:r>
    </w:p>
    <w:p w14:paraId="40A2AC0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172 </w:t>
      </w:r>
      <w:r>
        <w:rPr>
          <w:w w:val="105"/>
        </w:rPr>
        <w:t>participants when grouped according to any of the factors extracted from the demographics</w:t>
      </w:r>
    </w:p>
    <w:p w14:paraId="3BAE2D42" w14:textId="77777777" w:rsidR="00371D9F" w:rsidRDefault="00787276">
      <w:pPr>
        <w:spacing w:before="202"/>
        <w:ind w:left="110"/>
        <w:rPr>
          <w:sz w:val="24"/>
        </w:rPr>
      </w:pPr>
      <w:r>
        <w:rPr>
          <w:rFonts w:ascii="Arial"/>
          <w:sz w:val="12"/>
        </w:rPr>
        <w:t xml:space="preserve">173 </w:t>
      </w:r>
      <w:r>
        <w:rPr>
          <w:sz w:val="24"/>
        </w:rPr>
        <w:t>survey.</w:t>
      </w:r>
    </w:p>
    <w:p w14:paraId="240B16F8" w14:textId="77777777" w:rsidR="00371D9F" w:rsidRDefault="00371D9F">
      <w:pPr>
        <w:pStyle w:val="BodyText"/>
        <w:spacing w:before="1"/>
        <w:ind w:left="0"/>
        <w:rPr>
          <w:sz w:val="30"/>
        </w:rPr>
      </w:pPr>
    </w:p>
    <w:p w14:paraId="587CE156" w14:textId="77777777" w:rsidR="00371D9F" w:rsidRDefault="00787276">
      <w:pPr>
        <w:tabs>
          <w:tab w:val="left" w:pos="1075"/>
          <w:tab w:val="left" w:pos="4308"/>
        </w:tabs>
        <w:spacing w:before="1"/>
        <w:ind w:left="110"/>
        <w:rPr>
          <w:sz w:val="24"/>
        </w:rPr>
      </w:pPr>
      <w:r>
        <w:rPr>
          <w:rFonts w:ascii="Arial"/>
          <w:w w:val="105"/>
          <w:sz w:val="12"/>
        </w:rPr>
        <w:t>174</w:t>
      </w:r>
      <w:r>
        <w:rPr>
          <w:rFonts w:ascii="Arial"/>
          <w:w w:val="105"/>
          <w:sz w:val="12"/>
        </w:rPr>
        <w:tab/>
      </w:r>
      <w:bookmarkStart w:id="166" w:name="Multiple_Factor_Analysis"/>
      <w:bookmarkEnd w:id="166"/>
      <w:proofErr w:type="gramStart"/>
      <w:r>
        <w:rPr>
          <w:b/>
          <w:w w:val="105"/>
          <w:sz w:val="24"/>
        </w:rPr>
        <w:t xml:space="preserve">Multiple </w:t>
      </w:r>
      <w:r>
        <w:rPr>
          <w:b/>
          <w:spacing w:val="26"/>
          <w:w w:val="105"/>
          <w:sz w:val="24"/>
        </w:rPr>
        <w:t xml:space="preserve"> </w:t>
      </w:r>
      <w:r>
        <w:rPr>
          <w:b/>
          <w:spacing w:val="-4"/>
          <w:w w:val="105"/>
          <w:sz w:val="24"/>
        </w:rPr>
        <w:t>Factor</w:t>
      </w:r>
      <w:proofErr w:type="gramEnd"/>
      <w:r>
        <w:rPr>
          <w:b/>
          <w:spacing w:val="-4"/>
          <w:w w:val="105"/>
          <w:sz w:val="24"/>
        </w:rPr>
        <w:t xml:space="preserve"> </w:t>
      </w:r>
      <w:r>
        <w:rPr>
          <w:b/>
          <w:spacing w:val="31"/>
          <w:w w:val="105"/>
          <w:sz w:val="24"/>
        </w:rPr>
        <w:t xml:space="preserve"> </w:t>
      </w:r>
      <w:r>
        <w:rPr>
          <w:b/>
          <w:w w:val="105"/>
          <w:sz w:val="24"/>
        </w:rPr>
        <w:t>Analysis.</w:t>
      </w:r>
      <w:r>
        <w:rPr>
          <w:b/>
          <w:w w:val="105"/>
          <w:sz w:val="24"/>
        </w:rPr>
        <w:tab/>
      </w:r>
      <w:r>
        <w:rPr>
          <w:w w:val="105"/>
          <w:sz w:val="24"/>
        </w:rPr>
        <w:t xml:space="preserve">Multiple </w:t>
      </w:r>
      <w:r>
        <w:rPr>
          <w:spacing w:val="-4"/>
          <w:w w:val="105"/>
          <w:sz w:val="24"/>
        </w:rPr>
        <w:t xml:space="preserve">Factor </w:t>
      </w:r>
      <w:r>
        <w:rPr>
          <w:w w:val="105"/>
          <w:sz w:val="24"/>
        </w:rPr>
        <w:t xml:space="preserve">Analysis </w:t>
      </w:r>
      <w:r>
        <w:rPr>
          <w:spacing w:val="-6"/>
          <w:w w:val="105"/>
          <w:sz w:val="24"/>
        </w:rPr>
        <w:t xml:space="preserve">(MFA) </w:t>
      </w:r>
      <w:r>
        <w:rPr>
          <w:w w:val="105"/>
          <w:sz w:val="24"/>
        </w:rPr>
        <w:t>is the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only</w:t>
      </w:r>
    </w:p>
    <w:p w14:paraId="49DD97C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175 </w:t>
      </w:r>
      <w:r>
        <w:rPr>
          <w:w w:val="105"/>
        </w:rPr>
        <w:t>unplanned analysis used in this study, and is also the newest (Abdi et al., 2013). We chose</w:t>
      </w:r>
    </w:p>
    <w:p w14:paraId="5513961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176 </w:t>
      </w:r>
      <w:r>
        <w:rPr>
          <w:w w:val="105"/>
        </w:rPr>
        <w:t>to run this analysis post hoc after finding significant mean differences between French and</w:t>
      </w:r>
    </w:p>
    <w:p w14:paraId="6B71B51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177 </w:t>
      </w:r>
      <w:r>
        <w:rPr>
          <w:w w:val="105"/>
        </w:rPr>
        <w:t>American participants for one of the surveys. MFA is uniquely suited to analyze and</w:t>
      </w:r>
    </w:p>
    <w:p w14:paraId="043C164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178 </w:t>
      </w:r>
      <w:r>
        <w:rPr>
          <w:w w:val="105"/>
        </w:rPr>
        <w:t>visualize the relative contributions of multiple tables or groups of variables simultaneously,</w:t>
      </w:r>
    </w:p>
    <w:p w14:paraId="103092F8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179 </w:t>
      </w:r>
      <w:r>
        <w:rPr>
          <w:w w:val="105"/>
        </w:rPr>
        <w:t>and allows for the disambiguation of the various contributions of either a population or a</w:t>
      </w:r>
    </w:p>
    <w:p w14:paraId="3282E56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180 </w:t>
      </w:r>
      <w:r>
        <w:rPr>
          <w:w w:val="105"/>
        </w:rPr>
        <w:t>set of variables in a plot. The observations must all be the same for MFA, but analysis can</w:t>
      </w:r>
    </w:p>
    <w:p w14:paraId="62A7417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181 </w:t>
      </w:r>
      <w:r>
        <w:rPr>
          <w:w w:val="105"/>
        </w:rPr>
        <w:t>either evaluate the entire population, with the variables grouped in ways that are useful or</w:t>
      </w:r>
    </w:p>
    <w:p w14:paraId="458729AD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182 </w:t>
      </w:r>
      <w:proofErr w:type="gramStart"/>
      <w:r>
        <w:rPr>
          <w:w w:val="105"/>
        </w:rPr>
        <w:t>valuable</w:t>
      </w:r>
      <w:proofErr w:type="gramEnd"/>
      <w:r>
        <w:rPr>
          <w:w w:val="105"/>
        </w:rPr>
        <w:t xml:space="preserve"> to isolate, or with separate populations, using all the same variables for both</w:t>
      </w:r>
    </w:p>
    <w:p w14:paraId="6D56BB9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183 </w:t>
      </w:r>
      <w:r>
        <w:rPr>
          <w:w w:val="105"/>
        </w:rPr>
        <w:t>groups. The number of tables (i.e., populations or groups of variables) you choose to</w:t>
      </w:r>
    </w:p>
    <w:p w14:paraId="3366B532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0641FB09" w14:textId="77777777" w:rsidR="00371D9F" w:rsidRDefault="00787276">
      <w:pPr>
        <w:pStyle w:val="BodyText"/>
        <w:spacing w:before="239"/>
      </w:pPr>
      <w:r>
        <w:rPr>
          <w:rFonts w:ascii="Arial"/>
          <w:w w:val="105"/>
          <w:sz w:val="12"/>
        </w:rPr>
        <w:lastRenderedPageBreak/>
        <w:t xml:space="preserve">184 </w:t>
      </w:r>
      <w:proofErr w:type="spellStart"/>
      <w:r>
        <w:rPr>
          <w:w w:val="105"/>
        </w:rPr>
        <w:t>analyse</w:t>
      </w:r>
      <w:proofErr w:type="spellEnd"/>
      <w:r>
        <w:rPr>
          <w:w w:val="105"/>
        </w:rPr>
        <w:t xml:space="preserve"> is limited by what makes sense, either mathematically by way of planned analyses</w:t>
      </w:r>
    </w:p>
    <w:p w14:paraId="2C4840C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185 </w:t>
      </w:r>
      <w:r>
        <w:rPr>
          <w:w w:val="105"/>
        </w:rPr>
        <w:t>or visually in the partial factor scores plots. In any case, the visualization output for this</w:t>
      </w:r>
    </w:p>
    <w:p w14:paraId="6AE9776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186 </w:t>
      </w:r>
      <w:r>
        <w:rPr>
          <w:w w:val="105"/>
        </w:rPr>
        <w:t>plot provides the researcher with factor scores of the observations overall, and partial factor</w:t>
      </w:r>
    </w:p>
    <w:p w14:paraId="19962F8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187 </w:t>
      </w:r>
      <w:r>
        <w:rPr>
          <w:w w:val="105"/>
        </w:rPr>
        <w:t xml:space="preserve">scores showing how each of the tables contributed to each </w:t>
      </w:r>
      <w:proofErr w:type="gramStart"/>
      <w:r>
        <w:rPr>
          <w:w w:val="105"/>
        </w:rPr>
        <w:t>observation;</w:t>
      </w:r>
      <w:proofErr w:type="gramEnd"/>
      <w:r>
        <w:rPr>
          <w:w w:val="105"/>
        </w:rPr>
        <w:t xml:space="preserve"> where each</w:t>
      </w:r>
    </w:p>
    <w:p w14:paraId="31A99BE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188 </w:t>
      </w:r>
      <w:r>
        <w:rPr>
          <w:w w:val="105"/>
        </w:rPr>
        <w:t>individual weighted table would fall in the factor space relative to the other/s. Because the</w:t>
      </w:r>
    </w:p>
    <w:p w14:paraId="52CF4C5A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189 </w:t>
      </w:r>
      <w:r>
        <w:rPr>
          <w:w w:val="105"/>
        </w:rPr>
        <w:t>tables for this analysis are weighted according to their overall inertia, with larger tables</w:t>
      </w:r>
    </w:p>
    <w:p w14:paraId="75B10B8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190 </w:t>
      </w:r>
      <w:r>
        <w:rPr>
          <w:w w:val="105"/>
        </w:rPr>
        <w:t xml:space="preserve">being </w:t>
      </w:r>
      <w:proofErr w:type="spellStart"/>
      <w:r>
        <w:rPr>
          <w:w w:val="105"/>
        </w:rPr>
        <w:t>weighted</w:t>
      </w:r>
      <w:proofErr w:type="spellEnd"/>
      <w:r>
        <w:rPr>
          <w:w w:val="105"/>
        </w:rPr>
        <w:t xml:space="preserve"> less than smaller tables, this is a very useful technique when dealing with</w:t>
      </w:r>
    </w:p>
    <w:p w14:paraId="2415584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191 </w:t>
      </w:r>
      <w:r>
        <w:rPr>
          <w:w w:val="105"/>
        </w:rPr>
        <w:t>unbalanced groups.</w:t>
      </w:r>
    </w:p>
    <w:p w14:paraId="61E746EC" w14:textId="77777777" w:rsidR="00371D9F" w:rsidRDefault="00371D9F">
      <w:pPr>
        <w:pStyle w:val="BodyText"/>
        <w:spacing w:before="9"/>
        <w:ind w:left="0"/>
        <w:rPr>
          <w:sz w:val="29"/>
        </w:rPr>
      </w:pPr>
    </w:p>
    <w:p w14:paraId="0098A401" w14:textId="77777777" w:rsidR="00371D9F" w:rsidRDefault="00787276">
      <w:pPr>
        <w:tabs>
          <w:tab w:val="left" w:pos="1075"/>
          <w:tab w:val="left" w:pos="3587"/>
        </w:tabs>
        <w:spacing w:before="148"/>
        <w:ind w:left="110"/>
        <w:rPr>
          <w:sz w:val="24"/>
        </w:rPr>
      </w:pPr>
      <w:r>
        <w:rPr>
          <w:rFonts w:ascii="Arial"/>
          <w:w w:val="105"/>
          <w:sz w:val="12"/>
        </w:rPr>
        <w:t>192</w:t>
      </w:r>
      <w:r>
        <w:rPr>
          <w:rFonts w:ascii="Arial"/>
          <w:w w:val="105"/>
          <w:sz w:val="12"/>
        </w:rPr>
        <w:tab/>
      </w:r>
      <w:bookmarkStart w:id="167" w:name="Inference_Methods"/>
      <w:bookmarkEnd w:id="167"/>
      <w:proofErr w:type="gramStart"/>
      <w:r>
        <w:rPr>
          <w:b/>
          <w:w w:val="105"/>
          <w:sz w:val="24"/>
        </w:rPr>
        <w:t xml:space="preserve">Inference </w:t>
      </w:r>
      <w:r>
        <w:rPr>
          <w:b/>
          <w:spacing w:val="25"/>
          <w:w w:val="105"/>
          <w:sz w:val="24"/>
        </w:rPr>
        <w:t xml:space="preserve"> </w:t>
      </w:r>
      <w:r>
        <w:rPr>
          <w:b/>
          <w:w w:val="105"/>
          <w:sz w:val="24"/>
        </w:rPr>
        <w:t>Methods</w:t>
      </w:r>
      <w:proofErr w:type="gramEnd"/>
      <w:r>
        <w:rPr>
          <w:b/>
          <w:w w:val="105"/>
          <w:sz w:val="24"/>
        </w:rPr>
        <w:t>.</w:t>
      </w:r>
      <w:r>
        <w:rPr>
          <w:b/>
          <w:w w:val="105"/>
          <w:sz w:val="24"/>
        </w:rPr>
        <w:tab/>
      </w:r>
      <w:r>
        <w:rPr>
          <w:w w:val="105"/>
          <w:sz w:val="24"/>
        </w:rPr>
        <w:t>Because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methods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outlined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above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not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inferential</w:t>
      </w:r>
    </w:p>
    <w:p w14:paraId="7AD86CC9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193 </w:t>
      </w:r>
      <w:r>
        <w:rPr>
          <w:w w:val="105"/>
        </w:rPr>
        <w:t>methods, and do not inherently allow for hypothesis testing, we need to also apply methods</w:t>
      </w:r>
    </w:p>
    <w:p w14:paraId="5BD26496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194 </w:t>
      </w:r>
      <w:r>
        <w:rPr>
          <w:w w:val="110"/>
        </w:rPr>
        <w:t xml:space="preserve">that help with that. To </w:t>
      </w:r>
      <w:proofErr w:type="spellStart"/>
      <w:r>
        <w:rPr>
          <w:w w:val="110"/>
        </w:rPr>
        <w:t>acheive</w:t>
      </w:r>
      <w:proofErr w:type="spellEnd"/>
      <w:r>
        <w:rPr>
          <w:w w:val="110"/>
        </w:rPr>
        <w:t xml:space="preserve"> this, we use permutation testing (Berry et al., 2011) and</w:t>
      </w:r>
    </w:p>
    <w:p w14:paraId="3169C6C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195 </w:t>
      </w:r>
      <w:r>
        <w:rPr>
          <w:w w:val="105"/>
        </w:rPr>
        <w:t>bootstrapping (</w:t>
      </w:r>
      <w:proofErr w:type="spellStart"/>
      <w:r>
        <w:rPr>
          <w:w w:val="105"/>
        </w:rPr>
        <w:t>Hesterberg</w:t>
      </w:r>
      <w:proofErr w:type="spellEnd"/>
      <w:r>
        <w:rPr>
          <w:w w:val="105"/>
        </w:rPr>
        <w:t>, 2011).</w:t>
      </w:r>
    </w:p>
    <w:p w14:paraId="41FAA20B" w14:textId="77777777" w:rsidR="00371D9F" w:rsidRDefault="00787276">
      <w:pPr>
        <w:pStyle w:val="BodyText"/>
        <w:tabs>
          <w:tab w:val="left" w:pos="1075"/>
        </w:tabs>
      </w:pPr>
      <w:r>
        <w:rPr>
          <w:rFonts w:ascii="Arial"/>
          <w:w w:val="105"/>
          <w:sz w:val="12"/>
        </w:rPr>
        <w:t>196</w:t>
      </w:r>
      <w:r>
        <w:rPr>
          <w:rFonts w:ascii="Arial"/>
          <w:w w:val="105"/>
          <w:sz w:val="12"/>
        </w:rPr>
        <w:tab/>
      </w:r>
      <w:r>
        <w:rPr>
          <w:w w:val="105"/>
        </w:rPr>
        <w:t>Permutation</w:t>
      </w:r>
      <w:r>
        <w:rPr>
          <w:spacing w:val="14"/>
          <w:w w:val="105"/>
        </w:rPr>
        <w:t xml:space="preserve"> </w:t>
      </w:r>
      <w:r>
        <w:rPr>
          <w:w w:val="105"/>
        </w:rPr>
        <w:t>testing</w:t>
      </w:r>
      <w:r>
        <w:rPr>
          <w:spacing w:val="14"/>
          <w:w w:val="105"/>
        </w:rPr>
        <w:t xml:space="preserve"> </w:t>
      </w:r>
      <w:r>
        <w:rPr>
          <w:w w:val="105"/>
        </w:rPr>
        <w:t>shuffles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data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recomputes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eigenvalues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each</w:t>
      </w:r>
    </w:p>
    <w:p w14:paraId="47276839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197 </w:t>
      </w:r>
      <w:r>
        <w:rPr>
          <w:w w:val="105"/>
        </w:rPr>
        <w:t>iteration. Because the eigenvalues extracted from these data tables are also an indication of</w:t>
      </w:r>
    </w:p>
    <w:p w14:paraId="4DD61F95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198    </w:t>
      </w:r>
      <w:r>
        <w:rPr>
          <w:rFonts w:ascii="Arial"/>
          <w:spacing w:val="13"/>
          <w:w w:val="105"/>
          <w:sz w:val="12"/>
        </w:rPr>
        <w:t xml:space="preserve"> </w:t>
      </w:r>
      <w:r>
        <w:rPr>
          <w:spacing w:val="-3"/>
          <w:w w:val="105"/>
        </w:rPr>
        <w:t>how</w:t>
      </w:r>
      <w:r>
        <w:rPr>
          <w:spacing w:val="10"/>
          <w:w w:val="105"/>
        </w:rPr>
        <w:t xml:space="preserve"> </w:t>
      </w:r>
      <w:r>
        <w:rPr>
          <w:spacing w:val="-4"/>
          <w:w w:val="105"/>
        </w:rPr>
        <w:t>much</w:t>
      </w:r>
      <w:r>
        <w:rPr>
          <w:spacing w:val="10"/>
          <w:w w:val="105"/>
        </w:rPr>
        <w:t xml:space="preserve"> </w:t>
      </w:r>
      <w:r>
        <w:rPr>
          <w:w w:val="105"/>
        </w:rPr>
        <w:t>variance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extracted</w:t>
      </w:r>
      <w:r>
        <w:rPr>
          <w:spacing w:val="10"/>
          <w:w w:val="105"/>
        </w:rPr>
        <w:t xml:space="preserve"> </w:t>
      </w:r>
      <w:r>
        <w:rPr>
          <w:spacing w:val="-4"/>
          <w:w w:val="105"/>
        </w:rPr>
        <w:t>by</w:t>
      </w:r>
      <w:r>
        <w:rPr>
          <w:spacing w:val="10"/>
          <w:w w:val="105"/>
        </w:rPr>
        <w:t xml:space="preserve"> </w:t>
      </w:r>
      <w:r>
        <w:rPr>
          <w:w w:val="105"/>
        </w:rPr>
        <w:t>each</w:t>
      </w:r>
      <w:r>
        <w:rPr>
          <w:spacing w:val="10"/>
          <w:w w:val="105"/>
        </w:rPr>
        <w:t xml:space="preserve"> </w:t>
      </w:r>
      <w:r>
        <w:rPr>
          <w:w w:val="105"/>
        </w:rPr>
        <w:t>dimension,</w:t>
      </w:r>
      <w:r>
        <w:rPr>
          <w:spacing w:val="10"/>
          <w:w w:val="105"/>
        </w:rPr>
        <w:t xml:space="preserve"> </w:t>
      </w:r>
      <w:r>
        <w:rPr>
          <w:w w:val="105"/>
        </w:rPr>
        <w:t>random</w:t>
      </w:r>
      <w:r>
        <w:rPr>
          <w:spacing w:val="10"/>
          <w:w w:val="105"/>
        </w:rPr>
        <w:t xml:space="preserve"> </w:t>
      </w:r>
      <w:r>
        <w:rPr>
          <w:w w:val="105"/>
        </w:rPr>
        <w:t>data</w:t>
      </w:r>
      <w:r>
        <w:rPr>
          <w:spacing w:val="10"/>
          <w:w w:val="105"/>
        </w:rPr>
        <w:t xml:space="preserve"> </w:t>
      </w:r>
      <w:r>
        <w:rPr>
          <w:w w:val="105"/>
        </w:rPr>
        <w:t>should</w:t>
      </w:r>
      <w:r>
        <w:rPr>
          <w:spacing w:val="10"/>
          <w:w w:val="105"/>
        </w:rPr>
        <w:t xml:space="preserve"> </w:t>
      </w:r>
      <w:r>
        <w:rPr>
          <w:w w:val="105"/>
        </w:rPr>
        <w:t>give</w:t>
      </w:r>
      <w:r>
        <w:rPr>
          <w:spacing w:val="10"/>
          <w:w w:val="105"/>
        </w:rPr>
        <w:t xml:space="preserve"> </w:t>
      </w:r>
      <w:r>
        <w:rPr>
          <w:w w:val="105"/>
        </w:rPr>
        <w:t>us</w:t>
      </w:r>
      <w:r>
        <w:rPr>
          <w:spacing w:val="10"/>
          <w:w w:val="105"/>
        </w:rPr>
        <w:t xml:space="preserve"> </w:t>
      </w:r>
      <w:proofErr w:type="gramStart"/>
      <w:r>
        <w:rPr>
          <w:w w:val="105"/>
        </w:rPr>
        <w:t>smaller</w:t>
      </w:r>
      <w:proofErr w:type="gramEnd"/>
    </w:p>
    <w:p w14:paraId="2A867EE8" w14:textId="77777777" w:rsidR="00371D9F" w:rsidRDefault="00787276">
      <w:pPr>
        <w:pStyle w:val="BodyText"/>
      </w:pPr>
      <w:r>
        <w:rPr>
          <w:rFonts w:ascii="Arial"/>
          <w:sz w:val="12"/>
        </w:rPr>
        <w:t xml:space="preserve">199      </w:t>
      </w:r>
      <w:r>
        <w:rPr>
          <w:rFonts w:ascii="Arial"/>
          <w:spacing w:val="7"/>
          <w:sz w:val="12"/>
        </w:rPr>
        <w:t xml:space="preserve"> </w:t>
      </w:r>
      <w:r>
        <w:t>eigenvalues,</w:t>
      </w:r>
      <w:r>
        <w:rPr>
          <w:spacing w:val="33"/>
        </w:rPr>
        <w:t xml:space="preserve"> </w:t>
      </w:r>
      <w:r>
        <w:t>indicating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3"/>
        </w:rPr>
        <w:t>weaker</w:t>
      </w:r>
      <w:r>
        <w:rPr>
          <w:spacing w:val="33"/>
        </w:rPr>
        <w:t xml:space="preserve"> </w:t>
      </w:r>
      <w:r>
        <w:t xml:space="preserve">signal. </w:t>
      </w:r>
      <w:r>
        <w:rPr>
          <w:spacing w:val="5"/>
        </w:rPr>
        <w:t xml:space="preserve"> </w:t>
      </w:r>
      <w:r>
        <w:t>Therefore,</w:t>
      </w:r>
      <w:r>
        <w:rPr>
          <w:spacing w:val="33"/>
        </w:rPr>
        <w:t xml:space="preserve"> </w:t>
      </w:r>
      <w:r>
        <w:t>if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observed</w:t>
      </w:r>
      <w:r>
        <w:rPr>
          <w:spacing w:val="33"/>
        </w:rPr>
        <w:t xml:space="preserve"> </w:t>
      </w:r>
      <w:r>
        <w:t>eigenvalues</w:t>
      </w:r>
      <w:r>
        <w:rPr>
          <w:spacing w:val="33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larger</w:t>
      </w:r>
    </w:p>
    <w:p w14:paraId="04BF53B7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200 </w:t>
      </w:r>
      <w:r>
        <w:rPr>
          <w:w w:val="105"/>
        </w:rPr>
        <w:t>than a certain threshold, we can infer that the data we collected do, in fact, represent</w:t>
      </w:r>
    </w:p>
    <w:p w14:paraId="3AFB474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201 </w:t>
      </w:r>
      <w:r>
        <w:rPr>
          <w:w w:val="105"/>
        </w:rPr>
        <w:t>something real or important. Importantly, this is determined by the number of iterations</w:t>
      </w:r>
    </w:p>
    <w:p w14:paraId="54E97628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202 </w:t>
      </w:r>
      <w:r>
        <w:rPr>
          <w:w w:val="110"/>
        </w:rPr>
        <w:t xml:space="preserve">that </w:t>
      </w:r>
      <w:r>
        <w:rPr>
          <w:spacing w:val="-4"/>
          <w:w w:val="110"/>
        </w:rPr>
        <w:t xml:space="preserve">we </w:t>
      </w:r>
      <w:r>
        <w:rPr>
          <w:w w:val="110"/>
        </w:rPr>
        <w:t xml:space="preserve">permute, </w:t>
      </w:r>
      <w:r>
        <w:rPr>
          <w:spacing w:val="-4"/>
          <w:w w:val="110"/>
        </w:rPr>
        <w:t xml:space="preserve">we </w:t>
      </w:r>
      <w:r>
        <w:rPr>
          <w:w w:val="110"/>
        </w:rPr>
        <w:t xml:space="preserve">can only infer to that degree. If </w:t>
      </w:r>
      <w:r>
        <w:rPr>
          <w:spacing w:val="-4"/>
          <w:w w:val="110"/>
        </w:rPr>
        <w:t xml:space="preserve">we want </w:t>
      </w:r>
      <w:r>
        <w:rPr>
          <w:w w:val="110"/>
        </w:rPr>
        <w:t>to infer to the</w:t>
      </w:r>
      <w:r>
        <w:rPr>
          <w:spacing w:val="61"/>
          <w:w w:val="110"/>
        </w:rPr>
        <w:t xml:space="preserve"> </w:t>
      </w:r>
      <w:r>
        <w:rPr>
          <w:w w:val="110"/>
        </w:rPr>
        <w:t>standard</w:t>
      </w:r>
    </w:p>
    <w:p w14:paraId="1B66CBCD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203 </w:t>
      </w:r>
      <w:r>
        <w:rPr>
          <w:w w:val="110"/>
        </w:rPr>
        <w:t>alpha level of .05, then we would need to run at least 100 permutations, and hope that the</w:t>
      </w:r>
    </w:p>
    <w:p w14:paraId="51A54732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204 </w:t>
      </w:r>
      <w:r>
        <w:rPr>
          <w:w w:val="105"/>
        </w:rPr>
        <w:t>observed result was one of the largest five values.</w:t>
      </w:r>
    </w:p>
    <w:p w14:paraId="4CA92D31" w14:textId="77777777" w:rsidR="00371D9F" w:rsidRDefault="00787276">
      <w:pPr>
        <w:pStyle w:val="BodyText"/>
        <w:tabs>
          <w:tab w:val="left" w:pos="1075"/>
        </w:tabs>
      </w:pPr>
      <w:r>
        <w:rPr>
          <w:rFonts w:ascii="Arial"/>
          <w:w w:val="105"/>
          <w:sz w:val="12"/>
        </w:rPr>
        <w:t>205</w:t>
      </w:r>
      <w:r>
        <w:rPr>
          <w:rFonts w:ascii="Arial"/>
          <w:w w:val="105"/>
          <w:sz w:val="12"/>
        </w:rPr>
        <w:tab/>
      </w:r>
      <w:r>
        <w:rPr>
          <w:w w:val="105"/>
        </w:rPr>
        <w:t xml:space="preserve">Bootstrapping, on the other hand, is resampling with replacement. </w:t>
      </w:r>
      <w:r>
        <w:rPr>
          <w:spacing w:val="-10"/>
          <w:w w:val="105"/>
        </w:rPr>
        <w:t xml:space="preserve">We </w:t>
      </w:r>
      <w:r>
        <w:rPr>
          <w:w w:val="105"/>
        </w:rPr>
        <w:t>use</w:t>
      </w:r>
      <w:r>
        <w:rPr>
          <w:spacing w:val="30"/>
          <w:w w:val="105"/>
        </w:rPr>
        <w:t xml:space="preserve"> </w:t>
      </w:r>
      <w:r>
        <w:rPr>
          <w:w w:val="105"/>
        </w:rPr>
        <w:t>this</w:t>
      </w:r>
    </w:p>
    <w:p w14:paraId="11379D73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206 </w:t>
      </w:r>
      <w:r>
        <w:rPr>
          <w:w w:val="105"/>
        </w:rPr>
        <w:t>technique for two reasons: the first is to resample the factor scores to establish a confidence</w:t>
      </w:r>
    </w:p>
    <w:p w14:paraId="1DA006C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207 </w:t>
      </w:r>
      <w:proofErr w:type="gramStart"/>
      <w:r>
        <w:rPr>
          <w:w w:val="105"/>
        </w:rPr>
        <w:t>interval</w:t>
      </w:r>
      <w:proofErr w:type="gramEnd"/>
      <w:r>
        <w:rPr>
          <w:w w:val="105"/>
        </w:rPr>
        <w:t xml:space="preserve"> around the mean of the groups, the other is to resample with a focus on the</w:t>
      </w:r>
    </w:p>
    <w:p w14:paraId="1F314E33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208 </w:t>
      </w:r>
      <w:r>
        <w:rPr>
          <w:w w:val="105"/>
        </w:rPr>
        <w:t>loadings, to see which of the observations and variables load consistently on the dimensions</w:t>
      </w:r>
    </w:p>
    <w:p w14:paraId="4191B3B3" w14:textId="77777777" w:rsidR="00371D9F" w:rsidRDefault="00787276">
      <w:pPr>
        <w:pStyle w:val="BodyText"/>
        <w:spacing w:before="203"/>
      </w:pPr>
      <w:r>
        <w:rPr>
          <w:rFonts w:ascii="Arial" w:hAnsi="Arial"/>
          <w:w w:val="105"/>
          <w:sz w:val="12"/>
        </w:rPr>
        <w:t xml:space="preserve">209 </w:t>
      </w:r>
      <w:r>
        <w:rPr>
          <w:w w:val="105"/>
        </w:rPr>
        <w:t>we’re interpreting. Both give us an idea of the consistency of the data, and can once again</w:t>
      </w:r>
    </w:p>
    <w:p w14:paraId="0DA7A436" w14:textId="77777777" w:rsidR="00371D9F" w:rsidRDefault="00787276">
      <w:pPr>
        <w:pStyle w:val="BodyText"/>
      </w:pPr>
      <w:r>
        <w:rPr>
          <w:rFonts w:ascii="Arial"/>
          <w:sz w:val="12"/>
        </w:rPr>
        <w:t xml:space="preserve">210 </w:t>
      </w:r>
      <w:r>
        <w:t>give us an idea of the statistical significance of mean differences based on the number of</w:t>
      </w:r>
    </w:p>
    <w:p w14:paraId="73535859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5F713907" w14:textId="77777777" w:rsidR="00371D9F" w:rsidRDefault="00787276">
      <w:pPr>
        <w:pStyle w:val="BodyText"/>
        <w:spacing w:before="239"/>
      </w:pPr>
      <w:r>
        <w:rPr>
          <w:rFonts w:ascii="Arial"/>
          <w:w w:val="105"/>
          <w:sz w:val="12"/>
        </w:rPr>
        <w:lastRenderedPageBreak/>
        <w:t xml:space="preserve">211 </w:t>
      </w:r>
      <w:r>
        <w:rPr>
          <w:w w:val="105"/>
        </w:rPr>
        <w:t>iterations performed.</w:t>
      </w:r>
    </w:p>
    <w:p w14:paraId="15A5B490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110CA4D3" w14:textId="77777777" w:rsidR="00371D9F" w:rsidRDefault="00371D9F">
      <w:pPr>
        <w:pStyle w:val="BodyText"/>
        <w:spacing w:before="10"/>
        <w:ind w:left="0"/>
        <w:rPr>
          <w:sz w:val="27"/>
        </w:rPr>
      </w:pPr>
    </w:p>
    <w:p w14:paraId="2D1BE215" w14:textId="77777777" w:rsidR="00371D9F" w:rsidRDefault="00787276">
      <w:pPr>
        <w:tabs>
          <w:tab w:val="left" w:pos="4665"/>
        </w:tabs>
        <w:ind w:left="110"/>
        <w:rPr>
          <w:b/>
          <w:sz w:val="24"/>
        </w:rPr>
      </w:pPr>
      <w:r>
        <w:rPr>
          <w:rFonts w:ascii="Arial"/>
          <w:w w:val="110"/>
          <w:sz w:val="12"/>
        </w:rPr>
        <w:t>212</w:t>
      </w:r>
      <w:r>
        <w:rPr>
          <w:rFonts w:ascii="Arial"/>
          <w:w w:val="110"/>
          <w:sz w:val="12"/>
        </w:rPr>
        <w:tab/>
      </w:r>
      <w:bookmarkStart w:id="168" w:name="Methods"/>
      <w:bookmarkEnd w:id="168"/>
      <w:r>
        <w:rPr>
          <w:b/>
          <w:w w:val="110"/>
          <w:sz w:val="24"/>
        </w:rPr>
        <w:t>Methods</w:t>
      </w:r>
    </w:p>
    <w:p w14:paraId="21BD18A5" w14:textId="77777777" w:rsidR="00371D9F" w:rsidRDefault="00371D9F">
      <w:pPr>
        <w:pStyle w:val="BodyText"/>
        <w:spacing w:before="10"/>
        <w:ind w:left="0"/>
        <w:rPr>
          <w:b/>
          <w:sz w:val="22"/>
        </w:rPr>
      </w:pPr>
    </w:p>
    <w:p w14:paraId="6E6743B0" w14:textId="77777777" w:rsidR="00371D9F" w:rsidRDefault="00787276">
      <w:pPr>
        <w:spacing w:before="148"/>
        <w:ind w:left="110"/>
        <w:rPr>
          <w:b/>
          <w:sz w:val="24"/>
        </w:rPr>
      </w:pPr>
      <w:r>
        <w:rPr>
          <w:rFonts w:ascii="Arial"/>
          <w:w w:val="110"/>
          <w:sz w:val="12"/>
        </w:rPr>
        <w:t xml:space="preserve">213 </w:t>
      </w:r>
      <w:r>
        <w:rPr>
          <w:b/>
          <w:w w:val="110"/>
          <w:sz w:val="24"/>
        </w:rPr>
        <w:t>Participants</w:t>
      </w:r>
    </w:p>
    <w:p w14:paraId="0A9C974D" w14:textId="77777777" w:rsidR="00371D9F" w:rsidRDefault="00371D9F">
      <w:pPr>
        <w:pStyle w:val="BodyText"/>
        <w:spacing w:before="2"/>
        <w:ind w:left="0"/>
        <w:rPr>
          <w:b/>
          <w:sz w:val="23"/>
        </w:rPr>
      </w:pPr>
    </w:p>
    <w:p w14:paraId="346508DD" w14:textId="77777777" w:rsidR="00371D9F" w:rsidRDefault="00787276">
      <w:pPr>
        <w:pStyle w:val="BodyText"/>
        <w:tabs>
          <w:tab w:val="left" w:pos="1075"/>
        </w:tabs>
        <w:spacing w:before="145"/>
      </w:pPr>
      <w:r>
        <w:rPr>
          <w:rFonts w:ascii="Arial"/>
          <w:w w:val="105"/>
          <w:sz w:val="12"/>
        </w:rPr>
        <w:t>214</w:t>
      </w:r>
      <w:r>
        <w:rPr>
          <w:rFonts w:ascii="Arial"/>
          <w:w w:val="105"/>
          <w:sz w:val="12"/>
        </w:rPr>
        <w:tab/>
      </w:r>
      <w:r>
        <w:rPr>
          <w:w w:val="105"/>
        </w:rPr>
        <w:t>Participants</w:t>
      </w:r>
      <w:r>
        <w:rPr>
          <w:spacing w:val="16"/>
          <w:w w:val="105"/>
        </w:rPr>
        <w:t xml:space="preserve"> </w:t>
      </w:r>
      <w:r>
        <w:rPr>
          <w:w w:val="105"/>
        </w:rPr>
        <w:t>(N</w:t>
      </w:r>
      <w:r>
        <w:rPr>
          <w:spacing w:val="16"/>
          <w:w w:val="105"/>
        </w:rPr>
        <w:t xml:space="preserve"> </w:t>
      </w:r>
      <w:r>
        <w:rPr>
          <w:w w:val="105"/>
        </w:rPr>
        <w:t>=</w:t>
      </w:r>
      <w:r>
        <w:rPr>
          <w:spacing w:val="16"/>
          <w:w w:val="105"/>
        </w:rPr>
        <w:t xml:space="preserve"> </w:t>
      </w:r>
      <w:r>
        <w:rPr>
          <w:w w:val="105"/>
        </w:rPr>
        <w:t>604)</w:t>
      </w:r>
      <w:r>
        <w:rPr>
          <w:spacing w:val="16"/>
          <w:w w:val="105"/>
        </w:rPr>
        <w:t xml:space="preserve"> </w:t>
      </w:r>
      <w:r>
        <w:rPr>
          <w:w w:val="105"/>
        </w:rPr>
        <w:t>were</w:t>
      </w:r>
      <w:r>
        <w:rPr>
          <w:spacing w:val="16"/>
          <w:w w:val="105"/>
        </w:rPr>
        <w:t xml:space="preserve"> </w:t>
      </w:r>
      <w:r>
        <w:rPr>
          <w:w w:val="105"/>
        </w:rPr>
        <w:t>recruited</w:t>
      </w:r>
      <w:r>
        <w:rPr>
          <w:spacing w:val="16"/>
          <w:w w:val="105"/>
        </w:rPr>
        <w:t xml:space="preserve"> </w:t>
      </w:r>
      <w:r>
        <w:rPr>
          <w:w w:val="105"/>
        </w:rPr>
        <w:t>similarly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both</w:t>
      </w:r>
      <w:r>
        <w:rPr>
          <w:spacing w:val="17"/>
          <w:w w:val="105"/>
        </w:rPr>
        <w:t xml:space="preserve"> </w:t>
      </w:r>
      <w:r>
        <w:rPr>
          <w:w w:val="105"/>
        </w:rPr>
        <w:t>Experiments</w:t>
      </w:r>
      <w:r>
        <w:rPr>
          <w:spacing w:val="16"/>
          <w:w w:val="105"/>
        </w:rPr>
        <w:t xml:space="preserve"> </w:t>
      </w:r>
      <w:r>
        <w:rPr>
          <w:w w:val="105"/>
        </w:rPr>
        <w:t>1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2,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</w:p>
    <w:p w14:paraId="2311E05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215 </w:t>
      </w:r>
      <w:r>
        <w:rPr>
          <w:w w:val="105"/>
        </w:rPr>
        <w:t>thus are discussed simultaneously here. Participants for this study were recruited in</w:t>
      </w:r>
    </w:p>
    <w:p w14:paraId="7FD89CE8" w14:textId="77777777" w:rsidR="00371D9F" w:rsidRDefault="00787276">
      <w:pPr>
        <w:pStyle w:val="BodyText"/>
        <w:spacing w:before="203"/>
      </w:pPr>
      <w:r>
        <w:rPr>
          <w:rFonts w:ascii="Arial"/>
          <w:w w:val="110"/>
          <w:sz w:val="12"/>
        </w:rPr>
        <w:t xml:space="preserve">216 </w:t>
      </w:r>
      <w:r>
        <w:rPr>
          <w:w w:val="110"/>
        </w:rPr>
        <w:t>multiple ways. The participants in the United States (n = 292) were recruited using the</w:t>
      </w:r>
    </w:p>
    <w:p w14:paraId="340863AC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217 </w:t>
      </w:r>
      <w:r>
        <w:rPr>
          <w:w w:val="105"/>
        </w:rPr>
        <w:t>traditional method of offering experimental participation credit, and also via social media.</w:t>
      </w:r>
    </w:p>
    <w:p w14:paraId="40E48CD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218 </w:t>
      </w:r>
      <w:r>
        <w:rPr>
          <w:w w:val="105"/>
        </w:rPr>
        <w:t>French participants (n = 312) were recruited by word of mouth, email, and social media.</w:t>
      </w:r>
    </w:p>
    <w:p w14:paraId="1AFBAEEF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219 </w:t>
      </w:r>
      <w:r>
        <w:rPr>
          <w:w w:val="110"/>
        </w:rPr>
        <w:t>The only restrictions on participation were that the participant must have self-reported</w:t>
      </w:r>
    </w:p>
    <w:p w14:paraId="4472BB59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220 </w:t>
      </w:r>
      <w:r>
        <w:rPr>
          <w:w w:val="105"/>
        </w:rPr>
        <w:t xml:space="preserve">normal hearing. </w:t>
      </w:r>
      <w:r>
        <w:rPr>
          <w:spacing w:val="-10"/>
          <w:w w:val="105"/>
        </w:rPr>
        <w:t xml:space="preserve">We </w:t>
      </w:r>
      <w:r>
        <w:rPr>
          <w:w w:val="105"/>
        </w:rPr>
        <w:t xml:space="preserve">recognize that although </w:t>
      </w:r>
      <w:r>
        <w:rPr>
          <w:spacing w:val="-4"/>
          <w:w w:val="105"/>
        </w:rPr>
        <w:t xml:space="preserve">we </w:t>
      </w:r>
      <w:r>
        <w:rPr>
          <w:w w:val="105"/>
        </w:rPr>
        <w:t xml:space="preserve">suggest that data collected in this </w:t>
      </w:r>
      <w:r>
        <w:rPr>
          <w:spacing w:val="-5"/>
          <w:w w:val="105"/>
        </w:rPr>
        <w:t>way</w:t>
      </w:r>
    </w:p>
    <w:p w14:paraId="008A2BD7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221 </w:t>
      </w:r>
      <w:r>
        <w:rPr>
          <w:w w:val="105"/>
        </w:rPr>
        <w:t>have a much greater hypothetical reach, the data here represent a) a convenience sample,</w:t>
      </w:r>
    </w:p>
    <w:p w14:paraId="4FC076CD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222 </w:t>
      </w:r>
      <w:r>
        <w:rPr>
          <w:w w:val="110"/>
        </w:rPr>
        <w:t>b) that is limited to participants that have access to the internet, and c) because of the</w:t>
      </w:r>
    </w:p>
    <w:p w14:paraId="259A69F2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223    </w:t>
      </w:r>
      <w:r>
        <w:rPr>
          <w:rFonts w:ascii="Arial" w:hAnsi="Arial"/>
          <w:spacing w:val="13"/>
          <w:w w:val="105"/>
          <w:sz w:val="12"/>
        </w:rPr>
        <w:t xml:space="preserve"> </w:t>
      </w:r>
      <w:r>
        <w:rPr>
          <w:w w:val="105"/>
        </w:rPr>
        <w:t>nature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social</w:t>
      </w:r>
      <w:r>
        <w:rPr>
          <w:spacing w:val="10"/>
          <w:w w:val="105"/>
        </w:rPr>
        <w:t xml:space="preserve"> </w:t>
      </w:r>
      <w:r>
        <w:rPr>
          <w:w w:val="105"/>
        </w:rPr>
        <w:t>media,</w:t>
      </w:r>
      <w:r>
        <w:rPr>
          <w:spacing w:val="10"/>
          <w:w w:val="105"/>
        </w:rPr>
        <w:t xml:space="preserve"> </w:t>
      </w:r>
      <w:r>
        <w:rPr>
          <w:w w:val="105"/>
        </w:rPr>
        <w:t>many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researchers’</w:t>
      </w:r>
      <w:r>
        <w:rPr>
          <w:spacing w:val="10"/>
          <w:w w:val="105"/>
        </w:rPr>
        <w:t xml:space="preserve"> </w:t>
      </w:r>
      <w:r>
        <w:rPr>
          <w:w w:val="105"/>
        </w:rPr>
        <w:t>social</w:t>
      </w:r>
      <w:r>
        <w:rPr>
          <w:spacing w:val="10"/>
          <w:w w:val="105"/>
        </w:rPr>
        <w:t xml:space="preserve"> </w:t>
      </w:r>
      <w:r>
        <w:rPr>
          <w:w w:val="105"/>
        </w:rPr>
        <w:t>circles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</w:p>
    <w:p w14:paraId="2FDF353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224     </w:t>
      </w:r>
      <w:r>
        <w:rPr>
          <w:w w:val="105"/>
        </w:rPr>
        <w:t xml:space="preserve">themselves students, thus providing an additional confound.  </w:t>
      </w:r>
      <w:r>
        <w:rPr>
          <w:spacing w:val="-3"/>
          <w:w w:val="105"/>
        </w:rPr>
        <w:t xml:space="preserve">However, </w:t>
      </w:r>
      <w:r>
        <w:rPr>
          <w:w w:val="105"/>
        </w:rPr>
        <w:t>these</w:t>
      </w:r>
      <w:r>
        <w:rPr>
          <w:spacing w:val="31"/>
          <w:w w:val="105"/>
        </w:rPr>
        <w:t xml:space="preserve"> </w:t>
      </w:r>
      <w:r>
        <w:rPr>
          <w:w w:val="105"/>
        </w:rPr>
        <w:t>specific</w:t>
      </w:r>
    </w:p>
    <w:p w14:paraId="21086F3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225 </w:t>
      </w:r>
      <w:r>
        <w:rPr>
          <w:w w:val="105"/>
        </w:rPr>
        <w:t>limitations could be remedied when designing and implementing future research.</w:t>
      </w:r>
    </w:p>
    <w:p w14:paraId="5B9E9533" w14:textId="77777777" w:rsidR="00371D9F" w:rsidRDefault="00787276">
      <w:pPr>
        <w:pStyle w:val="BodyText"/>
        <w:tabs>
          <w:tab w:val="left" w:pos="1075"/>
        </w:tabs>
      </w:pPr>
      <w:r>
        <w:rPr>
          <w:rFonts w:ascii="Arial"/>
          <w:w w:val="105"/>
          <w:sz w:val="12"/>
        </w:rPr>
        <w:t>226</w:t>
      </w:r>
      <w:r>
        <w:rPr>
          <w:rFonts w:ascii="Arial"/>
          <w:w w:val="105"/>
          <w:sz w:val="12"/>
        </w:rPr>
        <w:tab/>
      </w:r>
      <w:r>
        <w:rPr>
          <w:w w:val="105"/>
        </w:rPr>
        <w:t xml:space="preserve">The population </w:t>
      </w:r>
      <w:r>
        <w:rPr>
          <w:spacing w:val="-4"/>
          <w:w w:val="105"/>
        </w:rPr>
        <w:t xml:space="preserve">we </w:t>
      </w:r>
      <w:r>
        <w:rPr>
          <w:w w:val="105"/>
        </w:rPr>
        <w:t xml:space="preserve">recruited </w:t>
      </w:r>
      <w:r>
        <w:rPr>
          <w:spacing w:val="-3"/>
          <w:w w:val="105"/>
        </w:rPr>
        <w:t xml:space="preserve">was </w:t>
      </w:r>
      <w:r>
        <w:rPr>
          <w:w w:val="105"/>
        </w:rPr>
        <w:t xml:space="preserve">different for the </w:t>
      </w:r>
      <w:r>
        <w:rPr>
          <w:spacing w:val="-5"/>
          <w:w w:val="105"/>
        </w:rPr>
        <w:t xml:space="preserve">two </w:t>
      </w:r>
      <w:r>
        <w:rPr>
          <w:w w:val="105"/>
        </w:rPr>
        <w:t xml:space="preserve">experiments. </w:t>
      </w:r>
      <w:r>
        <w:rPr>
          <w:spacing w:val="-7"/>
          <w:w w:val="105"/>
        </w:rPr>
        <w:t xml:space="preserve">For </w:t>
      </w:r>
      <w:r>
        <w:rPr>
          <w:w w:val="105"/>
        </w:rPr>
        <w:t>Experiment</w:t>
      </w:r>
      <w:r>
        <w:rPr>
          <w:spacing w:val="20"/>
          <w:w w:val="105"/>
        </w:rPr>
        <w:t xml:space="preserve"> </w:t>
      </w:r>
      <w:r>
        <w:rPr>
          <w:w w:val="105"/>
        </w:rPr>
        <w:t>1,</w:t>
      </w:r>
    </w:p>
    <w:p w14:paraId="6DCE9CAB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227 </w:t>
      </w:r>
      <w:r>
        <w:rPr>
          <w:w w:val="105"/>
        </w:rPr>
        <w:t>we specifically sought out highly trained musicians (n = 84) with ten years or more of</w:t>
      </w:r>
    </w:p>
    <w:p w14:paraId="2A5D2F7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228 </w:t>
      </w:r>
      <w:r>
        <w:rPr>
          <w:w w:val="105"/>
        </w:rPr>
        <w:t>music training. We recruited this population for two reasons: firstly, as a validation step,</w:t>
      </w:r>
    </w:p>
    <w:p w14:paraId="53F32FC3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229      </w:t>
      </w:r>
      <w:r>
        <w:rPr>
          <w:w w:val="105"/>
        </w:rPr>
        <w:t xml:space="preserve">to ascertain whether the stimuli truly reflected the composer’s intent.  </w:t>
      </w:r>
      <w:r>
        <w:rPr>
          <w:spacing w:val="-3"/>
          <w:w w:val="105"/>
        </w:rPr>
        <w:t xml:space="preserve">Secondly, </w:t>
      </w:r>
      <w:proofErr w:type="gramStart"/>
      <w:r>
        <w:rPr>
          <w:spacing w:val="-4"/>
          <w:w w:val="105"/>
        </w:rPr>
        <w:t xml:space="preserve">we  </w:t>
      </w:r>
      <w:r>
        <w:rPr>
          <w:w w:val="105"/>
        </w:rPr>
        <w:t>had</w:t>
      </w:r>
      <w:proofErr w:type="gramEnd"/>
      <w:r>
        <w:rPr>
          <w:w w:val="105"/>
        </w:rPr>
        <w:t xml:space="preserve"> 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</w:p>
    <w:p w14:paraId="337C40E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230    </w:t>
      </w:r>
      <w:r>
        <w:rPr>
          <w:rFonts w:ascii="Arial"/>
          <w:spacing w:val="11"/>
          <w:w w:val="105"/>
          <w:sz w:val="12"/>
        </w:rPr>
        <w:t xml:space="preserve"> </w:t>
      </w:r>
      <w:r>
        <w:rPr>
          <w:w w:val="105"/>
        </w:rPr>
        <w:t>goal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evaluating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perceptual</w:t>
      </w:r>
      <w:r>
        <w:rPr>
          <w:spacing w:val="7"/>
          <w:w w:val="105"/>
        </w:rPr>
        <w:t xml:space="preserve"> </w:t>
      </w:r>
      <w:r>
        <w:rPr>
          <w:w w:val="105"/>
        </w:rPr>
        <w:t>effect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stimuli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w w:val="105"/>
        </w:rPr>
        <w:t>relates</w:t>
      </w:r>
      <w:r>
        <w:rPr>
          <w:spacing w:val="6"/>
          <w:w w:val="105"/>
        </w:rPr>
        <w:t xml:space="preserve"> </w:t>
      </w:r>
      <w:r>
        <w:rPr>
          <w:w w:val="105"/>
        </w:rPr>
        <w:t>specifically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musical</w:t>
      </w:r>
    </w:p>
    <w:p w14:paraId="40D1C6F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231 </w:t>
      </w:r>
      <w:r>
        <w:rPr>
          <w:w w:val="105"/>
        </w:rPr>
        <w:t>qualities. These perceptual evaluations were to then be correlated with the adjectives</w:t>
      </w:r>
    </w:p>
    <w:p w14:paraId="4AC9BECD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232 </w:t>
      </w:r>
      <w:r>
        <w:rPr>
          <w:w w:val="105"/>
        </w:rPr>
        <w:t>selected by those who participated in the adjectives survey. Participants were recruited for</w:t>
      </w:r>
    </w:p>
    <w:p w14:paraId="38A9A19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233 </w:t>
      </w:r>
      <w:r>
        <w:rPr>
          <w:w w:val="105"/>
        </w:rPr>
        <w:t>Experiment 2 (n = 520) without regard to level of music training.</w:t>
      </w:r>
    </w:p>
    <w:p w14:paraId="5EA976B2" w14:textId="77777777" w:rsidR="00371D9F" w:rsidRDefault="00787276">
      <w:pPr>
        <w:pStyle w:val="BodyText"/>
        <w:tabs>
          <w:tab w:val="left" w:pos="1075"/>
        </w:tabs>
      </w:pPr>
      <w:r>
        <w:rPr>
          <w:rFonts w:ascii="Arial"/>
          <w:w w:val="110"/>
          <w:sz w:val="12"/>
        </w:rPr>
        <w:t>234</w:t>
      </w:r>
      <w:r>
        <w:rPr>
          <w:rFonts w:ascii="Arial"/>
          <w:w w:val="110"/>
          <w:sz w:val="12"/>
        </w:rPr>
        <w:tab/>
      </w:r>
      <w:r>
        <w:rPr>
          <w:w w:val="110"/>
        </w:rPr>
        <w:t>Of the responses to Experiment 1, 51 were removed to incomplete data (</w:t>
      </w:r>
      <w:proofErr w:type="spellStart"/>
      <w:r>
        <w:rPr>
          <w:w w:val="110"/>
        </w:rPr>
        <w:t>nF</w:t>
      </w:r>
      <w:proofErr w:type="spellEnd"/>
      <w:r>
        <w:rPr>
          <w:w w:val="110"/>
        </w:rPr>
        <w:t xml:space="preserve"> = 45,</w:t>
      </w:r>
      <w:r>
        <w:rPr>
          <w:spacing w:val="10"/>
          <w:w w:val="110"/>
        </w:rPr>
        <w:t xml:space="preserve"> </w:t>
      </w:r>
      <w:proofErr w:type="spellStart"/>
      <w:r>
        <w:rPr>
          <w:w w:val="110"/>
        </w:rPr>
        <w:t>nA</w:t>
      </w:r>
      <w:proofErr w:type="spellEnd"/>
    </w:p>
    <w:p w14:paraId="263B7E2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235 </w:t>
      </w:r>
      <w:r>
        <w:rPr>
          <w:w w:val="105"/>
        </w:rPr>
        <w:t>= 6), leaving a total of 33 for the analysis. Of the responses to Experiment 2, 160 were</w:t>
      </w:r>
    </w:p>
    <w:p w14:paraId="53628E4E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236 </w:t>
      </w:r>
      <w:r>
        <w:rPr>
          <w:w w:val="110"/>
        </w:rPr>
        <w:t>removed for not completing the survey (</w:t>
      </w:r>
      <w:proofErr w:type="spellStart"/>
      <w:r>
        <w:rPr>
          <w:w w:val="110"/>
        </w:rPr>
        <w:t>nF</w:t>
      </w:r>
      <w:proofErr w:type="spellEnd"/>
      <w:r>
        <w:rPr>
          <w:w w:val="110"/>
        </w:rPr>
        <w:t xml:space="preserve"> = 140, </w:t>
      </w:r>
      <w:proofErr w:type="spellStart"/>
      <w:r>
        <w:rPr>
          <w:w w:val="110"/>
        </w:rPr>
        <w:t>nA</w:t>
      </w:r>
      <w:proofErr w:type="spellEnd"/>
      <w:r>
        <w:rPr>
          <w:w w:val="110"/>
        </w:rPr>
        <w:t xml:space="preserve"> = 20), leaving a total of 360. Of the</w:t>
      </w:r>
    </w:p>
    <w:p w14:paraId="06FA29C5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46211F77" w14:textId="77777777" w:rsidR="00371D9F" w:rsidRDefault="00787276">
      <w:pPr>
        <w:pStyle w:val="BodyText"/>
        <w:spacing w:before="239"/>
      </w:pPr>
      <w:r>
        <w:rPr>
          <w:rFonts w:ascii="Arial"/>
          <w:w w:val="105"/>
          <w:sz w:val="12"/>
        </w:rPr>
        <w:lastRenderedPageBreak/>
        <w:t xml:space="preserve">237 </w:t>
      </w:r>
      <w:r>
        <w:rPr>
          <w:w w:val="105"/>
        </w:rPr>
        <w:t>responses to the survey administered in the US, participants were excluded from analysis if</w:t>
      </w:r>
    </w:p>
    <w:p w14:paraId="7FC0FB35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238 </w:t>
      </w:r>
      <w:r>
        <w:rPr>
          <w:w w:val="105"/>
        </w:rPr>
        <w:t>they indicated a nationality other than American. “Asian-American,” for example, was</w:t>
      </w:r>
    </w:p>
    <w:p w14:paraId="29721E6F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239 </w:t>
      </w:r>
      <w:r>
        <w:rPr>
          <w:w w:val="105"/>
        </w:rPr>
        <w:t>included, but “</w:t>
      </w:r>
      <w:proofErr w:type="spellStart"/>
      <w:r>
        <w:rPr>
          <w:w w:val="105"/>
        </w:rPr>
        <w:t>Ghanian</w:t>
      </w:r>
      <w:proofErr w:type="spellEnd"/>
      <w:r>
        <w:rPr>
          <w:w w:val="105"/>
        </w:rPr>
        <w:t>” was not. This left a total of 279 survey responses for Experiment</w:t>
      </w:r>
    </w:p>
    <w:p w14:paraId="1A065DAC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240 </w:t>
      </w:r>
      <w:r>
        <w:rPr>
          <w:w w:val="105"/>
        </w:rPr>
        <w:t>2 and 312 for analysis across both experiments.</w:t>
      </w:r>
    </w:p>
    <w:p w14:paraId="01443EB1" w14:textId="77777777" w:rsidR="00371D9F" w:rsidRDefault="00787276">
      <w:pPr>
        <w:pStyle w:val="BodyText"/>
        <w:tabs>
          <w:tab w:val="left" w:pos="1075"/>
        </w:tabs>
      </w:pPr>
      <w:r>
        <w:rPr>
          <w:rFonts w:ascii="Arial"/>
          <w:w w:val="105"/>
          <w:sz w:val="12"/>
        </w:rPr>
        <w:t>241</w:t>
      </w:r>
      <w:r>
        <w:rPr>
          <w:rFonts w:ascii="Arial"/>
          <w:w w:val="105"/>
          <w:sz w:val="12"/>
        </w:rPr>
        <w:tab/>
      </w:r>
      <w:r>
        <w:rPr>
          <w:w w:val="105"/>
        </w:rPr>
        <w:t xml:space="preserve">All recruitment measures were approved </w:t>
      </w:r>
      <w:r>
        <w:rPr>
          <w:spacing w:val="-4"/>
          <w:w w:val="105"/>
        </w:rPr>
        <w:t xml:space="preserve">by </w:t>
      </w:r>
      <w:r>
        <w:rPr>
          <w:w w:val="105"/>
        </w:rPr>
        <w:t>the UT Dallas</w:t>
      </w:r>
      <w:r>
        <w:rPr>
          <w:spacing w:val="6"/>
          <w:w w:val="105"/>
        </w:rPr>
        <w:t xml:space="preserve"> </w:t>
      </w:r>
      <w:r>
        <w:rPr>
          <w:w w:val="105"/>
        </w:rPr>
        <w:t>IRB.</w:t>
      </w:r>
    </w:p>
    <w:p w14:paraId="3225D069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6FB92A41" w14:textId="77777777" w:rsidR="00371D9F" w:rsidRDefault="00371D9F">
      <w:pPr>
        <w:pStyle w:val="BodyText"/>
        <w:spacing w:before="3"/>
        <w:ind w:left="0"/>
      </w:pPr>
    </w:p>
    <w:p w14:paraId="2D96EA5A" w14:textId="77777777" w:rsidR="00371D9F" w:rsidRDefault="00787276">
      <w:pPr>
        <w:spacing w:before="148"/>
        <w:ind w:left="110"/>
        <w:rPr>
          <w:b/>
          <w:sz w:val="24"/>
        </w:rPr>
      </w:pPr>
      <w:r>
        <w:rPr>
          <w:rFonts w:ascii="Arial"/>
          <w:w w:val="110"/>
          <w:sz w:val="12"/>
        </w:rPr>
        <w:t>242</w:t>
      </w:r>
      <w:bookmarkStart w:id="169" w:name="Material"/>
      <w:bookmarkEnd w:id="169"/>
      <w:r>
        <w:rPr>
          <w:rFonts w:ascii="Arial"/>
          <w:w w:val="110"/>
          <w:sz w:val="12"/>
        </w:rPr>
        <w:t xml:space="preserve"> </w:t>
      </w:r>
      <w:r>
        <w:rPr>
          <w:b/>
          <w:w w:val="110"/>
          <w:sz w:val="24"/>
        </w:rPr>
        <w:t>Material</w:t>
      </w:r>
    </w:p>
    <w:p w14:paraId="11A93BC4" w14:textId="77777777" w:rsidR="00371D9F" w:rsidRDefault="00371D9F">
      <w:pPr>
        <w:pStyle w:val="BodyText"/>
        <w:spacing w:before="5"/>
        <w:ind w:left="0"/>
        <w:rPr>
          <w:b/>
          <w:sz w:val="28"/>
        </w:rPr>
      </w:pPr>
    </w:p>
    <w:p w14:paraId="2466831B" w14:textId="77777777" w:rsidR="00371D9F" w:rsidRDefault="00787276">
      <w:pPr>
        <w:pStyle w:val="BodyText"/>
        <w:tabs>
          <w:tab w:val="left" w:pos="1075"/>
          <w:tab w:val="left" w:pos="2234"/>
        </w:tabs>
        <w:spacing w:before="148"/>
      </w:pPr>
      <w:r>
        <w:rPr>
          <w:rFonts w:ascii="Arial"/>
          <w:w w:val="105"/>
          <w:sz w:val="12"/>
        </w:rPr>
        <w:t>243</w:t>
      </w:r>
      <w:r>
        <w:rPr>
          <w:rFonts w:ascii="Arial"/>
          <w:w w:val="105"/>
          <w:sz w:val="12"/>
        </w:rPr>
        <w:tab/>
      </w:r>
      <w:bookmarkStart w:id="170" w:name="Stimuli"/>
      <w:bookmarkEnd w:id="170"/>
      <w:r>
        <w:rPr>
          <w:b/>
          <w:w w:val="105"/>
        </w:rPr>
        <w:t>Stimuli.</w:t>
      </w:r>
      <w:r>
        <w:rPr>
          <w:b/>
          <w:w w:val="105"/>
        </w:rPr>
        <w:tab/>
      </w:r>
      <w:r>
        <w:rPr>
          <w:w w:val="105"/>
        </w:rPr>
        <w:t>All</w:t>
      </w:r>
      <w:r>
        <w:rPr>
          <w:spacing w:val="9"/>
          <w:w w:val="105"/>
        </w:rPr>
        <w:t xml:space="preserve"> </w:t>
      </w:r>
      <w:r>
        <w:rPr>
          <w:w w:val="105"/>
        </w:rPr>
        <w:t>stimuli</w:t>
      </w:r>
      <w:r>
        <w:rPr>
          <w:spacing w:val="9"/>
          <w:w w:val="105"/>
        </w:rPr>
        <w:t xml:space="preserve"> </w:t>
      </w:r>
      <w:r>
        <w:rPr>
          <w:w w:val="105"/>
        </w:rPr>
        <w:t>were</w:t>
      </w:r>
      <w:r>
        <w:rPr>
          <w:spacing w:val="9"/>
          <w:w w:val="105"/>
        </w:rPr>
        <w:t xml:space="preserve"> </w:t>
      </w:r>
      <w:r>
        <w:rPr>
          <w:w w:val="105"/>
        </w:rPr>
        <w:t>original,</w:t>
      </w:r>
      <w:r>
        <w:rPr>
          <w:spacing w:val="9"/>
          <w:w w:val="105"/>
        </w:rPr>
        <w:t xml:space="preserve"> </w:t>
      </w:r>
      <w:r>
        <w:rPr>
          <w:spacing w:val="-3"/>
          <w:w w:val="105"/>
        </w:rPr>
        <w:t>novel</w:t>
      </w:r>
      <w:r>
        <w:rPr>
          <w:spacing w:val="10"/>
          <w:w w:val="105"/>
        </w:rPr>
        <w:t xml:space="preserve"> </w:t>
      </w:r>
      <w:r>
        <w:rPr>
          <w:w w:val="105"/>
        </w:rPr>
        <w:t>musical</w:t>
      </w:r>
      <w:r>
        <w:rPr>
          <w:spacing w:val="9"/>
          <w:w w:val="105"/>
        </w:rPr>
        <w:t xml:space="preserve"> </w:t>
      </w:r>
      <w:r>
        <w:rPr>
          <w:w w:val="105"/>
        </w:rPr>
        <w:t>excerpts,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various</w:t>
      </w:r>
      <w:r>
        <w:rPr>
          <w:spacing w:val="10"/>
          <w:w w:val="105"/>
        </w:rPr>
        <w:t xml:space="preserve"> </w:t>
      </w:r>
      <w:r>
        <w:rPr>
          <w:w w:val="105"/>
        </w:rPr>
        <w:t>western</w:t>
      </w:r>
      <w:r>
        <w:rPr>
          <w:spacing w:val="9"/>
          <w:w w:val="105"/>
        </w:rPr>
        <w:t xml:space="preserve"> </w:t>
      </w:r>
      <w:r>
        <w:rPr>
          <w:w w:val="105"/>
        </w:rPr>
        <w:t>styles,</w:t>
      </w:r>
    </w:p>
    <w:p w14:paraId="0BC05F6E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244 </w:t>
      </w:r>
      <w:r>
        <w:rPr>
          <w:w w:val="105"/>
        </w:rPr>
        <w:t>composed for this study. They were designed to evaluate a number of musical dimensions</w:t>
      </w:r>
    </w:p>
    <w:p w14:paraId="6E19B069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245 </w:t>
      </w:r>
      <w:r>
        <w:rPr>
          <w:w w:val="105"/>
        </w:rPr>
        <w:t>and control for others (e.g., timbre). The stimuli were all string quartets, in order to</w:t>
      </w:r>
    </w:p>
    <w:p w14:paraId="6A91A7D9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246 </w:t>
      </w:r>
      <w:r>
        <w:rPr>
          <w:w w:val="105"/>
        </w:rPr>
        <w:t>control for the confounding factor that different instruments are fundamentally described</w:t>
      </w:r>
    </w:p>
    <w:p w14:paraId="70E12BD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247 </w:t>
      </w:r>
      <w:r>
        <w:rPr>
          <w:w w:val="105"/>
        </w:rPr>
        <w:t>in different ways. All stimuli were between 27s and 40s long, with an average length of</w:t>
      </w:r>
    </w:p>
    <w:p w14:paraId="095BA23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248 </w:t>
      </w:r>
      <w:r>
        <w:rPr>
          <w:w w:val="105"/>
        </w:rPr>
        <w:t>32.4s. The intent was to have all stimuli be around 30s long while preserving musical</w:t>
      </w:r>
    </w:p>
    <w:p w14:paraId="1B69BF37" w14:textId="77777777" w:rsidR="00371D9F" w:rsidRDefault="00787276">
      <w:pPr>
        <w:pStyle w:val="BodyText"/>
      </w:pPr>
      <w:r>
        <w:rPr>
          <w:rFonts w:ascii="Arial"/>
          <w:sz w:val="12"/>
        </w:rPr>
        <w:t xml:space="preserve">249 </w:t>
      </w:r>
      <w:r>
        <w:rPr>
          <w:spacing w:val="-4"/>
        </w:rPr>
        <w:t>integrity.</w:t>
      </w:r>
      <w:r>
        <w:rPr>
          <w:spacing w:val="48"/>
        </w:rPr>
        <w:t xml:space="preserve"> </w:t>
      </w:r>
      <w:r>
        <w:t>All stimuli were composed using finale version 25.5.0.290 [cite finale] between</w:t>
      </w:r>
    </w:p>
    <w:p w14:paraId="42D9682A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250 </w:t>
      </w:r>
      <w:r>
        <w:rPr>
          <w:w w:val="105"/>
        </w:rPr>
        <w:t>April 13 and June 18, 2020. Stimuli were recorded as wav files directly from finale using</w:t>
      </w:r>
    </w:p>
    <w:p w14:paraId="297DDC2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>251</w:t>
      </w:r>
      <w:bookmarkStart w:id="171" w:name="Surveys"/>
      <w:bookmarkEnd w:id="171"/>
      <w:r>
        <w:rPr>
          <w:rFonts w:ascii="Arial"/>
          <w:w w:val="105"/>
          <w:sz w:val="12"/>
        </w:rPr>
        <w:t xml:space="preserve"> </w:t>
      </w:r>
      <w:r>
        <w:rPr>
          <w:w w:val="105"/>
        </w:rPr>
        <w:t xml:space="preserve">the human playback engine and embedded into each question in </w:t>
      </w:r>
      <w:proofErr w:type="spellStart"/>
      <w:r>
        <w:rPr>
          <w:w w:val="105"/>
        </w:rPr>
        <w:t>qualtrics</w:t>
      </w:r>
      <w:proofErr w:type="spellEnd"/>
      <w:r>
        <w:rPr>
          <w:w w:val="105"/>
        </w:rPr>
        <w:t xml:space="preserve"> in that format.</w:t>
      </w:r>
    </w:p>
    <w:p w14:paraId="5C7406FB" w14:textId="77777777" w:rsidR="00371D9F" w:rsidRDefault="00787276">
      <w:pPr>
        <w:pStyle w:val="BodyText"/>
        <w:tabs>
          <w:tab w:val="left" w:pos="1075"/>
          <w:tab w:val="left" w:pos="2304"/>
        </w:tabs>
        <w:spacing w:before="241"/>
      </w:pPr>
      <w:r>
        <w:rPr>
          <w:rFonts w:ascii="Arial"/>
          <w:w w:val="110"/>
          <w:sz w:val="12"/>
        </w:rPr>
        <w:t>252</w:t>
      </w:r>
      <w:r>
        <w:rPr>
          <w:rFonts w:ascii="Arial"/>
          <w:w w:val="110"/>
          <w:sz w:val="12"/>
        </w:rPr>
        <w:tab/>
      </w:r>
      <w:r>
        <w:rPr>
          <w:b/>
          <w:w w:val="110"/>
        </w:rPr>
        <w:t>Surveys.</w:t>
      </w:r>
      <w:r>
        <w:rPr>
          <w:b/>
          <w:w w:val="110"/>
        </w:rPr>
        <w:tab/>
      </w:r>
      <w:r>
        <w:rPr>
          <w:w w:val="110"/>
        </w:rPr>
        <w:t xml:space="preserve">There were </w:t>
      </w:r>
      <w:r>
        <w:rPr>
          <w:spacing w:val="-5"/>
          <w:w w:val="110"/>
        </w:rPr>
        <w:t xml:space="preserve">two </w:t>
      </w:r>
      <w:r>
        <w:rPr>
          <w:w w:val="110"/>
        </w:rPr>
        <w:t>separate surveys presented to participants. The</w:t>
      </w:r>
      <w:r>
        <w:rPr>
          <w:spacing w:val="-15"/>
          <w:w w:val="110"/>
        </w:rPr>
        <w:t xml:space="preserve"> </w:t>
      </w:r>
      <w:r>
        <w:rPr>
          <w:w w:val="110"/>
        </w:rPr>
        <w:t>survey</w:t>
      </w:r>
    </w:p>
    <w:p w14:paraId="6A3CAF36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253 </w:t>
      </w:r>
      <w:r>
        <w:rPr>
          <w:w w:val="105"/>
        </w:rPr>
        <w:t>used in Experiment 1 (hereafter: Qualities Survey/QS) evaluated the musical stimuli on</w:t>
      </w:r>
    </w:p>
    <w:p w14:paraId="351A974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254      </w:t>
      </w:r>
      <w:r>
        <w:rPr>
          <w:w w:val="105"/>
        </w:rPr>
        <w:t>concrete musical qualities like meter and genre.  The survey used in Experiment</w:t>
      </w:r>
      <w:r>
        <w:rPr>
          <w:spacing w:val="55"/>
          <w:w w:val="105"/>
        </w:rPr>
        <w:t xml:space="preserve"> </w:t>
      </w:r>
      <w:r>
        <w:rPr>
          <w:w w:val="105"/>
        </w:rPr>
        <w:t>2</w:t>
      </w:r>
    </w:p>
    <w:p w14:paraId="5829CDB7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255  </w:t>
      </w:r>
      <w:proofErr w:type="gramStart"/>
      <w:r>
        <w:rPr>
          <w:rFonts w:ascii="Arial"/>
          <w:w w:val="105"/>
          <w:sz w:val="12"/>
        </w:rPr>
        <w:t xml:space="preserve">  </w:t>
      </w:r>
      <w:r>
        <w:rPr>
          <w:rFonts w:ascii="Arial"/>
          <w:spacing w:val="1"/>
          <w:w w:val="105"/>
          <w:sz w:val="12"/>
        </w:rPr>
        <w:t xml:space="preserve"> </w:t>
      </w:r>
      <w:r>
        <w:rPr>
          <w:w w:val="105"/>
        </w:rPr>
        <w:t>(</w:t>
      </w:r>
      <w:proofErr w:type="gramEnd"/>
      <w:r>
        <w:rPr>
          <w:w w:val="105"/>
        </w:rPr>
        <w:t>hereafter:</w:t>
      </w:r>
      <w:r>
        <w:rPr>
          <w:spacing w:val="42"/>
          <w:w w:val="105"/>
        </w:rPr>
        <w:t xml:space="preserve"> </w:t>
      </w:r>
      <w:r>
        <w:rPr>
          <w:w w:val="105"/>
        </w:rPr>
        <w:t>Adjectives</w:t>
      </w:r>
      <w:r>
        <w:rPr>
          <w:spacing w:val="16"/>
          <w:w w:val="105"/>
        </w:rPr>
        <w:t xml:space="preserve"> </w:t>
      </w:r>
      <w:r>
        <w:rPr>
          <w:w w:val="105"/>
        </w:rPr>
        <w:t>Survey/AS)</w:t>
      </w:r>
      <w:r>
        <w:rPr>
          <w:spacing w:val="16"/>
          <w:w w:val="105"/>
        </w:rPr>
        <w:t xml:space="preserve"> </w:t>
      </w:r>
      <w:r>
        <w:rPr>
          <w:w w:val="105"/>
        </w:rPr>
        <w:t>asked</w:t>
      </w:r>
      <w:r>
        <w:rPr>
          <w:spacing w:val="16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evaluate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stimuli</w:t>
      </w:r>
      <w:r>
        <w:rPr>
          <w:spacing w:val="16"/>
          <w:w w:val="105"/>
        </w:rPr>
        <w:t xml:space="preserve"> </w:t>
      </w:r>
      <w:r>
        <w:rPr>
          <w:w w:val="105"/>
        </w:rPr>
        <w:t>using</w:t>
      </w:r>
    </w:p>
    <w:p w14:paraId="56C5C04B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256 </w:t>
      </w:r>
      <w:r>
        <w:rPr>
          <w:w w:val="105"/>
        </w:rPr>
        <w:t>adjectives using the CATA paradigm. Both surveys also captured participants’</w:t>
      </w:r>
    </w:p>
    <w:p w14:paraId="7B6EDCC7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257 </w:t>
      </w:r>
      <w:r>
        <w:rPr>
          <w:w w:val="105"/>
        </w:rPr>
        <w:t>demographic data, including age, gender, nationality, occupation, and musical experience.</w:t>
      </w:r>
    </w:p>
    <w:p w14:paraId="6718AED5" w14:textId="77777777" w:rsidR="00371D9F" w:rsidRDefault="00787276">
      <w:pPr>
        <w:pStyle w:val="BodyText"/>
        <w:tabs>
          <w:tab w:val="left" w:pos="1075"/>
        </w:tabs>
        <w:spacing w:before="203"/>
      </w:pPr>
      <w:r>
        <w:rPr>
          <w:rFonts w:ascii="Arial"/>
          <w:w w:val="105"/>
          <w:sz w:val="12"/>
        </w:rPr>
        <w:t>258</w:t>
      </w:r>
      <w:r>
        <w:rPr>
          <w:rFonts w:ascii="Arial"/>
          <w:w w:val="105"/>
          <w:sz w:val="12"/>
        </w:rPr>
        <w:tab/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qualities</w:t>
      </w:r>
      <w:r>
        <w:rPr>
          <w:spacing w:val="13"/>
          <w:w w:val="105"/>
        </w:rPr>
        <w:t xml:space="preserve"> </w:t>
      </w:r>
      <w:r>
        <w:rPr>
          <w:w w:val="105"/>
        </w:rPr>
        <w:t>assessed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QS</w:t>
      </w:r>
      <w:r>
        <w:rPr>
          <w:spacing w:val="13"/>
          <w:w w:val="105"/>
        </w:rPr>
        <w:t xml:space="preserve"> </w:t>
      </w:r>
      <w:r>
        <w:rPr>
          <w:w w:val="105"/>
        </w:rPr>
        <w:t>were</w:t>
      </w:r>
      <w:r>
        <w:rPr>
          <w:spacing w:val="13"/>
          <w:w w:val="105"/>
        </w:rPr>
        <w:t xml:space="preserve"> </w:t>
      </w:r>
      <w:r>
        <w:rPr>
          <w:w w:val="105"/>
        </w:rPr>
        <w:t>selected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standard</w:t>
      </w:r>
      <w:r>
        <w:rPr>
          <w:spacing w:val="13"/>
          <w:w w:val="105"/>
        </w:rPr>
        <w:t xml:space="preserve"> </w:t>
      </w:r>
      <w:r>
        <w:rPr>
          <w:w w:val="105"/>
        </w:rPr>
        <w:t>music-theoretical</w:t>
      </w:r>
    </w:p>
    <w:p w14:paraId="38F81AFD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259 </w:t>
      </w:r>
      <w:r>
        <w:rPr>
          <w:w w:val="105"/>
        </w:rPr>
        <w:t>descriptors of western music. For example, when rating the excerpts on tempo, participants</w:t>
      </w:r>
    </w:p>
    <w:p w14:paraId="21302E2F" w14:textId="77777777" w:rsidR="00371D9F" w:rsidRDefault="00787276">
      <w:pPr>
        <w:spacing w:before="202"/>
        <w:ind w:left="110"/>
        <w:rPr>
          <w:sz w:val="24"/>
        </w:rPr>
      </w:pPr>
      <w:r>
        <w:rPr>
          <w:rFonts w:ascii="Arial"/>
          <w:w w:val="105"/>
          <w:sz w:val="12"/>
        </w:rPr>
        <w:t xml:space="preserve">260 </w:t>
      </w:r>
      <w:r>
        <w:rPr>
          <w:w w:val="105"/>
          <w:sz w:val="24"/>
        </w:rPr>
        <w:t xml:space="preserve">were asked to rate the excerpt using the scale </w:t>
      </w:r>
      <w:r>
        <w:rPr>
          <w:i/>
          <w:w w:val="105"/>
          <w:sz w:val="24"/>
        </w:rPr>
        <w:t>Very Slow</w:t>
      </w:r>
      <w:r>
        <w:rPr>
          <w:w w:val="105"/>
          <w:sz w:val="24"/>
        </w:rPr>
        <w:t xml:space="preserve">, </w:t>
      </w:r>
      <w:r>
        <w:rPr>
          <w:i/>
          <w:w w:val="105"/>
          <w:sz w:val="24"/>
        </w:rPr>
        <w:t>Slow</w:t>
      </w:r>
      <w:r>
        <w:rPr>
          <w:w w:val="105"/>
          <w:sz w:val="24"/>
        </w:rPr>
        <w:t xml:space="preserve">, </w:t>
      </w:r>
      <w:r>
        <w:rPr>
          <w:i/>
          <w:w w:val="105"/>
          <w:sz w:val="24"/>
        </w:rPr>
        <w:t>Moderately Slow</w:t>
      </w:r>
      <w:r>
        <w:rPr>
          <w:w w:val="105"/>
          <w:sz w:val="24"/>
        </w:rPr>
        <w:t xml:space="preserve">, </w:t>
      </w:r>
      <w:r>
        <w:rPr>
          <w:i/>
          <w:w w:val="105"/>
          <w:sz w:val="24"/>
        </w:rPr>
        <w:t>Moderate</w:t>
      </w:r>
      <w:r>
        <w:rPr>
          <w:w w:val="105"/>
          <w:sz w:val="24"/>
        </w:rPr>
        <w:t>,</w:t>
      </w:r>
    </w:p>
    <w:p w14:paraId="5068857C" w14:textId="77777777" w:rsidR="00371D9F" w:rsidRDefault="00787276">
      <w:pPr>
        <w:spacing w:before="202"/>
        <w:ind w:left="110"/>
        <w:rPr>
          <w:sz w:val="24"/>
        </w:rPr>
      </w:pPr>
      <w:r>
        <w:rPr>
          <w:rFonts w:ascii="Arial"/>
          <w:w w:val="105"/>
          <w:sz w:val="12"/>
        </w:rPr>
        <w:t xml:space="preserve">261 </w:t>
      </w:r>
      <w:r>
        <w:rPr>
          <w:i/>
          <w:w w:val="105"/>
          <w:sz w:val="24"/>
        </w:rPr>
        <w:t>Moderately Fast</w:t>
      </w:r>
      <w:r>
        <w:rPr>
          <w:w w:val="105"/>
          <w:sz w:val="24"/>
        </w:rPr>
        <w:t xml:space="preserve">, </w:t>
      </w:r>
      <w:r>
        <w:rPr>
          <w:i/>
          <w:w w:val="105"/>
          <w:sz w:val="24"/>
        </w:rPr>
        <w:t>Fast</w:t>
      </w:r>
      <w:r>
        <w:rPr>
          <w:w w:val="105"/>
          <w:sz w:val="24"/>
        </w:rPr>
        <w:t xml:space="preserve">, and </w:t>
      </w:r>
      <w:r>
        <w:rPr>
          <w:i/>
          <w:w w:val="105"/>
          <w:sz w:val="24"/>
        </w:rPr>
        <w:t>Very Fast</w:t>
      </w:r>
      <w:r>
        <w:rPr>
          <w:w w:val="105"/>
          <w:sz w:val="24"/>
        </w:rPr>
        <w:t>. The full list of musical qualities and answer choices</w:t>
      </w:r>
    </w:p>
    <w:p w14:paraId="54D5B9A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262 </w:t>
      </w:r>
      <w:r>
        <w:rPr>
          <w:w w:val="105"/>
        </w:rPr>
        <w:t>is listed in the supplementary materials. The words for the AS were selected using</w:t>
      </w:r>
    </w:p>
    <w:p w14:paraId="2640A3DF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18DB782F" w14:textId="77777777" w:rsidR="00371D9F" w:rsidRDefault="00787276">
      <w:pPr>
        <w:pStyle w:val="BodyText"/>
        <w:spacing w:before="239"/>
      </w:pPr>
      <w:r>
        <w:rPr>
          <w:rFonts w:ascii="Arial"/>
          <w:w w:val="105"/>
          <w:sz w:val="12"/>
        </w:rPr>
        <w:lastRenderedPageBreak/>
        <w:t xml:space="preserve">263 </w:t>
      </w:r>
      <w:proofErr w:type="spellStart"/>
      <w:r>
        <w:rPr>
          <w:w w:val="105"/>
        </w:rPr>
        <w:t>Wallmark</w:t>
      </w:r>
      <w:proofErr w:type="spellEnd"/>
      <w:r>
        <w:rPr>
          <w:w w:val="105"/>
        </w:rPr>
        <w:t xml:space="preserve"> (2019) as a guide and in consult with a French professional musician. Some</w:t>
      </w:r>
    </w:p>
    <w:p w14:paraId="369E523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264 </w:t>
      </w:r>
      <w:r>
        <w:rPr>
          <w:w w:val="105"/>
        </w:rPr>
        <w:t>words were initially selected in French and some in English. In all cases, words were</w:t>
      </w:r>
    </w:p>
    <w:p w14:paraId="72C47865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265 </w:t>
      </w:r>
      <w:r>
        <w:rPr>
          <w:w w:val="105"/>
        </w:rPr>
        <w:t>selected for which there was a clear French (vis-à-vis English) translation. The words are</w:t>
      </w:r>
    </w:p>
    <w:p w14:paraId="764B9CE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266 </w:t>
      </w:r>
      <w:r>
        <w:rPr>
          <w:w w:val="105"/>
        </w:rPr>
        <w:t>listed in English and in French in the supplementary materials.</w:t>
      </w:r>
    </w:p>
    <w:p w14:paraId="4DCFE8AB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3C1DC75B" w14:textId="77777777" w:rsidR="00371D9F" w:rsidRDefault="00371D9F">
      <w:pPr>
        <w:pStyle w:val="BodyText"/>
        <w:spacing w:before="3"/>
        <w:ind w:left="0"/>
      </w:pPr>
    </w:p>
    <w:p w14:paraId="5D75C2BA" w14:textId="77777777" w:rsidR="00371D9F" w:rsidRDefault="00787276">
      <w:pPr>
        <w:spacing w:before="148"/>
        <w:ind w:left="110"/>
        <w:rPr>
          <w:b/>
          <w:sz w:val="24"/>
        </w:rPr>
      </w:pPr>
      <w:r>
        <w:rPr>
          <w:rFonts w:ascii="Arial"/>
          <w:w w:val="110"/>
          <w:sz w:val="12"/>
        </w:rPr>
        <w:t>267</w:t>
      </w:r>
      <w:bookmarkStart w:id="172" w:name="Procedure"/>
      <w:bookmarkEnd w:id="172"/>
      <w:r>
        <w:rPr>
          <w:rFonts w:ascii="Arial"/>
          <w:w w:val="110"/>
          <w:sz w:val="12"/>
        </w:rPr>
        <w:t xml:space="preserve"> </w:t>
      </w:r>
      <w:r>
        <w:rPr>
          <w:b/>
          <w:w w:val="110"/>
          <w:sz w:val="24"/>
        </w:rPr>
        <w:t>Procedure</w:t>
      </w:r>
    </w:p>
    <w:p w14:paraId="09BC3D27" w14:textId="77777777" w:rsidR="00371D9F" w:rsidRDefault="00371D9F">
      <w:pPr>
        <w:pStyle w:val="BodyText"/>
        <w:spacing w:before="8"/>
        <w:ind w:left="0"/>
        <w:rPr>
          <w:b/>
          <w:sz w:val="28"/>
        </w:rPr>
      </w:pPr>
    </w:p>
    <w:p w14:paraId="1582C402" w14:textId="77777777" w:rsidR="00371D9F" w:rsidRDefault="00787276">
      <w:pPr>
        <w:pStyle w:val="BodyText"/>
        <w:tabs>
          <w:tab w:val="left" w:pos="1075"/>
        </w:tabs>
        <w:spacing w:before="145"/>
      </w:pPr>
      <w:r>
        <w:rPr>
          <w:rFonts w:ascii="Arial"/>
          <w:w w:val="110"/>
          <w:sz w:val="12"/>
        </w:rPr>
        <w:t>268</w:t>
      </w:r>
      <w:r>
        <w:rPr>
          <w:rFonts w:ascii="Arial"/>
          <w:w w:val="110"/>
          <w:sz w:val="12"/>
        </w:rPr>
        <w:tab/>
      </w:r>
      <w:r>
        <w:rPr>
          <w:w w:val="110"/>
        </w:rPr>
        <w:t>Participants were provided with a link to either the AS or the QS. Both surveys</w:t>
      </w:r>
      <w:r>
        <w:rPr>
          <w:spacing w:val="11"/>
          <w:w w:val="110"/>
        </w:rPr>
        <w:t xml:space="preserve"> </w:t>
      </w:r>
      <w:r>
        <w:rPr>
          <w:w w:val="110"/>
        </w:rPr>
        <w:t>were</w:t>
      </w:r>
    </w:p>
    <w:p w14:paraId="54A6351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269 </w:t>
      </w:r>
      <w:r>
        <w:rPr>
          <w:w w:val="105"/>
        </w:rPr>
        <w:t>administered using Qualtrics. After standard informed consent, participants listened to 15</w:t>
      </w:r>
    </w:p>
    <w:p w14:paraId="074FFF04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270 </w:t>
      </w:r>
      <w:r>
        <w:rPr>
          <w:w w:val="105"/>
        </w:rPr>
        <w:t>excerpts and answered questions. Participants were instructed to listen to the excerpts</w:t>
      </w:r>
    </w:p>
    <w:p w14:paraId="22F6E46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271 </w:t>
      </w:r>
      <w:r>
        <w:rPr>
          <w:w w:val="105"/>
        </w:rPr>
        <w:t>presented either using headphones or in a quiet listening environment, but that was not</w:t>
      </w:r>
    </w:p>
    <w:p w14:paraId="74A4A30C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272 </w:t>
      </w:r>
      <w:r>
        <w:rPr>
          <w:w w:val="105"/>
        </w:rPr>
        <w:t>strictly controlled, nor was it part of the survey. Participants in Experiment 1 answered 10</w:t>
      </w:r>
    </w:p>
    <w:p w14:paraId="6B0FF19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273 </w:t>
      </w:r>
      <w:r>
        <w:rPr>
          <w:w w:val="105"/>
        </w:rPr>
        <w:t>questions per excerpt, rating the excerpts using the qualities and scales provided.</w:t>
      </w:r>
    </w:p>
    <w:p w14:paraId="5DB39C19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274 </w:t>
      </w:r>
      <w:r>
        <w:rPr>
          <w:w w:val="110"/>
        </w:rPr>
        <w:t>Participants in Experiment 2 answered a single question per excerpt, in which they selected</w:t>
      </w:r>
    </w:p>
    <w:p w14:paraId="4E78431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275 </w:t>
      </w:r>
      <w:r>
        <w:rPr>
          <w:w w:val="105"/>
        </w:rPr>
        <w:t>any and all adjectives that they felt described the excerpt. Demographic survey questions</w:t>
      </w:r>
    </w:p>
    <w:p w14:paraId="76B3E682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>276</w:t>
      </w:r>
      <w:bookmarkStart w:id="173" w:name="Data_Processing"/>
      <w:bookmarkEnd w:id="173"/>
      <w:r>
        <w:rPr>
          <w:rFonts w:ascii="Arial"/>
          <w:w w:val="105"/>
          <w:sz w:val="12"/>
        </w:rPr>
        <w:t xml:space="preserve"> </w:t>
      </w:r>
      <w:r>
        <w:rPr>
          <w:w w:val="105"/>
        </w:rPr>
        <w:t>followed the experimental task.</w:t>
      </w:r>
    </w:p>
    <w:p w14:paraId="6E9EF8CB" w14:textId="77777777" w:rsidR="00371D9F" w:rsidRDefault="00787276">
      <w:pPr>
        <w:tabs>
          <w:tab w:val="left" w:pos="1075"/>
          <w:tab w:val="left" w:pos="3301"/>
        </w:tabs>
        <w:spacing w:before="241"/>
        <w:ind w:left="110"/>
        <w:rPr>
          <w:sz w:val="24"/>
        </w:rPr>
      </w:pPr>
      <w:r>
        <w:rPr>
          <w:rFonts w:ascii="Arial"/>
          <w:w w:val="105"/>
          <w:sz w:val="12"/>
        </w:rPr>
        <w:t>277</w:t>
      </w:r>
      <w:r>
        <w:rPr>
          <w:rFonts w:ascii="Arial"/>
          <w:w w:val="105"/>
          <w:sz w:val="12"/>
        </w:rPr>
        <w:tab/>
      </w:r>
      <w:proofErr w:type="gramStart"/>
      <w:r>
        <w:rPr>
          <w:b/>
          <w:w w:val="105"/>
          <w:sz w:val="24"/>
        </w:rPr>
        <w:t xml:space="preserve">Data </w:t>
      </w:r>
      <w:r>
        <w:rPr>
          <w:b/>
          <w:spacing w:val="28"/>
          <w:w w:val="105"/>
          <w:sz w:val="24"/>
        </w:rPr>
        <w:t xml:space="preserve"> </w:t>
      </w:r>
      <w:r>
        <w:rPr>
          <w:b/>
          <w:w w:val="105"/>
          <w:sz w:val="24"/>
        </w:rPr>
        <w:t>Processing</w:t>
      </w:r>
      <w:proofErr w:type="gramEnd"/>
      <w:r>
        <w:rPr>
          <w:b/>
          <w:w w:val="105"/>
          <w:sz w:val="24"/>
        </w:rPr>
        <w:t>.</w:t>
      </w:r>
      <w:r>
        <w:rPr>
          <w:b/>
          <w:w w:val="105"/>
          <w:sz w:val="24"/>
        </w:rPr>
        <w:tab/>
      </w:r>
      <w:r>
        <w:rPr>
          <w:spacing w:val="-3"/>
          <w:w w:val="105"/>
          <w:sz w:val="24"/>
        </w:rPr>
        <w:t>Raw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were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cleaned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processed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Excel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R.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This</w:t>
      </w:r>
    </w:p>
    <w:p w14:paraId="63BB6F6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278 </w:t>
      </w:r>
      <w:r>
        <w:rPr>
          <w:w w:val="105"/>
        </w:rPr>
        <w:t>included translating all French responses to English for ease of analysis. Data were cleaned</w:t>
      </w:r>
    </w:p>
    <w:p w14:paraId="28AE3676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279 </w:t>
      </w:r>
      <w:r>
        <w:rPr>
          <w:w w:val="105"/>
        </w:rPr>
        <w:t>and transformed into a pseudo contingency table for each participant, with the stimuli, as</w:t>
      </w:r>
    </w:p>
    <w:p w14:paraId="3E6C177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280 </w:t>
      </w:r>
      <w:r>
        <w:rPr>
          <w:w w:val="105"/>
        </w:rPr>
        <w:t>observations, on the rows and the responses as variables on the columns. In these</w:t>
      </w:r>
    </w:p>
    <w:p w14:paraId="53CE39AE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281 </w:t>
      </w:r>
      <w:r>
        <w:rPr>
          <w:w w:val="105"/>
        </w:rPr>
        <w:t>individual tables, a one (1) at the intersection of each row or column indicates that the</w:t>
      </w:r>
    </w:p>
    <w:p w14:paraId="29879A2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282 </w:t>
      </w:r>
      <w:proofErr w:type="gramStart"/>
      <w:r>
        <w:rPr>
          <w:w w:val="105"/>
        </w:rPr>
        <w:t>participant</w:t>
      </w:r>
      <w:proofErr w:type="gramEnd"/>
      <w:r>
        <w:rPr>
          <w:w w:val="105"/>
        </w:rPr>
        <w:t xml:space="preserve"> selected that adjective or musical quality for that stimulus. A zero means that</w:t>
      </w:r>
    </w:p>
    <w:p w14:paraId="5232CBF9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283 </w:t>
      </w:r>
      <w:r>
        <w:rPr>
          <w:w w:val="105"/>
        </w:rPr>
        <w:t xml:space="preserve">they did not. These individual tables were all compiled into </w:t>
      </w:r>
      <w:proofErr w:type="spellStart"/>
      <w:r>
        <w:rPr>
          <w:w w:val="105"/>
        </w:rPr>
        <w:t>into</w:t>
      </w:r>
      <w:proofErr w:type="spellEnd"/>
      <w:r>
        <w:rPr>
          <w:w w:val="105"/>
        </w:rPr>
        <w:t xml:space="preserve"> two ‘bricks,’ or</w:t>
      </w:r>
    </w:p>
    <w:p w14:paraId="01C7F391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284 </w:t>
      </w:r>
      <w:r>
        <w:rPr>
          <w:w w:val="105"/>
        </w:rPr>
        <w:t>three-dimensional arrays of data with the same structure for the rows and columns, and</w:t>
      </w:r>
    </w:p>
    <w:p w14:paraId="6ED7A890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285 </w:t>
      </w:r>
      <w:r>
        <w:rPr>
          <w:w w:val="105"/>
        </w:rPr>
        <w:t>the participants on the third dimension, which we will refer to as ‘pages’ here. Each array</w:t>
      </w:r>
    </w:p>
    <w:p w14:paraId="626A809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286 </w:t>
      </w:r>
      <w:r>
        <w:rPr>
          <w:spacing w:val="-3"/>
          <w:w w:val="105"/>
        </w:rPr>
        <w:t xml:space="preserve">was </w:t>
      </w:r>
      <w:r>
        <w:rPr>
          <w:w w:val="105"/>
        </w:rPr>
        <w:t xml:space="preserve">then summed across pages into a single, </w:t>
      </w:r>
      <w:r>
        <w:rPr>
          <w:spacing w:val="-5"/>
          <w:w w:val="105"/>
        </w:rPr>
        <w:t xml:space="preserve">two </w:t>
      </w:r>
      <w:r>
        <w:rPr>
          <w:w w:val="105"/>
        </w:rPr>
        <w:t>dimensional,</w:t>
      </w:r>
      <w:r>
        <w:rPr>
          <w:spacing w:val="53"/>
          <w:w w:val="105"/>
        </w:rPr>
        <w:t xml:space="preserve"> </w:t>
      </w:r>
      <w:proofErr w:type="gramStart"/>
      <w:r>
        <w:rPr>
          <w:w w:val="105"/>
        </w:rPr>
        <w:t>summary</w:t>
      </w:r>
      <w:proofErr w:type="gramEnd"/>
    </w:p>
    <w:p w14:paraId="2AD32CF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287 </w:t>
      </w:r>
      <w:r>
        <w:rPr>
          <w:w w:val="105"/>
        </w:rPr>
        <w:t>pseudo-contingency table, so that any given cell contained the total number of times a</w:t>
      </w:r>
    </w:p>
    <w:p w14:paraId="026FF378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288 </w:t>
      </w:r>
      <w:r>
        <w:rPr>
          <w:w w:val="105"/>
        </w:rPr>
        <w:t>participant selected a given adjective or quality for a given stimulus.</w:t>
      </w:r>
    </w:p>
    <w:p w14:paraId="1BDBF4E0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604DE448" w14:textId="77777777" w:rsidR="00371D9F" w:rsidRDefault="00787276">
      <w:pPr>
        <w:pStyle w:val="BodyText"/>
        <w:tabs>
          <w:tab w:val="left" w:pos="1075"/>
        </w:tabs>
        <w:spacing w:before="239"/>
      </w:pPr>
      <w:r>
        <w:rPr>
          <w:rFonts w:ascii="Arial"/>
          <w:w w:val="105"/>
          <w:sz w:val="12"/>
        </w:rPr>
        <w:lastRenderedPageBreak/>
        <w:t>289</w:t>
      </w:r>
      <w:r>
        <w:rPr>
          <w:rFonts w:ascii="Arial"/>
          <w:w w:val="105"/>
          <w:sz w:val="12"/>
        </w:rPr>
        <w:tab/>
      </w:r>
      <w:r>
        <w:rPr>
          <w:w w:val="105"/>
        </w:rPr>
        <w:t xml:space="preserve">Since </w:t>
      </w:r>
      <w:r>
        <w:rPr>
          <w:spacing w:val="-4"/>
          <w:w w:val="105"/>
        </w:rPr>
        <w:t xml:space="preserve">we </w:t>
      </w:r>
      <w:r>
        <w:rPr>
          <w:w w:val="105"/>
        </w:rPr>
        <w:t xml:space="preserve">did not use </w:t>
      </w:r>
      <w:proofErr w:type="gramStart"/>
      <w:r>
        <w:rPr>
          <w:i/>
          <w:w w:val="105"/>
        </w:rPr>
        <w:t xml:space="preserve">a </w:t>
      </w:r>
      <w:r>
        <w:rPr>
          <w:i/>
          <w:spacing w:val="23"/>
          <w:w w:val="105"/>
        </w:rPr>
        <w:t xml:space="preserve"> </w:t>
      </w:r>
      <w:r>
        <w:rPr>
          <w:i/>
          <w:w w:val="105"/>
        </w:rPr>
        <w:t>priori</w:t>
      </w:r>
      <w:proofErr w:type="gramEnd"/>
      <w:r>
        <w:rPr>
          <w:i/>
          <w:w w:val="105"/>
        </w:rPr>
        <w:t xml:space="preserve">  </w:t>
      </w:r>
      <w:r>
        <w:rPr>
          <w:w w:val="105"/>
        </w:rPr>
        <w:t>grouping variables for the excerpts or adjectives, the</w:t>
      </w:r>
    </w:p>
    <w:p w14:paraId="273B83C3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290    </w:t>
      </w:r>
      <w:r>
        <w:rPr>
          <w:rFonts w:ascii="Arial"/>
          <w:spacing w:val="8"/>
          <w:w w:val="105"/>
          <w:sz w:val="12"/>
        </w:rPr>
        <w:t xml:space="preserve"> </w:t>
      </w:r>
      <w:r>
        <w:rPr>
          <w:w w:val="105"/>
        </w:rPr>
        <w:t>summed</w:t>
      </w:r>
      <w:r>
        <w:rPr>
          <w:spacing w:val="9"/>
          <w:w w:val="105"/>
        </w:rPr>
        <w:t xml:space="preserve"> </w:t>
      </w:r>
      <w:r>
        <w:rPr>
          <w:w w:val="105"/>
        </w:rPr>
        <w:t>tables</w:t>
      </w:r>
      <w:r>
        <w:rPr>
          <w:spacing w:val="8"/>
          <w:w w:val="105"/>
        </w:rPr>
        <w:t xml:space="preserve"> </w:t>
      </w:r>
      <w:r>
        <w:rPr>
          <w:w w:val="105"/>
        </w:rPr>
        <w:t>were</w:t>
      </w:r>
      <w:r>
        <w:rPr>
          <w:spacing w:val="8"/>
          <w:w w:val="105"/>
        </w:rPr>
        <w:t xml:space="preserve"> </w:t>
      </w:r>
      <w:r>
        <w:rPr>
          <w:w w:val="105"/>
        </w:rPr>
        <w:t>evaluated</w:t>
      </w:r>
      <w:r>
        <w:rPr>
          <w:spacing w:val="8"/>
          <w:w w:val="105"/>
        </w:rPr>
        <w:t xml:space="preserve"> </w:t>
      </w:r>
      <w:r>
        <w:rPr>
          <w:w w:val="105"/>
        </w:rPr>
        <w:t>using</w:t>
      </w:r>
      <w:r>
        <w:rPr>
          <w:spacing w:val="8"/>
          <w:w w:val="105"/>
        </w:rPr>
        <w:t xml:space="preserve"> </w:t>
      </w:r>
      <w:r>
        <w:rPr>
          <w:w w:val="105"/>
        </w:rPr>
        <w:t>hierarchical</w:t>
      </w:r>
      <w:r>
        <w:rPr>
          <w:spacing w:val="8"/>
          <w:w w:val="105"/>
        </w:rPr>
        <w:t xml:space="preserve"> </w:t>
      </w:r>
      <w:r>
        <w:rPr>
          <w:w w:val="105"/>
        </w:rPr>
        <w:t>cluster</w:t>
      </w:r>
      <w:r>
        <w:rPr>
          <w:spacing w:val="9"/>
          <w:w w:val="105"/>
        </w:rPr>
        <w:t xml:space="preserve"> </w:t>
      </w:r>
      <w:r>
        <w:rPr>
          <w:w w:val="105"/>
        </w:rPr>
        <w:t>analyses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see</w:t>
      </w:r>
      <w:r>
        <w:rPr>
          <w:spacing w:val="8"/>
          <w:w w:val="105"/>
        </w:rPr>
        <w:t xml:space="preserve"> </w:t>
      </w:r>
      <w:r>
        <w:rPr>
          <w:w w:val="105"/>
        </w:rPr>
        <w:t>what</w:t>
      </w:r>
      <w:r>
        <w:rPr>
          <w:spacing w:val="8"/>
          <w:w w:val="105"/>
        </w:rPr>
        <w:t xml:space="preserve"> </w:t>
      </w:r>
      <w:r>
        <w:rPr>
          <w:w w:val="105"/>
        </w:rPr>
        <w:t>groupings</w:t>
      </w:r>
    </w:p>
    <w:p w14:paraId="313A8F0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291      </w:t>
      </w:r>
      <w:r>
        <w:rPr>
          <w:w w:val="105"/>
        </w:rPr>
        <w:t>arose during evaluation.  Hierarchical cluster analyses, included in supplementary</w:t>
      </w:r>
      <w:r>
        <w:rPr>
          <w:spacing w:val="46"/>
          <w:w w:val="105"/>
        </w:rPr>
        <w:t xml:space="preserve"> </w:t>
      </w:r>
      <w:r>
        <w:rPr>
          <w:w w:val="105"/>
        </w:rPr>
        <w:t>materials,</w:t>
      </w:r>
    </w:p>
    <w:p w14:paraId="2E8CF7ED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292    </w:t>
      </w:r>
      <w:r>
        <w:rPr>
          <w:rFonts w:ascii="Arial"/>
          <w:spacing w:val="27"/>
          <w:w w:val="105"/>
          <w:sz w:val="12"/>
        </w:rPr>
        <w:t xml:space="preserve"> </w:t>
      </w:r>
      <w:r>
        <w:rPr>
          <w:w w:val="105"/>
        </w:rPr>
        <w:t>captured</w:t>
      </w:r>
      <w:r>
        <w:rPr>
          <w:spacing w:val="11"/>
          <w:w w:val="105"/>
        </w:rPr>
        <w:t xml:space="preserve"> </w:t>
      </w:r>
      <w:r>
        <w:rPr>
          <w:w w:val="105"/>
        </w:rPr>
        <w:t>groupings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excerpts</w:t>
      </w:r>
      <w:r>
        <w:rPr>
          <w:spacing w:val="11"/>
          <w:w w:val="105"/>
        </w:rPr>
        <w:t xml:space="preserve"> </w:t>
      </w:r>
      <w:r>
        <w:rPr>
          <w:w w:val="105"/>
        </w:rPr>
        <w:t>when</w:t>
      </w:r>
      <w:r>
        <w:rPr>
          <w:spacing w:val="11"/>
          <w:w w:val="105"/>
        </w:rPr>
        <w:t xml:space="preserve"> </w:t>
      </w:r>
      <w:r>
        <w:rPr>
          <w:w w:val="105"/>
        </w:rPr>
        <w:t>rated</w:t>
      </w:r>
      <w:r>
        <w:rPr>
          <w:spacing w:val="11"/>
          <w:w w:val="105"/>
        </w:rPr>
        <w:t xml:space="preserve"> </w:t>
      </w:r>
      <w:r>
        <w:rPr>
          <w:spacing w:val="-4"/>
          <w:w w:val="105"/>
        </w:rPr>
        <w:t>by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adjectives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when</w:t>
      </w:r>
      <w:r>
        <w:rPr>
          <w:spacing w:val="11"/>
          <w:w w:val="105"/>
        </w:rPr>
        <w:t xml:space="preserve"> </w:t>
      </w:r>
      <w:r>
        <w:rPr>
          <w:w w:val="105"/>
        </w:rPr>
        <w:t>rated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musical</w:t>
      </w:r>
    </w:p>
    <w:p w14:paraId="710FFB6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293 </w:t>
      </w:r>
      <w:r>
        <w:rPr>
          <w:w w:val="105"/>
        </w:rPr>
        <w:t>qualities. The musical qualities were grouped by quality (e.g., levels of tempo, types of</w:t>
      </w:r>
    </w:p>
    <w:p w14:paraId="0D2CF3D1" w14:textId="77777777" w:rsidR="00371D9F" w:rsidRDefault="00787276">
      <w:pPr>
        <w:pStyle w:val="BodyText"/>
        <w:spacing w:before="203"/>
      </w:pPr>
      <w:r>
        <w:rPr>
          <w:rFonts w:ascii="Arial"/>
          <w:sz w:val="12"/>
        </w:rPr>
        <w:t xml:space="preserve">294 </w:t>
      </w:r>
      <w:r>
        <w:t>genre).</w:t>
      </w:r>
      <w:r>
        <w:rPr>
          <w:spacing w:val="54"/>
        </w:rPr>
        <w:t xml:space="preserve"> </w:t>
      </w:r>
      <w:r>
        <w:t>These groupings were used for coloring on the plots and for statistical inferences.</w:t>
      </w:r>
    </w:p>
    <w:p w14:paraId="10925865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5955C865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4AF5C340" w14:textId="77777777" w:rsidR="00371D9F" w:rsidRDefault="00371D9F">
      <w:pPr>
        <w:pStyle w:val="BodyText"/>
        <w:spacing w:before="7"/>
        <w:ind w:left="0"/>
        <w:rPr>
          <w:sz w:val="26"/>
        </w:rPr>
      </w:pPr>
    </w:p>
    <w:p w14:paraId="5150520E" w14:textId="77777777" w:rsidR="00371D9F" w:rsidRDefault="00787276">
      <w:pPr>
        <w:tabs>
          <w:tab w:val="left" w:pos="4747"/>
        </w:tabs>
        <w:spacing w:before="148"/>
        <w:ind w:left="110"/>
        <w:rPr>
          <w:b/>
          <w:sz w:val="24"/>
        </w:rPr>
      </w:pPr>
      <w:r>
        <w:rPr>
          <w:rFonts w:ascii="Arial"/>
          <w:w w:val="110"/>
          <w:sz w:val="12"/>
        </w:rPr>
        <w:t>295</w:t>
      </w:r>
      <w:r>
        <w:rPr>
          <w:rFonts w:ascii="Arial"/>
          <w:w w:val="110"/>
          <w:sz w:val="12"/>
        </w:rPr>
        <w:tab/>
      </w:r>
      <w:r>
        <w:rPr>
          <w:b/>
          <w:w w:val="110"/>
          <w:sz w:val="24"/>
        </w:rPr>
        <w:t>Results</w:t>
      </w:r>
    </w:p>
    <w:p w14:paraId="1168BAD5" w14:textId="77777777" w:rsidR="00371D9F" w:rsidRDefault="00371D9F">
      <w:pPr>
        <w:pStyle w:val="BodyText"/>
        <w:spacing w:before="0"/>
        <w:ind w:left="0"/>
        <w:rPr>
          <w:b/>
          <w:sz w:val="20"/>
        </w:rPr>
      </w:pPr>
    </w:p>
    <w:p w14:paraId="79D42563" w14:textId="77777777" w:rsidR="00371D9F" w:rsidRDefault="00371D9F">
      <w:pPr>
        <w:pStyle w:val="BodyText"/>
        <w:spacing w:before="10"/>
        <w:ind w:left="0"/>
        <w:rPr>
          <w:b/>
          <w:sz w:val="21"/>
        </w:rPr>
      </w:pPr>
    </w:p>
    <w:p w14:paraId="5AAB4704" w14:textId="77777777" w:rsidR="00371D9F" w:rsidRDefault="00787276">
      <w:pPr>
        <w:pStyle w:val="Heading3"/>
      </w:pPr>
      <w:r>
        <w:rPr>
          <w:rFonts w:ascii="Arial"/>
          <w:b w:val="0"/>
          <w:w w:val="110"/>
          <w:sz w:val="12"/>
        </w:rPr>
        <w:t>296</w:t>
      </w:r>
      <w:bookmarkStart w:id="174" w:name="Experiment_1:_Musical_Qualities_Survey"/>
      <w:bookmarkEnd w:id="174"/>
      <w:r>
        <w:rPr>
          <w:rFonts w:ascii="Arial"/>
          <w:b w:val="0"/>
          <w:w w:val="110"/>
          <w:sz w:val="12"/>
        </w:rPr>
        <w:t xml:space="preserve"> </w:t>
      </w:r>
      <w:r>
        <w:rPr>
          <w:w w:val="110"/>
        </w:rPr>
        <w:t>Experiment 1: Musical Qualities Survey</w:t>
      </w:r>
    </w:p>
    <w:p w14:paraId="77D04EA0" w14:textId="77777777" w:rsidR="00371D9F" w:rsidRDefault="00371D9F">
      <w:pPr>
        <w:pStyle w:val="BodyText"/>
        <w:spacing w:before="0"/>
        <w:ind w:left="0"/>
        <w:rPr>
          <w:b/>
          <w:sz w:val="20"/>
        </w:rPr>
      </w:pPr>
    </w:p>
    <w:p w14:paraId="0D6538BA" w14:textId="77777777" w:rsidR="00371D9F" w:rsidRDefault="00371D9F">
      <w:pPr>
        <w:pStyle w:val="BodyText"/>
        <w:spacing w:before="10"/>
        <w:ind w:left="0"/>
        <w:rPr>
          <w:b/>
          <w:sz w:val="21"/>
        </w:rPr>
      </w:pPr>
    </w:p>
    <w:p w14:paraId="7F3E00EC" w14:textId="77777777" w:rsidR="00371D9F" w:rsidRDefault="00371D9F">
      <w:pPr>
        <w:rPr>
          <w:sz w:val="21"/>
        </w:r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08B65746" w14:textId="77777777" w:rsidR="00371D9F" w:rsidRDefault="00371D9F">
      <w:pPr>
        <w:pStyle w:val="BodyText"/>
        <w:spacing w:before="6"/>
        <w:ind w:left="0"/>
        <w:rPr>
          <w:b/>
          <w:sz w:val="22"/>
        </w:rPr>
      </w:pPr>
    </w:p>
    <w:p w14:paraId="563EBD85" w14:textId="77777777" w:rsidR="00371D9F" w:rsidRDefault="00787276">
      <w:pPr>
        <w:spacing w:before="1"/>
        <w:ind w:left="110"/>
        <w:rPr>
          <w:rFonts w:ascii="Arial"/>
          <w:sz w:val="12"/>
        </w:rPr>
      </w:pPr>
      <w:r>
        <w:rPr>
          <w:rFonts w:ascii="Arial"/>
          <w:sz w:val="12"/>
        </w:rPr>
        <w:t>297</w:t>
      </w:r>
    </w:p>
    <w:p w14:paraId="3FF96DC9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5EF58305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298</w:t>
      </w:r>
    </w:p>
    <w:p w14:paraId="0BB05034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06019843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299</w:t>
      </w:r>
    </w:p>
    <w:p w14:paraId="063AECC1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1D995440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300</w:t>
      </w:r>
    </w:p>
    <w:p w14:paraId="1E41CE34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5D906825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301</w:t>
      </w:r>
    </w:p>
    <w:p w14:paraId="07F849AF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5B2F63D0" w14:textId="77777777" w:rsidR="00371D9F" w:rsidRDefault="00787276">
      <w:pPr>
        <w:spacing w:before="134"/>
        <w:ind w:left="110"/>
        <w:rPr>
          <w:rFonts w:ascii="Arial"/>
          <w:sz w:val="12"/>
        </w:rPr>
      </w:pPr>
      <w:r>
        <w:rPr>
          <w:rFonts w:ascii="Arial"/>
          <w:sz w:val="12"/>
        </w:rPr>
        <w:t>302</w:t>
      </w:r>
    </w:p>
    <w:p w14:paraId="441506F7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75B91ADA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303</w:t>
      </w:r>
    </w:p>
    <w:p w14:paraId="59481754" w14:textId="77777777" w:rsidR="00371D9F" w:rsidRDefault="00787276">
      <w:pPr>
        <w:tabs>
          <w:tab w:val="left" w:pos="2424"/>
        </w:tabs>
        <w:spacing w:before="148"/>
        <w:ind w:left="686"/>
        <w:rPr>
          <w:sz w:val="24"/>
        </w:rPr>
      </w:pPr>
      <w:r>
        <w:br w:type="column"/>
      </w:r>
      <w:r>
        <w:rPr>
          <w:b/>
          <w:w w:val="110"/>
          <w:sz w:val="24"/>
        </w:rPr>
        <w:t>Participants.</w:t>
      </w:r>
      <w:r>
        <w:rPr>
          <w:b/>
          <w:w w:val="110"/>
          <w:sz w:val="24"/>
        </w:rPr>
        <w:tab/>
      </w:r>
      <w:r>
        <w:rPr>
          <w:w w:val="110"/>
          <w:sz w:val="24"/>
        </w:rPr>
        <w:t>The</w:t>
      </w:r>
    </w:p>
    <w:p w14:paraId="3DB3CE5A" w14:textId="77777777" w:rsidR="00371D9F" w:rsidRDefault="000A52AF">
      <w:pPr>
        <w:pStyle w:val="BodyText"/>
        <w:tabs>
          <w:tab w:val="left" w:pos="3647"/>
        </w:tabs>
        <w:spacing w:line="415" w:lineRule="auto"/>
        <w:ind w:right="38"/>
      </w:pPr>
      <w:r>
        <w:pict w14:anchorId="32D7135E">
          <v:shapetype id="_x0000_t202" coordsize="21600,21600" o:spt="202" path="m,l,21600r21600,l21600,xe">
            <v:stroke joinstyle="miter"/>
            <v:path gradientshapeok="t" o:connecttype="rect"/>
          </v:shapetype>
          <v:shape id="_x0000_s3868" type="#_x0000_t202" alt="" style="position:absolute;left:0;text-align:left;margin-left:238pt;margin-top:98.3pt;width:7pt;height:79.15pt;z-index:-2518097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8FFB896" w14:textId="77777777" w:rsidR="00787276" w:rsidRDefault="00787276">
                  <w:pPr>
                    <w:pStyle w:val="BodyText"/>
                    <w:spacing w:before="594"/>
                    <w:ind w:left="0"/>
                    <w:rPr>
                      <w:rFonts w:ascii="Arial Unicode MS" w:eastAsia="Arial Unicode MS"/>
                    </w:rPr>
                  </w:pPr>
                  <w:r>
                    <w:rPr>
                      <w:rFonts w:ascii="Arial Unicode MS" w:eastAsia="Arial Unicode MS" w:hint="eastAsia"/>
                      <w:w w:val="55"/>
                    </w:rPr>
                    <w:t>𝜆</w:t>
                  </w:r>
                </w:p>
              </w:txbxContent>
            </v:textbox>
            <w10:wrap anchorx="page"/>
          </v:shape>
        </w:pict>
      </w:r>
      <w:r>
        <w:pict w14:anchorId="0D2F5627">
          <v:shape id="_x0000_s3867" type="#_x0000_t202" alt="" style="position:absolute;left:0;text-align:left;margin-left:1in;margin-top:146.1pt;width:295.15pt;height:79.15pt;z-index:-2518087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EE8C6DC" w14:textId="77777777" w:rsidR="00787276" w:rsidRDefault="00787276">
                  <w:pPr>
                    <w:pStyle w:val="BodyText"/>
                    <w:tabs>
                      <w:tab w:val="left" w:pos="5763"/>
                    </w:tabs>
                    <w:spacing w:before="594"/>
                    <w:ind w:left="0"/>
                    <w:rPr>
                      <w:rFonts w:ascii="Arial Unicode MS" w:eastAsia="Arial Unicode MS"/>
                    </w:rPr>
                  </w:pPr>
                  <w:r>
                    <w:t>to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focus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first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rPr>
                      <w:spacing w:val="-5"/>
                    </w:rPr>
                    <w:t>two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dimensions,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rPr>
                      <w:rFonts w:ascii="Arial Unicode MS" w:eastAsia="Arial Unicode MS" w:hint="eastAsia"/>
                      <w:w w:val="95"/>
                    </w:rPr>
                    <w:t>𝜆</w:t>
                  </w:r>
                  <w:r>
                    <w:rPr>
                      <w:rFonts w:ascii="Arial Unicode MS" w:eastAsia="Arial Unicode MS" w:hint="eastAsia"/>
                      <w:w w:val="95"/>
                    </w:rPr>
                    <w:tab/>
                  </w:r>
                  <w:r>
                    <w:rPr>
                      <w:rFonts w:ascii="Arial Unicode MS" w:eastAsia="Arial Unicode MS" w:hint="eastAsia"/>
                      <w:spacing w:val="-70"/>
                      <w:w w:val="55"/>
                    </w:rPr>
                    <w:t>𝜆</w:t>
                  </w:r>
                </w:p>
              </w:txbxContent>
            </v:textbox>
            <w10:wrap anchorx="page"/>
          </v:shape>
        </w:pict>
      </w:r>
      <w:r w:rsidR="00787276">
        <w:rPr>
          <w:w w:val="105"/>
        </w:rPr>
        <w:t xml:space="preserve">scree plot in Figure </w:t>
      </w:r>
      <w:hyperlink w:anchor="_bookmark0" w:history="1">
        <w:r w:rsidR="00787276">
          <w:rPr>
            <w:w w:val="105"/>
          </w:rPr>
          <w:t xml:space="preserve">1 </w:t>
        </w:r>
      </w:hyperlink>
      <w:r w:rsidR="00787276">
        <w:rPr>
          <w:w w:val="105"/>
        </w:rPr>
        <w:t>shows the eigenvalues for the distance analysis between musical experts. The usual guideline of analyzing only dimensions with eigenvalues greater than one seems prohibitive here, as all dimensions except the</w:t>
      </w:r>
      <w:r w:rsidR="00787276">
        <w:rPr>
          <w:spacing w:val="45"/>
          <w:w w:val="105"/>
        </w:rPr>
        <w:t xml:space="preserve"> </w:t>
      </w:r>
      <w:r w:rsidR="00787276">
        <w:rPr>
          <w:w w:val="105"/>
        </w:rPr>
        <w:t>last</w:t>
      </w:r>
      <w:r w:rsidR="00787276">
        <w:rPr>
          <w:spacing w:val="15"/>
          <w:w w:val="105"/>
        </w:rPr>
        <w:t xml:space="preserve"> </w:t>
      </w:r>
      <w:r w:rsidR="00787276">
        <w:rPr>
          <w:spacing w:val="-4"/>
          <w:w w:val="105"/>
        </w:rPr>
        <w:t>have</w:t>
      </w:r>
      <w:r w:rsidR="00787276">
        <w:rPr>
          <w:spacing w:val="-4"/>
          <w:w w:val="105"/>
        </w:rPr>
        <w:tab/>
      </w:r>
      <w:r w:rsidR="00787276">
        <w:rPr>
          <w:w w:val="105"/>
        </w:rPr>
        <w:t>&gt; 1.</w:t>
      </w:r>
      <w:r w:rsidR="00787276">
        <w:rPr>
          <w:spacing w:val="28"/>
          <w:w w:val="105"/>
        </w:rPr>
        <w:t xml:space="preserve"> </w:t>
      </w:r>
      <w:r w:rsidR="00787276">
        <w:rPr>
          <w:spacing w:val="-7"/>
          <w:w w:val="105"/>
        </w:rPr>
        <w:t>For</w:t>
      </w:r>
    </w:p>
    <w:p w14:paraId="36002E8F" w14:textId="77777777" w:rsidR="00371D9F" w:rsidRDefault="00787276">
      <w:pPr>
        <w:pStyle w:val="BodyText"/>
        <w:spacing w:before="0"/>
        <w:ind w:left="0"/>
        <w:rPr>
          <w:sz w:val="20"/>
        </w:rPr>
      </w:pPr>
      <w:r>
        <w:br w:type="column"/>
      </w:r>
    </w:p>
    <w:p w14:paraId="4006F1F3" w14:textId="77777777" w:rsidR="00371D9F" w:rsidRDefault="00787276">
      <w:pPr>
        <w:pStyle w:val="BodyText"/>
        <w:spacing w:before="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505664" behindDoc="0" locked="0" layoutInCell="1" allowOverlap="1" wp14:anchorId="5A0F0931" wp14:editId="0DE077EB">
            <wp:simplePos x="0" y="0"/>
            <wp:positionH relativeFrom="page">
              <wp:posOffset>3886200</wp:posOffset>
            </wp:positionH>
            <wp:positionV relativeFrom="paragraph">
              <wp:posOffset>175995</wp:posOffset>
            </wp:positionV>
            <wp:extent cx="2971800" cy="14859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CD47C" w14:textId="77777777" w:rsidR="00371D9F" w:rsidRDefault="00787276">
      <w:pPr>
        <w:spacing w:before="281"/>
        <w:ind w:left="110"/>
        <w:rPr>
          <w:i/>
          <w:sz w:val="24"/>
        </w:rPr>
      </w:pPr>
      <w:bookmarkStart w:id="175" w:name="_bookmark0"/>
      <w:bookmarkEnd w:id="175"/>
      <w:r>
        <w:rPr>
          <w:i/>
          <w:sz w:val="24"/>
        </w:rPr>
        <w:t>Figure 1</w:t>
      </w:r>
    </w:p>
    <w:p w14:paraId="00F097C1" w14:textId="77777777" w:rsidR="00371D9F" w:rsidRDefault="00371D9F">
      <w:pPr>
        <w:rPr>
          <w:sz w:val="24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3" w:space="720" w:equalWidth="0">
            <w:col w:w="341" w:space="48"/>
            <w:col w:w="4621" w:space="47"/>
            <w:col w:w="6243"/>
          </w:cols>
        </w:sectPr>
      </w:pPr>
    </w:p>
    <w:p w14:paraId="28FA8083" w14:textId="77777777" w:rsidR="00371D9F" w:rsidRDefault="00787276">
      <w:pPr>
        <w:pStyle w:val="BodyText"/>
        <w:spacing w:before="5"/>
      </w:pPr>
      <w:r>
        <w:rPr>
          <w:rFonts w:ascii="Arial" w:hAnsi="Arial"/>
          <w:w w:val="105"/>
          <w:sz w:val="12"/>
        </w:rPr>
        <w:t xml:space="preserve">304 </w:t>
      </w:r>
      <w:r>
        <w:rPr>
          <w:w w:val="105"/>
        </w:rPr>
        <w:t>the purposes of this case study, we’ve opted</w:t>
      </w:r>
    </w:p>
    <w:p w14:paraId="2D20DA50" w14:textId="77777777" w:rsidR="00371D9F" w:rsidRDefault="00787276">
      <w:pPr>
        <w:pStyle w:val="BodyText"/>
        <w:tabs>
          <w:tab w:val="left" w:pos="5053"/>
          <w:tab w:val="left" w:pos="6480"/>
        </w:tabs>
      </w:pPr>
      <w:r>
        <w:rPr>
          <w:rFonts w:ascii="Arial"/>
          <w:w w:val="110"/>
          <w:sz w:val="12"/>
        </w:rPr>
        <w:t>305</w:t>
      </w:r>
      <w:r>
        <w:rPr>
          <w:rFonts w:ascii="Arial"/>
          <w:w w:val="110"/>
          <w:sz w:val="12"/>
        </w:rPr>
        <w:tab/>
      </w:r>
      <w:r>
        <w:rPr>
          <w:w w:val="110"/>
        </w:rPr>
        <w:t>=</w:t>
      </w:r>
      <w:r>
        <w:rPr>
          <w:spacing w:val="6"/>
          <w:w w:val="110"/>
        </w:rPr>
        <w:t xml:space="preserve"> </w:t>
      </w:r>
      <w:r>
        <w:rPr>
          <w:w w:val="110"/>
        </w:rPr>
        <w:t>9.06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w w:val="110"/>
        </w:rPr>
        <w:tab/>
        <w:t>= 7.52, respectively. This</w:t>
      </w:r>
      <w:r>
        <w:rPr>
          <w:spacing w:val="-25"/>
          <w:w w:val="110"/>
        </w:rPr>
        <w:t xml:space="preserve"> </w:t>
      </w:r>
      <w:r>
        <w:rPr>
          <w:w w:val="110"/>
        </w:rPr>
        <w:t>scree</w:t>
      </w:r>
    </w:p>
    <w:p w14:paraId="6064014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306 </w:t>
      </w:r>
      <w:r>
        <w:rPr>
          <w:w w:val="105"/>
        </w:rPr>
        <w:t>plot suggests that each of the participants is contributing similarly to the dimensionality of</w:t>
      </w:r>
    </w:p>
    <w:p w14:paraId="779294B7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307 </w:t>
      </w:r>
      <w:r>
        <w:rPr>
          <w:w w:val="105"/>
        </w:rPr>
        <w:t>this analysis. To evaluate this, we ran a Multidimensional Scaling (MDS) analysis on a</w:t>
      </w:r>
    </w:p>
    <w:p w14:paraId="4D60196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308    </w:t>
      </w:r>
      <w:r>
        <w:rPr>
          <w:rFonts w:ascii="Arial"/>
          <w:spacing w:val="22"/>
          <w:w w:val="105"/>
          <w:sz w:val="12"/>
        </w:rPr>
        <w:t xml:space="preserve"> </w:t>
      </w:r>
      <w:r>
        <w:rPr>
          <w:w w:val="105"/>
        </w:rPr>
        <w:t>double-centered</w:t>
      </w:r>
      <w:r>
        <w:rPr>
          <w:spacing w:val="14"/>
          <w:w w:val="105"/>
        </w:rPr>
        <w:t xml:space="preserve"> </w:t>
      </w:r>
      <w:r>
        <w:rPr>
          <w:w w:val="105"/>
        </w:rPr>
        <w:t>cross</w:t>
      </w:r>
      <w:r>
        <w:rPr>
          <w:spacing w:val="14"/>
          <w:w w:val="105"/>
        </w:rPr>
        <w:t xml:space="preserve"> </w:t>
      </w:r>
      <w:r>
        <w:rPr>
          <w:w w:val="105"/>
        </w:rPr>
        <w:t>product</w:t>
      </w:r>
      <w:r>
        <w:rPr>
          <w:spacing w:val="13"/>
          <w:w w:val="105"/>
        </w:rPr>
        <w:t xml:space="preserve"> </w:t>
      </w:r>
      <w:r>
        <w:rPr>
          <w:w w:val="105"/>
        </w:rPr>
        <w:t>symmetric</w:t>
      </w:r>
      <w:r>
        <w:rPr>
          <w:spacing w:val="14"/>
          <w:w w:val="105"/>
        </w:rPr>
        <w:t xml:space="preserve"> </w:t>
      </w:r>
      <w:r>
        <w:rPr>
          <w:w w:val="105"/>
        </w:rPr>
        <w:t>distance</w:t>
      </w:r>
      <w:r>
        <w:rPr>
          <w:spacing w:val="13"/>
          <w:w w:val="105"/>
        </w:rPr>
        <w:t xml:space="preserve"> </w:t>
      </w:r>
      <w:r>
        <w:rPr>
          <w:w w:val="105"/>
        </w:rPr>
        <w:t>matrix</w:t>
      </w:r>
      <w:r>
        <w:rPr>
          <w:spacing w:val="14"/>
          <w:w w:val="105"/>
        </w:rPr>
        <w:t xml:space="preserve"> </w:t>
      </w:r>
      <w:r>
        <w:rPr>
          <w:w w:val="105"/>
        </w:rPr>
        <w:t>calculated</w:t>
      </w:r>
      <w:r>
        <w:rPr>
          <w:spacing w:val="14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pages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</w:p>
    <w:p w14:paraId="7ABA8377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309     </w:t>
      </w:r>
      <w:r>
        <w:rPr>
          <w:w w:val="105"/>
        </w:rPr>
        <w:t xml:space="preserve">brick.  This analysis revealed no significant difference between the experts based on </w:t>
      </w:r>
      <w:r>
        <w:rPr>
          <w:spacing w:val="-3"/>
          <w:w w:val="105"/>
        </w:rPr>
        <w:t>any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</w:p>
    <w:p w14:paraId="60525547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310 </w:t>
      </w:r>
      <w:r>
        <w:rPr>
          <w:w w:val="105"/>
        </w:rPr>
        <w:t xml:space="preserve">the grouping variables used. The factor plots in Figure </w:t>
      </w:r>
      <w:hyperlink w:anchor="_bookmark1" w:history="1">
        <w:r>
          <w:rPr>
            <w:w w:val="105"/>
          </w:rPr>
          <w:t xml:space="preserve">2 </w:t>
        </w:r>
      </w:hyperlink>
      <w:r>
        <w:rPr>
          <w:w w:val="105"/>
        </w:rPr>
        <w:t>show how the means of the factor</w:t>
      </w:r>
    </w:p>
    <w:p w14:paraId="519E781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311 </w:t>
      </w:r>
      <w:r>
        <w:rPr>
          <w:w w:val="105"/>
        </w:rPr>
        <w:t>scores, grouped by nationality and gender identity, respectively, show the means clustered</w:t>
      </w:r>
    </w:p>
    <w:p w14:paraId="4772928D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312 </w:t>
      </w:r>
      <w:r>
        <w:rPr>
          <w:w w:val="105"/>
        </w:rPr>
        <w:t>on top of one another, right at the origin. The overlapping ellipses are the confidence</w:t>
      </w:r>
    </w:p>
    <w:p w14:paraId="116D16E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313 </w:t>
      </w:r>
      <w:r>
        <w:rPr>
          <w:w w:val="105"/>
        </w:rPr>
        <w:t>intervals for the means.</w:t>
      </w:r>
    </w:p>
    <w:p w14:paraId="211429B5" w14:textId="77777777" w:rsidR="00371D9F" w:rsidRDefault="00371D9F">
      <w:p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1D90C86B" w14:textId="77777777" w:rsidR="00371D9F" w:rsidRDefault="00371D9F">
      <w:pPr>
        <w:pStyle w:val="BodyText"/>
        <w:spacing w:before="0"/>
        <w:ind w:left="0"/>
        <w:rPr>
          <w:sz w:val="11"/>
        </w:rPr>
      </w:pPr>
    </w:p>
    <w:p w14:paraId="5665652C" w14:textId="77777777" w:rsidR="00371D9F" w:rsidRDefault="00787276">
      <w:pPr>
        <w:spacing w:before="88"/>
        <w:ind w:left="3227"/>
        <w:rPr>
          <w:rFonts w:ascii="Helvetica"/>
          <w:i/>
          <w:sz w:val="27"/>
        </w:rPr>
      </w:pPr>
      <w:bookmarkStart w:id="176" w:name="_bookmark1"/>
      <w:bookmarkEnd w:id="176"/>
      <w:r>
        <w:rPr>
          <w:rFonts w:ascii="Helvetica"/>
          <w:i/>
          <w:sz w:val="27"/>
        </w:rPr>
        <w:t>Factor Scores for Expert Ratings</w:t>
      </w:r>
    </w:p>
    <w:p w14:paraId="0AE71A96" w14:textId="77777777" w:rsidR="00371D9F" w:rsidRDefault="00371D9F">
      <w:pPr>
        <w:pStyle w:val="BodyText"/>
        <w:spacing w:before="0"/>
        <w:ind w:left="0"/>
        <w:rPr>
          <w:rFonts w:ascii="Helvetica"/>
          <w:i/>
          <w:sz w:val="20"/>
        </w:rPr>
      </w:pPr>
    </w:p>
    <w:p w14:paraId="5EF3988C" w14:textId="77777777" w:rsidR="00371D9F" w:rsidRDefault="00371D9F">
      <w:pPr>
        <w:pStyle w:val="BodyText"/>
        <w:spacing w:before="8"/>
        <w:ind w:left="0"/>
        <w:rPr>
          <w:rFonts w:ascii="Helvetica"/>
          <w:i/>
          <w:sz w:val="28"/>
        </w:rPr>
      </w:pPr>
    </w:p>
    <w:p w14:paraId="42302B92" w14:textId="77777777" w:rsidR="00371D9F" w:rsidRDefault="00787276">
      <w:pPr>
        <w:tabs>
          <w:tab w:val="left" w:pos="5692"/>
        </w:tabs>
        <w:spacing w:before="96"/>
        <w:ind w:left="2182"/>
        <w:rPr>
          <w:rFonts w:ascii="Helvetica"/>
          <w:sz w:val="19"/>
        </w:rPr>
      </w:pPr>
      <w:r>
        <w:rPr>
          <w:rFonts w:ascii="Helvetica"/>
          <w:w w:val="105"/>
          <w:sz w:val="19"/>
        </w:rPr>
        <w:t>Colored according</w:t>
      </w:r>
      <w:r>
        <w:rPr>
          <w:rFonts w:ascii="Helvetica"/>
          <w:spacing w:val="-27"/>
          <w:w w:val="105"/>
          <w:sz w:val="19"/>
        </w:rPr>
        <w:t xml:space="preserve"> </w:t>
      </w:r>
      <w:r>
        <w:rPr>
          <w:rFonts w:ascii="Helvetica"/>
          <w:w w:val="105"/>
          <w:sz w:val="19"/>
        </w:rPr>
        <w:t>to</w:t>
      </w:r>
      <w:r>
        <w:rPr>
          <w:rFonts w:ascii="Helvetica"/>
          <w:spacing w:val="-14"/>
          <w:w w:val="105"/>
          <w:sz w:val="19"/>
        </w:rPr>
        <w:t xml:space="preserve"> </w:t>
      </w:r>
      <w:r>
        <w:rPr>
          <w:rFonts w:ascii="Helvetica"/>
          <w:w w:val="105"/>
          <w:sz w:val="19"/>
        </w:rPr>
        <w:t>Nationality</w:t>
      </w:r>
      <w:r>
        <w:rPr>
          <w:rFonts w:ascii="Helvetica"/>
          <w:w w:val="105"/>
          <w:sz w:val="19"/>
        </w:rPr>
        <w:tab/>
        <w:t>Colored according to</w:t>
      </w:r>
      <w:r>
        <w:rPr>
          <w:rFonts w:ascii="Helvetica"/>
          <w:spacing w:val="-7"/>
          <w:w w:val="105"/>
          <w:sz w:val="19"/>
        </w:rPr>
        <w:t xml:space="preserve"> </w:t>
      </w:r>
      <w:r>
        <w:rPr>
          <w:rFonts w:ascii="Helvetica"/>
          <w:w w:val="105"/>
          <w:sz w:val="19"/>
        </w:rPr>
        <w:t>Gender</w:t>
      </w:r>
    </w:p>
    <w:p w14:paraId="4D044B6B" w14:textId="77777777" w:rsidR="00371D9F" w:rsidRDefault="00371D9F">
      <w:pPr>
        <w:pStyle w:val="BodyText"/>
        <w:spacing w:before="2"/>
        <w:ind w:left="0"/>
        <w:rPr>
          <w:rFonts w:ascii="Helvetica"/>
          <w:sz w:val="19"/>
        </w:rPr>
      </w:pPr>
    </w:p>
    <w:p w14:paraId="38CE175F" w14:textId="77777777" w:rsidR="00371D9F" w:rsidRDefault="000A52AF">
      <w:pPr>
        <w:tabs>
          <w:tab w:val="left" w:pos="5543"/>
        </w:tabs>
        <w:spacing w:before="99"/>
        <w:ind w:left="2033"/>
        <w:rPr>
          <w:rFonts w:ascii="Helvetica"/>
          <w:sz w:val="13"/>
        </w:rPr>
      </w:pPr>
      <w:r>
        <w:rPr>
          <w:noProof/>
        </w:rPr>
        <w:pict w14:anchorId="06BF4D0D">
          <v:group id="Group 3325" o:spid="_x0000_s3863" style="position:absolute;left:0;text-align:left;margin-left:154.05pt;margin-top:-7.55pt;width:148.25pt;height:152.45pt;z-index:-251807744;mso-position-horizontal-relative:page" coordorigin="3081,-151" coordsize="2965,3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K25MeQMAANQKAAAOAAAAZHJzL2Uyb0RvYy54bWzUVmtP2zAU/T5p/8Hy&#10;d0jTQFsiWsR4CYltaLAf4DpOYpHYnu2Sdr9+9zpJWXkMxqY9PrTy8/rcc46vs3+wrCtyK6yTWk1p&#10;vD2gRCiuM6mKKf18fbo1ocR5pjJWaSWmdCUcPZi9fbPfmFQMdamrTFgCQZRLGzOlpfcmjSLHS1Ez&#10;t62NUDCZa1szD11bRJllDUSvq2g4GIyiRtvMWM2FczB63E7SWYif54L7j3nuhCfVlAI2H/5t+J/j&#10;fzTbZ2lhmSkl72CwV6ComVRw6DrUMfOMLKx8EKqW3Gqnc7/NdR3pPJdchBwgm3hwL5szqxcm5FKk&#10;TWHWNAG193h6dVj+4fbSEplNaZIkQJBiNagUDiZJMtxFghpTpLDuzJorc2nbLKF5ofmNI0oflUwV&#10;4tAZIBssgDui+1uwX7T7ybx5rzM4hC28Dpwtc1tjVGCDLIM0q7U0YukJh8F4MhmOx7uUcJiL95JR&#10;HAdsLOUlKIz7ksEkpgSmt+LdgALnTrr9w71RtzkZ7OwFjCxtDw5gO3CzfSN5Cr+Oa2g94Pp5T8Iu&#10;v7CCdkHqF8Womb1ZmC2whWFezmUl/SpYHDhCUOr2UnKkHzsbskHWrWywAM9F4UaYYr+y3ccwr6dE&#10;Ax1PMukvtVTeoYp3wlqrm1KwbHP4qmRGXK8MCNkuthqub6v+5rkRdjfQzytpTmVVoejY7niCa3nP&#10;1o9Q3V6ZY80XtVC+rQFWVECZVq6UxlFiU1HPBVjanmedEZzln8Ce4bY7b4XnJR6eA4huPGLpeiIg&#10;vgOJ+B04/1nnPuLA3r8/8B/oYp0/E7om2ADYgDRcDHZ74RAzYOuXIGqlkbyQS6U2BmAhjgT8iLhr&#10;QgJ4i6HCup5r6D1g+6eKSNAfUGLYDTcOezdeY+7v9BLtOG7rSFiKRYT4JcygXxC/e7KW/LItEQQa&#10;u7dmB7ctZNh5kbA7I6iEWFome0PMhKVrXcfjriZNQj0CBfpy1kv221Tt4bak++V8GQp3QIRzc52t&#10;gFqrIVso5fAqQ6PU9islDbxwU+q+LBiWpepcgfr4HPYN2zfmfYMpDlun1FPSNo98+2wujJVFGQht&#10;vXcIdTyXwad3KMIbEAz355yXPOa8yX/uvGS4E5wXx/C6bVpvBxQMz+Ffs17Sk/uvWi+87fDpFGpo&#10;95mH32bf94NV7z5GZ98AAAD//wMAUEsDBAoAAAAAAAAAIQAHjmLZGlEAABpRAAAUAAAAZHJzL21l&#10;ZGlhL2ltYWdlMS5wbmeJUE5HDQoaCgAAAA1JSERSAAABiwAAAZcIBgAAAEL0fGsAAAAGYktHRAD/&#10;AP8A/6C9p5MAAAAJcEhZcwAADsQAAA7EAZUrDhsAACAASURBVHic7N3HliNblibmf+8jTABwEfqK&#10;FFVZWc3moCd8Dr5Br34O8lU44TNwxhEXZxxxLS72KlZnqZuVeUXcEC4gzeyIzQHcIxxwAQ8Ph3D3&#10;/d0V1yPgBhwDYGbbjtqHRARKKaXUTexVD/4v/8P/fW0EqZ5bVM8c2mHE5Newvj27Ru+Vg+sZnPzQ&#10;bLxs12cMvikQm4zhX9uNl18cGPReehz9ywzYcIw3nrD/uxIiguN/2fxnbyvG3vcFTv/aIDUbfPME&#10;GEfovfEAgOm7gNRlSN7gLljg8G8qjN926EZpcwWf2f99AeMYo59ahOkG3/iZwz+UaE8Tph82f73p&#10;v/HwA4Pp+4DmJG68/L3fFJAkGP3cbbzs6oVFdejQnET85//9P9GVwQIA/vg/Pv/f/tN/ef2/Lj9O&#10;Bods6JlkjHKUd+vd3cvY0ksi1CnIv2+6bGL02NIbETQ5yE9bKH+fLb1InfwAYLNnLcEbR78BkM/K&#10;3yxCaRx9l4L8CMEmIzWLiIPg+7P9+IWIGmz287fG0+9ylHeSMdpguQAA4+g3IPgc5GcRzDZevqe/&#10;kSTDnPBx02WzpdfE6OckHyThdOPlO/oOgpSjvN142QbPmpP4x//jf/rhfwauqVkAgB+Y0d5vyh+v&#10;+FUDIAA4BfDLenbzRhFAH8BV+7ZuAwCE+WewjfInANJZ2Zu+xSsAeMzrNNt47zXmx+tPmH/+GyEi&#10;DIFPnTgAMI5+BmNGRJu8xbcASszPt41fsDD/3j2AnzE/BjetBnACYOM3p5gf74Ozso+2UL7F/Jq3&#10;jXOuJdMenv+Dt7ADSimlHhgNFkoppVbSYKGUUmolDRZKKaVW0mChlFJqJQ0WSimlVtJgoZRSaiUN&#10;FkoppVbSYKGUUmolDRZKKaVW0mChlFJqJQ0WSimlVtJgoZRSaiUNFkoppVbSYKGUUmolDRZKKaVW&#10;0mChlFJqJQ0WSimlVtJgoZRSaiUNFkoppVbSYKGUUmolDRZKKaVW0mChlFJqJQ0WSimlVtJgoZRS&#10;aiUNFkoppVbSYKGUUmolDRZKKaVW0mChlFJqJQ0WSimlVtJgoZRSaiUNFkoppVbSYKGUUmolDRZK&#10;KaVW0mChlFJqJQ0WSimlVtJgoZRSaiUNFkoppVayb9++/Q/LD5r9hPLQ7gH43RXPcWc/e9f8ft0c&#10;ALOlss3ZT7+l8u3Zz98CkA2XTRd+buO9n9/YfAMgb6xUAeX4+aPOSV4ykYA2+vmff/bPARxssNxz&#10;5+f8K2zys/+MAewBqLZQtj/7eQhgsKXyHbZ3rYXrzS979vj4uL+8RUKEcWRx85dj8fnitQ3bOHDO&#10;8ZbLL7dYNrDd915sukDJC38vNh6mP/OrN1mrjX/2F2z7euPwOWhuw9bOObbzexX7hz/84c/Lv/y/&#10;4n9FO0xjAL9c8dwBgD6AGYCTNe7jdfYxP2jfbaHsCvM7uwDgwxbK72F+h/UWm69ZWAAvz/5+1XGx&#10;bh7zO+sPmH/+m0EgtrA54gUAsMURGB028PmLCLUx+ZCyG7ZhUFrTVM40zpjoDG/uM5h/7xbAEYB2&#10;g+WeewNgAmC0hbIPMb85G57tw6a9AJAAHG+h7AGA12GWAADWe/9xeYs4AWKTOwCnV7yAwzxYXPf7&#10;daswv3Bso+yMebBIWyr/vDo+xOabAwrMLxqC7bz3GvNgMQbQbLBcJiYPyAsAIKIp5jdKaZ2FZpFy&#10;3IbBLEQnAgopgwCElK3lRIPSBW94RESbOA6en/2cYDsXzNfY3vWmj3mwaLZU/iGAuKWyPQDkbn5f&#10;tM1qnVLqClmkPJm1ByFlUznbASABUFoTneEmpGSPp+1gUDhbF/YjferSUGp9dDSUUjtERHjShn5I&#10;2fS8a5noUnOXMyZWznSTLpQxyaU+R6XWQYOFUjskZammIRZnNYprGebMxHnShp6IaNVCrZ0GC6V2&#10;SMzZQUBX1SiWOUMpZmHZ7igd9URosFBqh7Qx+Sy3G2jFRDlJZhHRvke1dhoslNohRCRMt2tVEoDm&#10;ndsbGRGlnjgNFkrtkNKa5rYTOFIWNkyJCXGtO6UUNFgotVOs4WCZU0jpxqYlAdDG5AprAhFpsFBr&#10;p8FCqR3CRE2/sLM2ZptyvvL8FABNiN5bjrW325jVrJ4g7RhTascU1gwHhTOTLpRMki2TQAQigpiy&#10;aWNyznLcK/yIiW4cYqvUfdFgodSOIaJcF/ajt6Y/aUOvS9nNQoIAtrAm9grX1N4ONVCoTdJgodQO&#10;IhCcofF+5aciKCtv+oU1Y8d8QoQITfGhNkyDhVI7jIgyEbpB4YF5tl3tzFZboR3cSimlVtJgoZRS&#10;aiUNFkoppVbSYKGUUmolDRZKKaVW0mChlFJqJQ0WSimlVtJ5FupxE2HM13tgEEVo0j2l7kSDhXqc&#10;RCxmswHapkBKhCwEYzKcTej1xzBmtu1dVOoh0WChHp+UKgyHe2gbB+cjnEsgEqTMGE8KDIcViiKi&#10;rDp438HaAOYGt1jKVKmnSoOFelxELE5P9xGDQa/XfM6hJEAIBl1n0bUG47FHXTt4X4JYUFctev0R&#10;mNut7r9SO0qDhXpcppN9dK1dDBQAxuMS05kDk6CuA0JkpEwoygDmjMm0RIgWB/snYNNs7w0otZt0&#10;NJR6PEQsmsahKMNCoOhai9nMwRqBc/P1qp3NSJERggGzoNdrEILBeDyAiJ4XSi3Rk0I9Hil5xGRg&#10;TPr8oACTSQEBYExe2J5YEIL59O+q7DCdFYix3tAeK/VgaLBQj0fTVJBMoAu1ipTnzU3WXO68JgAp&#10;fT4HiAVEghDcBvZWqQdFg4V6POp6DGMycv4cLdrWIWcC8eVgkYXgbFp4zJiMrnMQHRil1EUaLNTj&#10;QRRhbEaMn5uWDOcrF5WTs/9Zmy/9gkgWaidKKQ0W6hEhSujVM4TOQs5qF84lEMtCbQMAus7A+wRf&#10;hIXHU2IUfvExpZQGC/XI+GKEutdgOi2QEoNNhrMZMcyPdcE8UDAJer0WfKF5KiUGCLCu29LeK7Wz&#10;dJ6FelyIMgaDExizh/G4AjCvXTSNxXTqwDwfPtvrtfDF5zxRIkAz8xjsTWHMdFu7r9Su0mChHh+i&#10;iLo+QlH00HUeXeeQMqFtLIiBwV4D584ChQAhWnStRVW3qOuh9lcodZkGC/U4EQHWTmDtBFUF7O8z&#10;RDzG4z7axqPrynlnNgusSTg4HKMoRiBKq19cqadHg4V6/OY1hQyiBoNBi37fIWcHyQQ2Ecyaulyp&#10;FTRYqKdlPiy2A7N2Yiv1BXQ0lFJKqZU0WCillFpJg4VSSqmVNFgopZRaSYPFhoiIDt5XSj1YOhpq&#10;jbKIDymXXUw+ZTGGKXlrgjPcMJEu36mUejA0WKyBiCCkPBi3odelbA1TZqIcYvaTLpbOcDUo3NQZ&#10;HhGR5sJWSu08DRZr0KW8dzJrB5Y59Qt3aT3nNiZ7PGsHB1VBhTWn29hHpW4kwiDKqzdUT4UGi3uW&#10;RcpxG2rHnLw1V84KLqyJlIDRfLuWmS4FFKU2LmeP0FVoO4cYLYxJKIoAyYxKV5p96jRY3LMmpCqm&#10;bHtX1Cgu8sbESReKWYx1z9+8rVJrJQKEMMBo1EPoLIzJMCYjdBazaYGuY/R6wLPnrEkWny4NFvdI&#10;IOhS8tbwrfIMWeYUYnbihLTvQm1N6PZwfDKANQm9/uKNS4GAeFLj5ATwRQ+DwWhLe6m2TIfO3iMR&#10;+JTl1vdehkmSCAMwKzdWah1yLjAa1bA2LazvcZFzAu+BydgjRm2PeqI0WNwjAiIT4co1n68gIkQE&#10;wdmK0EptXNtWCMHC+5trw9YCWQizqQaLJ0qDxT0iouwMx5TlVp9rzMKOOZKuoaC2QoC29bD2dsef&#10;swkhWsjtjm/1uOiXfs8Ka5osQinnGz/blIWyCJXOaOe22g6B/bTu+G2wEeREENG+zidIg8U9s0zj&#10;vnfNLCSfr0nxkUVoFmLR8661zJNN76NSZxKYBXTLZlDJBGLR+RdPk94h3DMiQu3taQZo0obSGk6O&#10;KTFRziIcs3BI2fa8bXrenuooKLU1RALvA8bjCh6rR/DFyKiqrKsKPk0aLNaAiGLf24+F4cG0i1XI&#10;YnLOjomyZcr9uhh6w2PSOzS1bUXRYDKukBLDmOuPx5wBEKGqZ5vbObVLNFisCRGJt2boDI8A2Cww&#10;TEgAotYm1M6wZor+oMDwtIeq6sBXBIwsQNMAz54HODfewl6qHaDBYs3OAkMwhLDtfVHqMgKqaoSc&#10;GZNJCcMZxmYYzsiZEROjaQhVBeztTaE3Ok+WBgulnjqiiF7vIwrfx2RaI0VGCA7MAmMyDg8y9vYY&#10;bPSG5wnTYKGUAogA58fYd2MAFiIW8/k/AUS9be+e2r4rgwUZgC0ZAMUNz7nu9+t2nhpjG2W7s5+0&#10;pfLPP3uPzc/6dhf+vo337i/83OR7JxF4mozA4yFg+AVBBEyCwV6DXm8Cvl0usK9wfsw7rPuzP09W&#10;M29u4rPyzoeAr7/8623renM+vcBuqXzC5+9h0wwAEM+//iuDRXXoUD2z+wD+5oYX6p/92Zab9m3d&#10;ii2X//stlk3Y7nv/dmMliYDevwe9fw+0n+ZOlp9+//ZtDeAZBgPgt78DirWfzy/O/mzLmy2WvX/2&#10;Z1uenf3Zlq2dc34wv1e5Mli0w4jmNI4A/HjFr/cBDABMARytawdvcIj5CfvLFsqeXxyAAODXLZTf&#10;B3AA4GcAmx526wC8xvyu/qcNlw3Mv/MXAN4DWP+StClZ/PnPz3F64lZuOxoB//xPGX/3xyOU5Tpm&#10;5FvML9THALYxifPN2T58ALCNjAPfYf6+T7ZQ9gvMj71TANvIuPsaQML8s9+0fQCvw3SeDebKYJE6&#10;QWolALhqmFyJebC47vfr1sf8zn4bZZ9Xx9OWyj+/cI2x+WBx8bZ5G+/9/P1OsO4LVgh9/NOfXqJt&#10;b58NuOsY//j/vcB//O/foizv+6J2fp422O5nP8N2gpUA6LCd976P+TWv3VL5LwDELZVdAUAO81Zf&#10;Tfeh1EXN7AD/9f/9/spAwQx59qLBN9+O8fx5A1o6fUSA//aPb5BTeem5Sj1wOhpKqXNdN8A//uPl&#10;dnnnswz2WXp9UK8aizUdEWW8+Ybx44/PcXryudaVM/Av//Id/vj3P2gOJfWYaM1CKQCIsYd/+Ifv&#10;IEsDrfb2O/mbPxxJf4BLS4oyZ/z2t+/x8uViCozx2OHjh9dr3uM1EogusaKWaM1CqZwL/MM/fA9Z&#10;qgi8fj3By1cnSPnm8+T1myNMJq8xnX7e7q9/3cez5x/B3K1jl++bQJCy9ELKrovJi4C85eCM6ZhA&#10;hvW+8qnTI0DdKxEhEbEP5s5UhPDDD98ixcVqw4sXM7x6fXyr1yAS/O73HxZqHiLA0cfn97mr6yIi&#10;dtrG50eT5mDYdL2QxCQRGrexOpo0B+/GDU87nbz91GnNQn01gSAl6TUxlSFlm0XIMIk3piutmTHT&#10;7i7wdHL8eqHPAQAODxt8883HL3odayNevZrg118/z3b+61/38fzFBxDt7JVWRMyoDYfTLhaVM51h&#10;vli9iiKCo2lbf5gkfGuNs1rDeLL0m1dfRUTsrIvPjqbtwbSLZRYhQyQpC42arnc0aw/bmPblmoWg&#10;tiqEPn744WDhsbKM+O77j7dePe6i5y9Gl2oXpyfbnMi1UhvTYNrFoudtsxQoAMzXZymdkZgEoybU&#10;O/k9qo3QYKHuTCCYdnF/2IS6sBxqb9vCmmgNp8Ka2CtcwwQ5mbX9LuXBtvd3gQjjn/7pm4XHiIDf&#10;/f7ozplVjYl4+XK68Ngvv+zW+75AROyki2VhOdJy5/2S0hnMQnRZRIcFP1EaLNSdxST9SRfKK5ov&#10;PvHGRMecxm2os8i28gpddnryEm2zOJfiu++H8P7rOqQPDxcnrc1mFilVX/Waa5IFNmUx9ha5rc6D&#10;Scqyeka7epQ0WKg7Eky7UDNRvi5QnPPWxJCy7eKOXDRz9vjhh8OFx/b2OhweDr/6tX3RwvnFz2M0&#10;3Pvq112DWYj9lDOtqlWcIyIJKWuweKI0WKg7EYGNWdiuCBTnLHPqduVC88svry/Np/j2u9uNfLqN&#10;588Xm6Le/rqTTVGFNQ0RQZY/i2vIfOBCWvNuqR2lwULdScxSZhEmut0YWWZIytmIyHaPuRD6+PXt&#10;4voMr99M4Nz9jVja21ucpDedWOTsr9l6awxTZ5lTvs13chZQLPPOjuxS66XBQt2JZWqZKIvcbthQ&#10;ziAmyrTtFBj//u+vFv5trODFi9N7LaMoWhizGERDtxtNcBcQ0BXOhCaklYGsSxnOcDJM68/4q3aS&#10;Bgt1N4RgmHLMt6spxJyNt2a7s5lD18fwdPHC+P13p7hlU9oXGQwW3+t4snvBggg9b0fWcJyF6K9r&#10;joopUxbBoHANEa17oSe1ozRYqDshEGpnZylnk1eMvQ8pW8ucvDHbnZz340+LCwcVRcLe3npSP/f6&#10;i8Hi5GTnggUAMFG7X/qRYcqTLpYhJZuzUBahkLKZdqFIAgxKj8Jt+ftTW6UzuNWdOcPjunDFpA1l&#10;7WzLfHl+QkzZtDHZg8qPzTZncsfYw/HR4hyBN9+M7jT57jbqqsV83Ze505MCInw5E60gC3wWsTmL&#10;YaLMTJGAju463+MLWcOTw6ropl3ca1NybUoOAJgol852/YKq2jvG5pfyVTtEg4W6MyKSvrcnBBxM&#10;2lAapmSYMxMkiXBMYogg+5UfF9Z8/bDUr/Hzz4u1Cucy9gbrW1DGF5eb3FIqYe2nkVIiYmchDaZd&#10;LJNkPu//MUy5tKbrFW7EtJk+AiIKvcJ9rMUamV8XiIB41uy0k6O51GZpsFBfhYhiz9uP3nJ/1qUy&#10;5WxCBhuGVM60tbdTwzxd/UprlFKFD+8Xm4G+WWOtApinLy+KtLCIUoz+PFhkET+cdYdNTK60JhRs&#10;w+eJb5mnXSy7lO1+6UfW8MY6lYko0XwlSKUWaLBQX42IxBsz8pUZzTPOgs/uSndj8Z+PHxbzM1kr&#10;2Ntf/zKVZRUXgkXbOpQlRIQmXdxrY3I9b5vlSXGGOfcKbmYh+lEbBvuVz3zLiXNKrYt2cKt7RUSR&#10;ibqdCRQiBj/9vNiM8vrN+M75n75EWSyOHJrNCgCIWXrTNpSVt+1Ns6dLa7o2JjvtYu/ajZTaEA0W&#10;6nGbTA4WFjUiAvY3UKsAgGIpWEwmDgC6lDwRCa8IWEQEbzh2Mbl8y1nWSq2LBgv1uP3042IOqMNn&#10;DYxZS5u8AEg525CSjznb7PxiOeORFxEKMTu+Zc3LMOUkwl3SbgS1XU+yz+Js8hFtamii2pIQ+phM&#10;Fo/x58/uvVYhAJouVpMQiyRCKQszkXAW4rKPg3YKKxlIiQA4Aej2o1BJRHDLpCpKrc+TCRYiQjFL&#10;r0vJhzhPaOcsB29MZ5mmO9PGru7Ph/eXFzYqq3ud65FFeNSE3iREb5iyJRJvOWQRTkI89BVa4/Cs&#10;GaNKASRCznCMt8wVlSUbw5Sc0UYAtV1PIlhkkWLShsGkiyUTyXnmzK6N1VhCXXtbbnJMu9oAEYO3&#10;b/sLj716Nblm6zsbt6Eeh1hU1gS+cP9viLIhk8sU0BiHo7KHN9MhTM7GG27HrZQiglXpwbuUTeVs&#10;MLqcqdqyRx8sRMQOZ91BG5OrvW2XOhVjFqFpiEXMYg4qf0Q7vF6y+gJNM1hIQ04EDPbuNVh0MRWT&#10;Lhal4chXNRQRwEQ4DxgnRY3nORvn3LRyppqFVNTeXnuD0sZkLXPqeTsBsNPLs6rH71HfrggE0xD3&#10;mnmgaK4afcJEUjvbtjG5aRf3RBuHH4f37/cX/r2/3953wsA2JieYd0Jftw0Zk0kERjJm1kFStESU&#10;+oUfWqY06UKxnFtLRDAL0WcRHhRuanhzk/KUus6jrlmIoJh2sSyd6W6q7hMRKme6aYhF5W1BBD05&#10;HzIRe2nG9uGze51FLgC6lO1NgQIAcJYvy0hGIkYK0dkKMEzNQV0cT9owmIVYzFukSOQscBTWhH7p&#10;RnY++/1Rn6fqYXjUB2HOYlMWrtzqO0rDnHNInLI4Ntp38aBNJ4u1CmKg17tTsBAAIqCU5zVOysKU&#10;shHMVwpcVQ+ls3UtSATChBzip3OOidp+4bra2zJlsTFnZ5iTYQpmPrFR04GrnfGog0UTUxVzvnVT&#10;mwDIImblhmq3vXu3OGP72WFz04xtAZBjciFGH2O0IWYTYjQhJtOFaBcmxI3Gn/oOGuMgRDAQEAhE&#10;JNZQtszZGM6WOZ+XmonBkmGW1nMlIjFEM8OAhx56anc96mDhDAfzBUNiCQDTbq4xLCI2pOxmMaHn&#10;bWWIOhACrTMZ3kOUs8fx8WIq8oPDyeIm2XZdKJq2803b+Wkb3G3Xob6IRRCJISIQCCBCKcO0SJ+u&#10;+r0Q4AFEZhQpIs0aTyKeiba7EJRSX+hxBwvm1jD3switSq2QRegsBcNOVf1FxDRxnsa6CalsY0JT&#10;2EPDnCprutrbU22uuGA2Wxwua4ygqpoYo2+athpOmmrWdvdy3FvJSMLIROBrgo0ASMwgAIOuwSR2&#10;1Q9S/G1pOb0a1OP9yo8s00QniKpd96iDBRG6wpquCdHX3t3YD9GE5AvLgQk7c8cnIm7YdIez+b7F&#10;0pnETKicbXMWHrWh6lJ2e6U/2erCQrvk+GghWISySr/8/P6bkNK9j/xjybCSEMhcGzASG2RhDEKD&#10;QWhw6uf97k3M5i/H430cY98yyetBNTmoi5E3PNTAoXbRIw8WlPuFG4WUP60bcNV2bUyWz7bdlZnc&#10;Z2ms92ch+fM01l1KFpg3l1nDqceUZiEV47bb2yt9fPI1DBHG+/f1xYdOMtlwy7xKhlm8s8kaTtaY&#10;bAwnQyQQUGjaPoHgqmJsLEciylmERQTTkP04Jhey0PloppSFkwjlTHjWTnHQzvvXr5qOEbPQT6fT&#10;/k+n035h+dX3B73TvdIfPfnvU+2URx0sgPkQxb3KjUdN6E3aUHpr4vkM7pTFdDFZazjulW5smGfb&#10;3t9zMUtv0oWidtensT4b8ttOulh6m/qVsycb3s2d0o0nL/zS3f3UXp1Vg4hQFS4UzkXvTLTWRsOc&#10;lruAJAvllA3OZlAbpszMiZiEgQwA+w6xl8S0KdkuiYkizATxzMmPg+ufjIvz1+MVfUxtzOZfP4ye&#10;MeHZm716/KJfHlnmnantqqfr0QcLAPDGjA5r7qZdHHQp2fYsN5Rhyr3CNbW3O5fqo4upIBCuWtf6&#10;IiKCMxzbkIrSGTzFDu+Uc/XTyeR1/5efyovTnDu2iBfSZFhjcl36rip8550NtOKz/RLWULLGpp7M&#10;+ykI8//RlBaav6q6bP+71/un4zZWx9O2mnTxynMwC/Dz6bT/8+m0/2pQzp73SlTuSZyuakc9maPv&#10;bEx7K5/XGMbZam47N/pJRCikbHnVhK8zhklSFoLAgvBkmi5ExLwbzb756XTaJwi+6xYrhhPnQUTo&#10;V0Xbr8rGOhvWvuAcrVislQjOmO6wNt1hXZymnO24i9XxpK1HbXBXPeXdqKnejRp8u18fvB5UE22e&#10;UtvwZILFuQeyxjDL1c3bV6J5hgg+W870SQgp9//5/ek3TZgPU+2FDkYWY6s5PGy+G/SnbO43zccX&#10;WUrlAV6cx2eY437pR/ulH3Up+eNp2/8wbup8xXf/8+m0ejea/eEPL/Y+9Ar3ca37rdSSJxcsHgIi&#10;Spbp1mmskwgbJiE8/lqFiPDRtH3z70fjhfTjg7A0GMxaqfb3xttulaO8FCxuqNp4Y7rXg/roZb86&#10;GTZd/5fT6SAuPT9moT+9O335olcMfnPY/0kTX26fiLgk4lIWC4DOZuCHx/bdaLDYUd6abtLFW6Wx&#10;DimbnnfNrozkWpeYM/79aPTN6exyc80gLHY5pcFet+1AMbdYRRBemSEETJQPqmK4V/rx0bTd+3U4&#10;7S/XND5M2vJk1v3tH1/uv6u8Pb7XXVa3ctZc3B+3oRdyNiKfuqpgDcd+4Wbe8M6MsPxajzrr7EPm&#10;DU9La0IT0421i/M01rW3m1lXektSzu5Pv57gqkBxULqun7qFy6nU9W7c1S3PvfiCORRMlF/0ypP/&#10;8PrgXb+4fF8Xs9A//nry+sO4+UazJW+WiNC0i8+Op+2+AKidbfuFa/rzATMNEXA8bQeTLj4TkUdx&#10;nX0Ub+IxIqLYL92IiGTahWI5HYWIoAnRpSxmULjpro3muk9ZpPjTu9NXbVy8QWMCfnvYP/2+X5ye&#10;LVn6iZTVbgaLW9Qslhmm9Gavxu+f9cf+iv6XvxyP9386mfz2sVyUHoKYc2/chbJ0piusiRdr/0QE&#10;b0ysvW3HbSi7lAc3vNSDoQfXDrPM08OqOC6s7aZdLKdddG2ImHaxmHaxNMzyrC5OnOXhtvd1XUTE&#10;/unXk9+cd2Sf84bz37/af7df+RHNpou1L+czrN2NQQzLHdxfMTu79rb746v9ty/65aX5QO9GTf1v&#10;H4a/FxFtWl4zEbGjNvQtczI3rJHC8yV247gNVRa5Vf/jLtNgseMMU7NXuqPn/fL4oPJt4Sz2Kj95&#10;1itPDir/wRqePNa5FSJCf/44+s0spIULYOVM/LuXe++cMR0A8HBYXPx96vfDrnwklNPyaKivej0m&#10;yt/s1R//5vngeHno22kT/D+/P9WAsWZZYGPKxhteOaDEGRNjyjaLXDks+iHRYPEAzEdH8aRf+Nk3&#10;ezUqZ0+d4fFjH2//bjT77njWLQSC2tv4ty/23hs+P1EF5vRkYZud6a8AgLiYk0qMuZfOzn7hJn/3&#10;cv+DXZpYOG6j/fPR6HttklqfWYj9mIVXDTwBPs+5ORsp9aDpAaV20rQLz346nS4kBbRM+O1h/2Qh&#10;jXwIfmf7KwBQiotXFGPvbWRMYU3zx1f7v5aWF5rcjqdd+dPp5Hvt9Fb3SYOF2jkiYv/tw+jFxceY&#10;gDd79eX1rpt2sS3YWtmZ/goAlPJSsLjfCYKWOf7ti733yx3f70ZNfTxt39xnWWqucnZsmfNt1kA5&#10;38Lww59zocFC7ZyP0/ZllxZXOPzN1OrBpgAAIABJREFUYX9UussrydF0shAscl3HdfVXxCxouuiG&#10;42nvdDjpT2dtGUO0114zBECMi+cY308z1EXmLGAsN0n9+eP4IObcu+/ynjomRGcotSmv7IcIaZ6o&#10;1DyCCXoPvh1NPS4pS/mXo/HCGtrP6qLpF65pY7o0BJFHo8VgUd1vf0XK2ZwMJ/1ZF+ar4TWozgcU&#10;nDfzEBEKZ+PBoJ567y5kiBVgKQXJfdcszjnD4W9f7H38l/enLy5O4PvX98Nv/v7V/r89lolhu4CI&#10;Yr9w46Npu58y8XUjonIW6mK2h3UxfAyzubVmoXbK0bS5mDgWTMDrverq1OsixNPJwg2PFOX9dPoL&#10;MJ215S8fTg5mXbAX2/8FcpaMS+BTgk0JXRfs24+ne6fDSV/OU3Rctf47rS9PVWFN891Bb2EY9aSL&#10;9njavlpXmU+VZR73CzdrYnJtTPZik5SIoIvJTkMs+oVrvOFHMWFWaxZqZ4gI/3I6Xag9vNmrx5Y5&#10;ZpHLbVCh85cmvRX+q4NFTpk/no73rlx+VYAiR9Shg5UMlnkYyUTo2GKcczltOv/iYDByl3YOwA3j&#10;8u/DQVUMj6dtPW4/pz7/y/H44LAuPj6Gu9tdQUSonT32hrtRG/rTEItP6T4IYpnTYV0Mz9J9PIqR&#10;Bhos1M5oYtpbTpx3UPnr78qaZqHNWJzPuOvQVBFICDa3nR2OJnUEMcAL+cZJgH5oUMUAloxEjHQ2&#10;fJJF0IstfI4YS8lvj/L+d4Nycd+J1h4sAOD7g/7Hf3p38vq8OSoLcDRtnz/vlW/XXfZTQkTijBkf&#10;VtzkxUSCkTWRoFLr8340W8gke1D59vN8istoMlmYX5Hr+otqFRKTycNhJdOZlbax5xWB/tkfARDY&#10;oDMWE1egjAG92CGD0BmLi5EkExDB8Cmh3zVIxJiejqqLOyhFsZFRWs5weNmvJr+OZp86t/96PD54&#10;VhcfHvvcnG0gomiIonnkjfoaLNROEAiOpm158bFndTG96Tk8mSzWLKrqdhdCAfJ0UqZf3/Uhcjl/&#10;0xkC4HOCzwm90AIgCBEiX24RO39GZwyKFNELDbDUdCZFubEhvc96xehisMgCjNpwuFf695vaB/W4&#10;PPJYqB4KERTLabhLZ25Ijii41Lnti5XBQlLi+Ouv++mXtzcGimVWMso0b35aTju+aB5MfEpweTE2&#10;5A3VLID5/IvlHFLvR7NHkdBObYcGC7UTQsoLtQrLJDc1QSEme+lC79yNF2PJmdKPPx3IeY3kloEC&#10;mPdJAIDLCVUMuClgZCKwyKVgAe83OlnwsPKTi/8+bYLXvFHqrjRYqJ3QLq3b0fP25s7B0C1OiGLG&#10;qpnb+ei4JzHylwSJc4TP69wayZcDwQVy9n+TF/uyxbmN9heUzjTLyQbbmPpXb63UzTRYqJ0gS6m8&#10;7arJa227ECxyWd44czvPGp9PTsq7BAoAmDc+fS6gSPGsSeoyEkCIYJbLsjfXfO4fYa/0C015ozbU&#10;m90H9VhcXSWd30aRXDW2XcCQ+e9BuK6nb33Oy+etlG0+tT5ss/x52ZtOws3In/527+89y+KNy7w7&#10;4XPm1JyFcxIICwuDebK4hoUUZZJ0daZVkUzp118HIPqipqeF17jiuWUKmFqP5a+CJUNAn2oin16D&#10;jeAO2WBFwDkJMoGZvuz5PW/DyYXMvbMu+ivP65vkszdIMFs55zMAAm+p7PP3vq3yz0vfyrU2R/l0&#10;2Nuc86U7DVMS2JKTjEt5ZSSLlwQQw5KhjeedkSQWAiK7+bKRpcgJIILZUvkuJ4Ad9QBsNn2DwOUo&#10;AAG8hveeYl64cUk5mxSl+Pxv8ZIEicVLBtnJeLFmwRY5psWmqZSIJFNuW4MYvyq4Zppf+lkE+cLc&#10;iov/BuZNVVYyOr58H5ZAFlG+eD8EYiQJMmWbhIvVz1h48kJ5s5DsVef1jS8RhUQAtihwi7Tc9y1H&#10;IaLtXW8kA2TgibdQfhQDAghbKDuLy1E+feX2T3/6039c3ii6GVzF/Rzk2+tfCLVk2VqVVm7Yt7WX&#10;LXDbLD8H2V42UQHddFzcVRsWW2hmIbmmi8+Xt+tC2oMIqtniqNqUpYhNW0AEtm1gugbIApIMkyIk&#10;J2QQ0h0XHxIQIjNczgsBwkhGpvlrkgh8jujYICwPryVGk3CAdPduixBzPyB/UZ9DWFqKtgnJ3vX7&#10;yxHPbx4Jtj4i6EuWrfW3SMKeJNnbTuFwkrd3vTHl/Pi29opOQQIBAiG6fPcq85un82ntG09OJmfN&#10;FVspe9vv/az8x/jeS2fnjZ9nQs4QYPk2nACIiQFYavvJzgnnDDsbE4cOAEGYIWRBMcxrARBwFkTi&#10;ebPSF8rEiAyY/DnNh80ZgjT/cETQGouRKzEIi6N+ky+Ar7vS0l2ez/P3+enNJhGAJH/J6orn5xwI&#10;QhuMFgJByoKUhS3z5fT0m9iHLb335fK3ds6f/QUA7B//+Mf/Z3mj/3MyRDdJQ3b0l0svkOQgJxyQ&#10;wZgNfVjz/l6Sk7xARsmOfrzT80UsgfJdPnzJ6OUoL4nRsqVf7lL+15AsezniGTv6KzZ84IrA5SDf&#10;gSBXHRdfa994i1N8f6E8OMdH7mzpypylaLt0UHhzzPO1SRdme5t+75RHw5JztlLVSZjPByVBZtNS&#10;iEAiYMmwAALdrQk4ESMzwUgGy1n/BFkEMuiMwcx6ZCK4drEGkfv9pirt6V3KFIFp2vjCOzMyhi6t&#10;v33jczuUmOBTFt/CcDaOv+j7y0G+F4FlQ++IsVC+AJSzGBFhZsp8DzPEBUAbUt2E6GMWM2nDwFvT&#10;9Qo7qZ1trOEb5t/crxzllWTUzDghQ3f6/r6y/G8AZLb066bLliQHAN7E2fxSeWUHtyRAMhIRLn0p&#10;ZCmdNccm4PLv183YT6uk3brsLCiaGOsuZjdfDhFimXJpbestT2j+XlYig4INAWfH85fv/dchQ+eT&#10;hwNuuc/3VjYBXHy6G733924MtZZJLuaG6nI2pbfzixNlw45gDCfOS0uVOp85doa7lqUsI5g/v0iK&#10;dJ4RdN5JPe9rMGe5ne5CiBAvBJuPZW+h3wLA5aG1dR2M4TvlChIRYUdgQ+lLX0OAhfkrpTPxqvP6&#10;JsZ/uqMPOPvuBTBNTP0mxDJmYREhJs6WKfcKN7FM07vciWfATdqwN+liaYiyMZScYyGCzGJyXc5m&#10;UDgqrBnRBvrtjPv03iO2cb1zJNjStZYsZeP505jZmyfoXJ0tUa75+6bI0s8bhZT6ozb0u5itMxwt&#10;UxaAQspmFtpB7a3vF27IRLf5Mi4enNt876umEa+z7OW/3wsC8LxfTn8dfk5RcTRte3vlPJEgEQkR&#10;zZsDQlhMo+F9prY1YJZLiQTNYg3icw1DkL68JeqSRHwpUEAAl5aCRVncPakcQYgItDy86hZizgsf&#10;QOFMvOa8vg0BIFmkGDVhbxZi4QxHbzgSkeQsHHI2x9N2v19YXzl7SheXwF314iJ0HihqZ1s+W8yp&#10;SxnOcC6saUJK9rTpeodVkbw1ozu+jy9x8XqzzeyxW7ne0IVcmo96nkXMuT6ZdXtZQL3CNYU10RpO&#10;znAsnQ21t+2si8Wo6fZ1Zuv2veiVC2sxjJrgYs6Xv5e2WUzz4VyilBjGXD6hiGX5ccG8M/o+xvVc&#10;6sgGYOR8fPcFG56Qd27YhoXRU5Wz3XXb3oaImHEb9poQi563TWFNNMyZicQaTpWzXWE5DJtQN1cs&#10;VnWTLuXBpItl7T8HimXOmGiZ06gNvSzyZSPD1Fd5tMFCROy4CQMAKK0JV10YmEhqb5tZSH4WvuzA&#10;VvfPGx4uLw16Mu0ujYDhtl28QjML8vUtEuR8unLI5x3nXFwUzOVg4fMVccHajQeLLMKjJiwMJx4U&#10;bnLd9rfRxjSYdrGovW3omkEChjkX1oRxG+qUpbxyoyUiQrMuVtZw4hU1n8KaGFK2IeW1B4uUMzUx&#10;It9hfsxj82jvpmOWso3J1d42N21HRCisibMQi8oZqymct4eI5Nv9evjrh5N9nxNcSujaST+ZFx3Z&#10;zynBaTZdrFmUVaSuvZwr6pw1guby7+4yImrZVTWLYqm/QsoyrXOFvOvMQly4UDMBzvCdg4WI0Cyk&#10;ws2bnW7c1hlObUwupFQavvkcPGOjCDu+XbOVYcpdTL6w9z9XTUQopNyfhVhNulh0KaOypl97i8rb&#10;qWW+MRvyY/Vog0VIyQvmwWAVyxRnIRdZYA1Bg8W2iNAhS0fTIUxOn5qJ0k/dftHvBWctcHjI1HWL&#10;HdzeJaTE1DYG1l1+Xe8TiD4tXEfA5X6GOzhfHW9ZKUlwYbhq7g+2sgjOu6Uss8965exr1uJOIjZl&#10;YWdud0G3zKlL2ZVXfCXLupSrnIXJ3JA88gImymk+CovucyU6EbGTLh5M2lAapkQEOJ73lc1CKpqY&#10;fN+7onTm9Kmta/5oq1YxiYlXrYF8BSJCFqGs/RbbI0KYjJ+b4bCq6rJrrMf07M9IyMQQjBuego+O&#10;Lk8ENTZLVQUQgVK8/J0bm+lsYSQ6CxjpHoLF0FefJoLQ2X+Hg96sosWRarnufVU/wV00IZbjNi5c&#10;pl/2y68a+hlSdoLbX5yJIOlspNSqbb3hGTPlfIttgXkTmzWc7jlQ0KSLB+M2lJWzbelssMzCzHCG&#10;c+1t65jTadP12pi2M0Fvix5tsLCGkr3lEpYiAiaS+xgjru6o6wYYT0pUZVcdHozpQrpUAXDaRRes&#10;Ay+l+QAAGM4oiiBVFRACXxkw6rojY4SIkIg+zbq+q8Y6zM5qMYZZqtKFNy/2Twa9csLNbPGmoyw3&#10;XrN4O5rtX/x35UwsrTn5mtcsrOmYKOd8u/b7LMLu9hf0aIlyzLfLWzWv4fC9BuGQcn/Shhs72K3h&#10;VFgTx22sbtsf81g82jtpZ0xHCLWIrGyKilmsYUqsTVDbIeIwHtdwLoJNJgB7e/3pycnoUy0iZ8E4&#10;JBw6XjyJiecjngiQfr8FCDSbOgrBwpgMZiBnICVGXYc0nvjEfPfObaL5eMJnz5tXhQvO2miYP7eZ&#10;deFy34n3Gw0Ww6brL3ds/+5Z/+g2TbI3IUKyTLlL2VrDN68dIvJFF3SaDzaZHU3bvWw43tTJ3cZk&#10;veHoDN+mL+SWBLMQK8OrO9id4djGUHYpldXt+mMehcdbs2BqCmtCs7ROwjIRQRuTrZxttXN7S1Jy&#10;iMHAfx5eWvXqaVX6he8jZkHXhqVhszZ/HgjOIoNBkw8OZlLXAedBgRlS1yE/ezaV774bCbPcOSGe&#10;ddl+++3pYK83LgvfGnMhUACgrl28ATNWYMzGjquYsvvr8XhhdnvpTKqcPf7a1yaQ1N5NRUBpRRNv&#10;G7MrrIne8K1nnDvDo17hmmkXi+tev0vJxpxNv3ATJrq3moUIbMzC9pYpRSxz6lZcWx6bR1uzIKLY&#10;L934eNruNzG54orhs1mEZiH6ypmuchuZ4KOuMpvViPHC9J+5/cP9YXh/dBDj5xnbKYTFzm1rF09u&#10;AlAUUYoiigiQM4M5nwcHBiL99jchffjYl9HI3ypt+dk2UtUwL15MyF0/DJaaxTkgqd/fWK1CROgv&#10;x+Pny8vT/t3Lvbf31bZvDY37hfXDJtSFRXBLNYz5zde8b6Nf+BER3fr9E5H0vT0hYH/ShZIpi2XK&#10;KQtEEseUS2M4HVTF2Bke38f7ORezlFmELd/uhpEZkgUsIvxUOrofbbAAAMs8Oag8jZrQn7ShdIaj&#10;IRIBKOVMMYupvW37hRtqrWL3EHM+fHYw/PD+6OA8ZYdZXnDIuRsmWBAuzegGQMZk++rVMPf7ZXr/&#10;vvcpffnF2sbFAGJdznWf4f11WQ0+v/Z0aVhvv7+hzm3BjyeTF5MuLpT/28P+qTf3dyNEIJzNzM7j&#10;NtRtTM4yJyZIEuGUhQtrYr/wI2foiy/oRBR73h4V1vTmqUSyTZLJGiP9wk0ra6fMdO9NP5apMUT9&#10;LLhV1rCchbzl+FQCBfDIgwUAOGPGBzV3TUi9LiafZD663lsTB9ZMvOHxU/rCd1JVTTGZlGdzqxd+&#10;ZZ2Nz57tj48+nvTP15O4KPMVs7ZvgwDu1Q3Xv2skJ5a2c9J1VprGgkmoKCMVPpJ1KQsoT5uDla+Z&#10;Bbw8B6TubSSnz48nkxcXFzkCgH5h4/Nece8J6IgoVc6eeGOakFLZpexSFlMa7rw1nTc8+5IaxRWv&#10;L87Q2Bk/FhHuFW7PMc+I6Og+38dSmdEypzYlt1xbukrMYvpf0MT2GDz6YAEATNTV3naVN4DAApAv&#10;yVmj1syYAOciumDh/aUani+L5vBgYI5PRtVyzWLatN7FZK29Y78AzWsaVFct6qoFFgYRQbIQUr7d&#10;zK+udZeatMpirTWLLiX/4/Hk2XKNwjLJH17s/bTOGyHD1Bi2TenmTWD3OYz1HBFlP58lv/bcSJW3&#10;s2aafMqZzQ0jKduYrDMcvTVPKlg82g7uqxAIRBQ1UOwYooB+f4rQWeR8Zc9zURbdQeku1SxSBv3y&#10;4eRgOmvLraZ5A0BNszACScoygc3ajrVh0/X/9f3w5XKgYAKe9YpZE1O1qZxn6wgUm2YNjXuFnc1C&#10;8vGaG4QuzjvYB/MO9o1ngt2mJ1GzUA+A9yP0+h6TcQnn43xk1HncEKDrTJkjxLmMrv28NjcRRAQf&#10;Tkb9umyLw73+2NyiGWEdlpug0t7+2moVHyfNwdvhtL/cmc0EfHfQG3rDcdSEWgTc8/bjY7iYrxuB&#10;UDt7SiCZdKGaj7wSSvMP2XQxl85wPKiK0X13sD8EGizUbiAS9Psf4f0A43GNyfRswtNZPwYzcHAA&#10;CnEhWFy8Ak6bzs3a48ODfj3r1+WUrplYtRYC8HiyWLPoD+79zjOLmJ9OJs+W+yeAz4HiPLNs7aid&#10;dKHwhvsbSuf94BFRqr099pbbLqbytAmlIMMy5X7hxoU1s6dWozinwULtDiJBUQzh/QwpOaQ0Pz6N&#10;iSByMKaPt28Xl1Ndmi8hIjgeTarxtCn2B/W0KovmHjJ7rBaDRYqLJZXlvV1URAQns656N5odXlwg&#10;6lxhOX273xu5C7mVmEkMcZ52sXbzgRxau7glyzy1nqeVs3UScZZpAtBXzYB/6DRYqN1DFGBtgF04&#10;POezueNiKo/9Zwfj6bTrpaW+jpASfzgZ9a2Z1vv9alaXRbPOmgbNmqXJeEbg7D3MsRCMmtD76WSC&#10;mKW6aou90nWvBtXoqpnH1lA6S6FhMV/pTn0BIhJLn1bHfNI0WKgHRIC0uL5d0atnvzs8GJ4Ox/sf&#10;T8e95WfElPjj6bh3MprWg7ps66porDHxXlY+uoAm44XZvOngsF0eBvwlRISGTei/HU4HXbp6NjMT&#10;8GpQTfZKf+2oHEOUu5xdFhhDGizU3WmwUA+HyOXZ1vPlVvPB/uC436sm749OD6dNdynZYMqZTsbT&#10;8mQ8LQvnYr8u2qrwLZt7WGdCBGY8Wigz7+3fYeKYYBZSdTxte8fTtlzuvL6o5218s1cNbxriCcyT&#10;+TFRZtrsmu3q8dFgoR6Oq9JyXGh6sdZ237x6/mvbdtXR6WjvqqABAG0Itj0NFkCvdC5WpQ+Fd51z&#10;Ntypf6Pr7HKNB3V9q2CRcrZNTMW4DcXRpK2u6o+4aK903ct+OZ6F5FcFCgCIWdjM8x1phgL1VTRY&#10;qEenKPzsm1fPZ10XyuPT0d541l6b8K0JwTYhWAAVE6EsXPDWJu9stPP1pVfekdN0uvD6UpTpqmVU&#10;swjHnG0Xs5t0oRjOuqKJt5vwV3uD3x4OTmpv32aRIub2sIvJ+hsmI+b5im/2sC5G2rmtvpYGC/Vo&#10;ee+a1y+fNc9j9OPJrHcymtbLHeEXZRFMm85N8blGQkSwzJnma57Ai5TWWWsMz1+IIPXp6cIw1qbX&#10;T+NZu5eycMyZ25jstEs2XNP3cJNXg3L6elCfOMPfApgBABO1/cJNT2btgBLBXbG6XBahs7WyW29Y&#10;h82qr6bBQj161truYH/Q7e8Pjru2q0bjaW84bUq5xZoWIoKQPme9bWbJY4ZPNQmTBYNmsX/51wB/&#10;dDy5c/rqw8q3r/aqYT1P2BdxxXnqDY/2S8/jNlYhhcIaToYoZwGdBSlTe9vW3k4wz9Sg+c/UV9Fg&#10;oZ6MefZyPysKP3v+TCh0oZy1XTGaNGUbwp3OhTpenkox8l+2gBoT8LxXzg7rYlJ7O7zNOg1EJKWz&#10;J85wOwupF1K2IYkhmg/xNEw55mxOZt0+A2KYU+lMq4kz1V1psFBPEhGJL/zMF362v9dHztl2XSja&#10;Lrim7fysDe6mJqtzvbB4XZ9aj8A3d0NUzsRB6br90k8rb6eGaHbXPgXDPOsXPBMRFsB2MdWTLpYx&#10;iWGibJmyCCikbGchFrW3Rb9ww6c6C1ndnQYLpQAwcyzLIpZl8SnvbM7ZxBB914aimTX9lAVkTZdy&#10;ppSFkDPVsV2IDON6kPdLF501yRlOjjl5y7GwprPMLRO6ddzZE1FOKbtRG2omyv3CLYzGcgbIwnHW&#10;xUJE9vdKf6RruKgvocFCPRxXjWuVm4eafg1mTt67xhkTa5E+AFBdDmHN/II/m1Y4wvOLz3n1h9/+&#10;8Ip445PfRMSO2tAHgOKaEVI8X+e6mXSx9CYNKv/1S62qp+NJpShXDxzxPKHgRSvWgl6r4XAx/cbB&#10;QYstBApgvixoF5Mrrbmxv4OIUFiOsxCLTaUvV4+DBgv1sCyvuX2LfoW1+Xi0GCxevtzaENUupgKY&#10;B4NVDHNKZ30ca98x9WhosFAPy+VgsZ1juGnKS1lme/2tBYuYswm3/CyYSFIWziK3WwFQKWiwUA+N&#10;tUuLcG+pZnFyUi/8uz8IYN7aCCNnOLpbpP8A5hP2DFNmXTFSfQENFuphuVSzSJs/hnNmfPywGCze&#10;vDnd+H5c4My8r+I2Ew1jzsYQZdJ8UeoLaLBQD8tyzSJtPljQZFIiL93ED/pbDRaWqSmsCU1MN84c&#10;FxF0MdvK20aHzqovocFCPSzeL17gQth8u/vRx8V1M168nG1rFNQ5Ior90o0AoInJXVW/OMsXVVbO&#10;dKUus6q+kI6GUA+L94vt7F3Y7A1PiAajxbUr8OrVVmsV5yzz9KAqeNR2/UkbSms4WaIsEIpZOGXh&#10;nrdNr3BD0v4K9YU0WKiHxS3VLNp2szWL0XAx8ZOxgqLYiWABAM7w+KAqujamuovJxyxMBJTWdIU1&#10;ra7Fre5Kg4V6WKxdvCNum80dw1lARx8Wg8V33w6xYxdfJuoqZ7vSGUBgAYjWJNTX0mChHhZjFi96&#10;IvPRSbccNvo1aDoC4tLcioPDnalVLCMQQDriSd0P7eBWD4u5YuW6FNd/0yMADZfiwsFBC2unay9b&#10;qR2gwUI9LMQRzi/WItqr19q+V80UiEsDnr777mjt5Sq1IzRYqIfnYH9xpnTbrD1Y8GipVlFWEX53&#10;OraVWjcNFurh6Q8W1mrAdLreYBGCxdLSqfjNb06uTJmu1COlwUI9PFW1WLOYTNYaLOjDh/7CA8YI&#10;+n1dC0I9KRos1MPjFleBQwiMlNYz36ILHidHxcJj330/hA5FVU+MBgv18DC3l5qAmqa4euOv9O7t&#10;3lLZkGfPtGNbPTkaLNTDQyR4/mKxE2E8Kq/Z+u7atsDJyUIQkm////burLlyIk0D8Ptlptaz2gXV&#10;BdVD0zQwBH03Mb9sfsn8rbmYmIu5gRiapoEuaKBc9tm05TIXsjGusp2m8ZG8vE+E45R9jutLyVK+&#10;klLLv2zAG/DRI8SwoPvp4GB74ftXx7cfFi9eLC98rxRweHcvwiPaJ4YF/SoBd+TOFmW5ufB91yp0&#10;3e0NdK9OpthcvGGgf/IUEHVHZgDRsHi7D4oKIejW+fK4atA5L7MseZoa3SZatVrJTjDCKaRa10hS&#10;j6493+DZbgosD377rcKdM/j228XFegbhydMxppToTuCeBV3L+ZCvm+7w5bae7VoLHwI6F/SqbidH&#10;2+Zg19rDEMI4Gx1Pn148FPXjj+UVn/x1vnuxhHMXcsG/83sExUdW0+PFsKAr+RCyk6pZ1p1Ny9S0&#10;eWKQao080d0kTZrMqG5dd+W66Q5CCMMvS4eHF8cP6tqgrn/b2MVmM8GrVxf+j/D02c7Pl1f9BtGj&#10;wLCgS4UQZNt0s857XaZJc9mhJq2UL1PT7Fqbtc7PBm9kkmxQTi6emXT0cnrFp+O6NsVXXx1crJF6&#10;PHt2BB6AokeOYUGX8iEUu85mRWLa6z6nREJqlN02XTHK4ajnz48vfH90lP9TA93eK/z1r08QXrvT&#10;+Z8+/BFK8VRZevQYFnQp54MJAaJu8GAfo5SzPugQRjhhYjq9eI+mEIAXfz+4+hcuE4Bvvn7rjafu&#10;Pf/9OhQ5T5UlAsOCrlBbl1nvb7R8KJHgQxA3xp6FiMX7f7x4n6bVKsVmM7nR74cg+NvfnmK1Si/8&#10;fLls8PTpi1trJ9E9x7CgSwkQtNzs6XMhBIggKME490taLn9Ell+s/dVXB2gig93eaXz55e/eCIos&#10;c/jjB9/etcelEo2JYUGXyhNTK8GNLsFzISgtyquxboMh4vHhn3648LPggb/85QmqXXHp76xWU3z2&#10;+TPsthf3hrQO+NdP/g6R3369BtEDwovy6FJGSZMYZRvrktzoazvOpnPpJEtqCMbrYLP8BO++O8OL&#10;F+dnQzkn+OKLJ1gsGywWNYz2qKoEx8c5qurNZT9JPT799BtoXb3xHtEjd2lYpFONbKYnAJ5d8vbZ&#10;rn1xxfv7VqLfIxqjdvKL1zHqn93U7ne42Ub/P01EkGmdHO2a1DrvjTofRK47+3OH3FivlACpUUEg&#10;+5wnZ8vqWwAu34P53TOLqrJ49ericn1ynOHk+Pq70qZpwMcfb6H1AsAvr94W78LPA9/ehaUSmUEG&#10;ve/J2RGABfr1bmhn8/MAwPCnSPfTf1V/tG9n/d0cQHrdB/ckQT//R5t2U/aL36VhoTOBzlQC4LJz&#10;1s8W3Kve3zeN/qT3MWqf9Zh6pPpn8/5mg7e/UZkZ1NbJpulMDcAogRJB50LqQ0DrvCRaYZqnPtV6&#10;353Y2bwvcFVQigB/+ANgbcDX6xg9AAAQoklEQVR6ffMLIxaLgPfec0jSN6chAPAXvi9GvEFWhnE6&#10;rLPl7up5v38J+vVuaGc1U4xzJEajn+ej9TfK9KvSpRNfvbTY/dQdA/jikrffOv1aAfhuP2281jP0&#10;M+6ytu3bDMBzADWAr0aof4B+r+JLXOzC9kIgeDLJsSzSYl13i5O6XdrgMcmSjVbil1p3ZWpWMszx&#10;/RLAewC+QT//L6c08OFHQFUd4K9fvnk67C9NJhYffPA9knRz5WcESiWSuja8DwDKyHdQqIBBB/MN&#10;gA8B/ABgjFN5P0DfWb4AsI18dh8+BnCMfvqH9hz9ev8TgDGeY/I++j3pb0eo/TaAd9pVv6hzzIKi&#10;tFLVokx9mZmldT7kiXkpgJW7+rQ4EaAsX+HTP59gtz3Ael1gt0tQ1QZl2eHgYIfJZAdjNnyONtHN&#10;MCzoRgSCVGukWgNAE/v8nSDiMZm+xGSMPXiih4WnzhIRURTDgoiIohgWREQUxbAgIqIohgUREUUx&#10;LIiIKIphQUREUQwLIiKKYlgQEVEUw4KIiKIYFkREFMWwICKiKIYF0V0WgsD7BF0LIPAWuTQa3nWW&#10;6C7yPke1m6DtDGxnsKuASTnDbO6RphuI7P15JkS/xLAguktCANp2js26hLUaJnEwxkEJ0FmFV0dz&#10;lGWG6WwFpe7HreLpQWBYEN0l1k5xfDyDMQ7lpA+DEBSMAfLMQesGVZXChwUWi5e4qw+gogeHYxZE&#10;d0UICdbrKbTySFN76WdEBZRlg7pKUdezgVtIjxjDguiusDZD2xhkWeSZ5gKkmcVulyOE0Y4OhBAk&#10;hHD1M87pQeFhKKK7oq5ziArADU56MtqhbhKEYCBy+V7IHgQEOBcmjXV557zxIYhW4lOj28zonRJp&#10;h2oLDYthQRQTgpK2AbQGkmR/dbxTsPZme/uiArxT8F5DDXOAwIegq84ebhtbAIBW4pQIOhd01bXT&#10;VKt8miXbxKi13CTw6F5hWNBFIRh4n5x2QhZK2SG3XO8Ua0vZVWWo60ytN4BSwHw2x2wmSMwacssd&#10;ojEOxtzslFjvBUp7KDXIALcPAeu6nVSd00WiW63Uz+1MNADorrHOHFft/KDMQqJlM0S7aDgMC+qF&#10;YFDt5qiqFNZpBC8QFWC0Q1E2yPNmqC3Y0YWgUNf96avOK4jq9yqCB+raSNcuMJ8lKMqTWz0bKc0a&#10;hHUBBEQPRTmnYYyHSGR843as6ha71qbTNNkpJeGyz2RG29o6WTft9KDIGhmobTQMhgX1F4CdnCzQ&#10;1AmyvEOZNn1nFQDrNFYnE9R1jqIAimLs1u5fXc9xcjxFlnfIdAfrdWg7ABqS5xYiHqtViQCgLI9u&#10;bQ/DmBpZ3qFp+r/DVUIA2sZgudwMcepsCAGbpkOilb8qKM5kRnfbpss754vUaIbFA/JINhXpSiFo&#10;rNcztK3BZFLDGHe+VSv9oZHJpEZTG7w6AtwDP63fuQKbdYks7/p5cQmjHfKixWZTwNnJrdUWsZjN&#10;NvBB0DaXb8h5L9htcxRlgyxf31rta3Tei/MBRqlrgwLolxytxLfO73Fwh8bAsHjs2maKapehKJqr&#10;D30IUBQdqhpYrR72yGVTF/BergyKM1p7iARU1e3uahm9xcFyBQiw3eRomgS20+g6oKoNqirDZFJj&#10;NrvdQ2DX2DZWfAhQN7zFiBLx1nkTEM0WukcYFo9d3aQwxkUPpYjqB3jraph2jaG/1UYSDYozxnh0&#10;1iCEW1yPBEjSDQ4OjjBfbGGMg/f9HyfPLA4PTzCdvYRSg52iWqYmKBH4G06nD0FpJY5nRD0sHLN4&#10;zEIwsFZD6ZttAmoFWNsPAD/MG9klcP7mPZxSHrbTQNDALc8PpVqUZYuiAELIcXAwhzZrAIMcevql&#10;RKugROD8ze5663xQqdG83uKB4Z7FYxaCxq85VCDSb30/3OWmg44fl/+Z96oP2j0eDhIBlLLQ423X&#10;KRGUqYH1XvlwfWC01plEK5to3uTwoXmoKz3dhEgDrQPCDTeKnetPIX2o112IAGnaobM365mtVUiM&#10;faB7WRcsyxR5ou2utdlVgdE5bzrv9TRLdkqEYfHAMCweMxEgzVp03Q06x9CHRZbtv11jyvIKWnlY&#10;e/09j5xTCEFQlA94EOecFoVFnm4nqal3rc3qziWd89p5r1rnzK7tMueDLPJ0m2o1+KEy2j+GxWOX&#10;51skqUXTXH+qY9MYJAkwnz/sU1y0rjCd7dDUyZWBYZ1GXaWYTStovR24haPRSnXTLDk6LLNVosX5&#10;EKRzQQsERZo0B2V6nCfmWOT6azHofuIA92OnVIv5bIPj4znqKkWetxdPoQ1AVacIAVgsgPSB71kA&#10;QJ6vgCWwWZdomgSiIM6dXsEtBlp5zOe70yu4x27toETEp0avUqNXIQQTACWAlUdwKO6xY1jQ6ama&#10;hx7r9QzbXQ5BgFIBzvd7nnneYjJpkJjpyC0dhohHURwjSVpUVYmqzuBcf+pwntswm61lH/eGumdE&#10;xD7uOfC4MCyoZ8wOy2ULa3M4a9B1BklqYUwHrRuIPL7nFhizC9NpjXKS+3w6g9ZQebKCQvXYg4Ie&#10;H4YFnROxSJINkgTI37gw+fGFxRkRHx7D4Teia3CAm4iIohgWREQUxbAgIqIohgUREUUxLIiIKIph&#10;QUREUQwLIiKKYlgQEVEUw4KIiKIYFkREFMWwICKiKIYFERFFMSyIiCiKYUFERFEMCyIiimJYEBFR&#10;FMOCiIiiGBZERBTFsCAioiiGBRERRTEsiIgoimFBRERRDAsiIooyr169ev+NH849srmeAHjnkt/J&#10;T1/LK97ftwKAHql28ovXMepnp6/PAISBa+vTV8E4025OX98C4AarGiDehp83qrwLB0pkDhl0/p/V&#10;X6Jf74Z2Nu8PAcxHqK8AXNUf7Vtx+jrH+fo3pAT9/B9j2nMAMGW/+Jnvv//+yeufsNLB5CoDsLjm&#10;P0oi7+/bmLX1yPXHWGF/acxpnw5dMPgL/54MHtPnCpx3XmOYjFg7wzid9Zkc5xvKYxhtndPJaVi8&#10;9957373+pvE7tFtXAfjpkt8tT79qAJt9NvIKUwApgKMRamcAZgAsgOMR6hfoV9iXGH7PwqDfsgUu&#10;Xy727Wzj5Bj9/B+GQJSG9q6fdtFYQdBh2Pmv0G/Vb9Cvd0M7QL+BtALQjlD/Cfrp3o5Qe46+v9kC&#10;qEaovwTg0c/7oU0AwDX91pKZTCYvXv+EXQPd1l8VFm+hD4vmivf3zZx+jVF7hvOwGKP+Ac7Dwkc+&#10;e9sy9AtuwDjTXuI8LIbsMJVoSeHCEgCUkhUEFYY8FNYv74cA1gBOBqx7Zo4+LE4wTod9iL6jHmO5&#10;y3AeFmNsoE4xXn8jAGDrvqvhADcREUUxLIiIKIphQUREUQwLIiKKYlgQEVEUw4KIiKIYFkREFMWw&#10;ICKiKIYFERFFMSyIiCiKYUFERFEMCyIiimJYEBFRFMOCiIiiGBZERBTFsCAioiiGBRERRTEsiIgo&#10;imFBRERRDAsiIopiWBARURTDgoiIohgWREQUxbAgIqIohgUREUUxLIiIKIphQUREUQwLIiKKYlgQ&#10;EVEUw4KIiKIYFkREFMWwICKiKIYF7V0IQUIIXNaI7jEzdgPoYQohqM77SWt91jlvACDRyqZaNYlW&#10;OxFxY7eRiG6OYUG3zoeQbZpuXrU2U0q8FvEQoOpsumlCXqYmn6TJWiupx24rEd0Mw4JuVQjBnFTt&#10;snXOFKlplEj4+U0NhBBQdTZz3i8XRXakRNoRm0tEN8TjyHRrAgJ2rV001iVl8lpQnBIRFGnStNab&#10;XWvnIQQZo61E9OswLOjWhICs6lyaJ7oVuToDBECe6LbqbBqAbLgWEtE/i2FBt8b7YKz3WivlY5/V&#10;Snnvg3I+8FAo0T3AsKBbU1tXOB+u2ad4k/OeYUF0DzAs6NakWrVKvTlOcR2tlN1Xe4jo9jAs6NYY&#10;rVqjxDsfH7T2IYiIBCXCsCC6BxgWdGsEaHKj29raNPbZurNpnuhWCXjqLNE9wLCgWyMiYZIlG6OU&#10;qzubhPDmEakAoO5cokT5SZqsRSQ6GE5E4+PgIt0qJVIv8nS9brrZtrV5qpXVqg8EF4LqrDeJUXaW&#10;pRtewU10fzAs6NYZrbbLIm2rzs4a69POBQ0AWkmYZklVpGbNK7eJ7heGBe2FiHRlmhwVSZAAJAAg&#10;gOVhJ6L7iWFBeyUiQcBBbKL7jgPcREQUxbAgIqIohgUREUUxLIiIKIphQUREUQwLIiKKYlgQEVEU&#10;w4KIiKIYFkREFMWwICKiKIYFERFFMSx+nV/zeOmHWH9M8trrYzT2tI9dfwxc7k5deiPB8q0Ek6fJ&#10;IYBPrvndxenXWK5r277lI9f/eMTagnGn/Q+DVguAa88f4uS68HudCKAHbcWZZ6dfY/n9iLUPT7/G&#10;8vbp11hGW+eyRR8Tl4ZFt3NoN24H4MdL3p4AKAHUANb7auA1ZgBSAC9HqJ0BmAOwAF6NUL8AMAXw&#10;E/qHzg3JADg4/fdly8W+JQCWAI4BdINVFYjSMN5hCQBK4wSCDsPOfwXgCfr1bYwHRh2ij8cTjHMH&#10;4bfQT/dmhNpz9Ov9BkA1Qv0DAB79vB/aBABs3T9V4Iqw8Oh2vsblHbKgD4vmivf3LUHf7jFqz3Ae&#10;FmPUP0AfFkfoF6AhZaf1A8aZ9hLnYTFkh6lESwoXlgAgStYQVADcgG0w6MNig3E6jQX6sFgB2I5Q&#10;/wn6jnqM5S5Hv+zv0K93Q5thvP5GAYBr/Pk3RERE12FYEBFRFMOCiIiiGBZERBTFsCAioiiGBRER&#10;RTEsiIgoimFBRERRDAsiIopiWBARURTDgoiIohgWREQUxbAgIqIohgUREUUxLIiIKIphQUREUQwL&#10;IiKKYlgQEVEUw4KIiKIYFkREFMWwICKiKIYFERFFMSyIiCiKYUFERFEMCyIiimJYEBFRFMOCiIii&#10;GBZERBTFsCAioiiGBRERRTEsiIgoimFBRERRDAsiIopiWBARURTDgoiIohgWREQUxbAgIqIohgUR&#10;EUWZq974/r/X//5f//ntf7z+83SiimSqC1v5plm57X6b96Zsric6VWb3U3cydG2dSZovzdR3wVZH&#10;djV0/aRUWTrTk+0P3SsEhCFrKyO6eGIWCAjbH7pXQ9YGAJ2IyQ/NvDqyJ74LbrDCAhEFlU71AgC6&#10;rV97F+yQ818UVPl2smxO3MbWvh2q7pnyiVmIEV2/sivXBjt0/cnbyUFX+brduGro2tlCT02u0nbt&#10;dt3O10PXLw7NPHj4+thuhq6dTnUhCE/Ovr8yLF5+Xn3y8vPqk9d/bmYBVjUwIYVdDb9jkk41dCqo&#10;jgZfZmFKgU0qKBj4kytn3f7q5wrpVGP3Uzd4bZUIfFkBEOAkG6V+vjCojy28HTQnoQzgyr6fMHUB&#10;1wUMGdWigOIwQbOxcPWw0w4AatHBw0E3xSj1iycGtvbotn7w2nrh4dDCuBzDd9dAttSAB5rVcNtH&#10;Z876eu1TAICE8Ov++Nvt9t2vv/76nXfeeeflcrn8ag9tvLO6rjv44osvPlgsFtt33333s7HbMyTv&#10;ffH5559/qrX2H3/88f+M3Z4hhRDks88++zcA+OSTT/5XRAbfuh/T119//eftdpt/9NFH/2eMGXyP&#10;ekwvX7784Icffjh4//33vy2K4h9jt2dIm83m+TfffPPs+fPn/5jP599yzIKIiKIYFkREFMWwICKi&#10;KIYFERFF/T8Bfojk18GC1gAAAABJRU5ErkJgglBLAwQUAAYACAAAACEAzz3SieUAAAAQAQAADwAA&#10;AGRycy9kb3ducmV2LnhtbExPy27CMBC8V+o/WFupN7ANJQohDkL0cUJIhUoVN5MsSURsR7FJwt93&#10;e2ovq13N7DzS9Wga1mPna2cVyKkAhjZ3RW1LBV/H90kMzAdtC904iwru6GGdPT6kOincYD+xP4SS&#10;kYj1iVZQhdAmnPu8QqP91LVoCbu4zuhAZ1fyotMDiZuGz4SIuNG1JYdKt7itML8ebkbBx6CHzVy+&#10;9bvrZXs/HRf7751EpZ6fxtcVjc0KWMAx/H3AbwfKDxkFO7ubLTxrFMxFLImqYCIXtBAjEi8RsLOC&#10;WbyMgWcp/18k+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5&#10;K25MeQMAANQKAAAOAAAAAAAAAAAAAAAAADoCAABkcnMvZTJvRG9jLnhtbFBLAQItAAoAAAAAAAAA&#10;IQAHjmLZGlEAABpRAAAUAAAAAAAAAAAAAAAAAN8FAABkcnMvbWVkaWEvaW1hZ2UxLnBuZ1BLAQIt&#10;ABQABgAIAAAAIQDPPdKJ5QAAABABAAAPAAAAAAAAAAAAAAAAACtXAABkcnMvZG93bnJldi54bWxQ&#10;SwECLQAUAAYACAAAACEAqiYOvrwAAAAhAQAAGQAAAAAAAAAAAAAAAAA9WAAAZHJzL19yZWxzL2Uy&#10;b0RvYy54bWwucmVsc1BLBQYAAAAABgAGAHwBAAAwWQAAAAA=&#10;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326" o:spid="_x0000_s3864" type="#_x0000_t75" style="position:absolute;left:3081;top:-151;width:2965;height:3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Om+yQAAAOIAAAAPAAAAZHJzL2Rvd25yZXYueG1sRI9Pa8JA&#10;FMTvQr/D8oTe6saGSomuIlpLUS/13/mRfSaL2bchu43x27tCwcvAMMxvmMmss5VoqfHGsYLhIAFB&#10;nDttuFBw2K/ePkH4gKyxckwKbuRhNn3pTTDT7sq/1O5CISKEfYYKyhDqTEqfl2TRD1xNHLOzayyG&#10;aJtC6gavEW4r+Z4kI2nRcFwosaZFSfll92cVLI6jzc24j69ta9aHVb48fRfupNRrv1uOo8zHIAJ1&#10;4dn4R/xoBWmaDuFxKd4BOb0DAAD//wMAUEsBAi0AFAAGAAgAAAAhANvh9svuAAAAhQEAABMAAAAA&#10;AAAAAAAAAAAAAAAAAFtDb250ZW50X1R5cGVzXS54bWxQSwECLQAUAAYACAAAACEAWvQsW78AAAAV&#10;AQAACwAAAAAAAAAAAAAAAAAfAQAAX3JlbHMvLnJlbHNQSwECLQAUAAYACAAAACEAoIjpvskAAADi&#10;AAAADwAAAAAAAAAAAAAAAAAHAgAAZHJzL2Rvd25yZXYueG1sUEsFBgAAAAADAAMAtwAAAP0CAAAA&#10;AA==&#10;">
              <v:imagedata r:id="rId14" o:title=""/>
              <o:lock v:ext="edit" cropping="t" verticies="t" shapetype="t"/>
            </v:shape>
            <v:shape id="Text Box 3327" o:spid="_x0000_s3865" type="#_x0000_t202" style="position:absolute;left:4625;top:892;width:277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LtzygAAAOIAAAAPAAAAZHJzL2Rvd25yZXYueG1sRI9Ba8JA&#10;FITvBf/D8oTe6kYD0kZXEW2hIEhjPHh8Zp/JYvZtmt1q/PduodDLwDDMN8x82dtGXKnzxrGC8SgB&#10;QVw6bbhScCg+Xl5B+ICssXFMCu7kYbkYPM0x0+7GOV33oRIRwj5DBXUIbSalL2uy6EeuJY7Z2XUW&#10;Q7RdJXWHtwi3jZwkyVRaNBwXamxpXVN52f9YBasj5+/me3f6ys+5KYq3hLfTi1LPw34zi7KagQjU&#10;h//GH+JTK0jTdAK/l+IdkIsHAAAA//8DAFBLAQItABQABgAIAAAAIQDb4fbL7gAAAIUBAAATAAAA&#10;AAAAAAAAAAAAAAAAAABbQ29udGVudF9UeXBlc10ueG1sUEsBAi0AFAAGAAgAAAAhAFr0LFu/AAAA&#10;FQEAAAsAAAAAAAAAAAAAAAAAHwEAAF9yZWxzLy5yZWxzUEsBAi0AFAAGAAgAAAAhAK4su3P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50171566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046C9A"/>
                        <w:w w:val="105"/>
                        <w:sz w:val="16"/>
                      </w:rPr>
                      <w:t>AM</w:t>
                    </w:r>
                  </w:p>
                </w:txbxContent>
              </v:textbox>
            </v:shape>
            <v:shape id="Text Box 3328" o:spid="_x0000_s3866" type="#_x0000_t202" style="position:absolute;left:4324;top:1181;width:240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B7oygAAAOIAAAAPAAAAZHJzL2Rvd25yZXYueG1sRI9Na8JA&#10;EIbvBf/DMkJvdWML0kY3In5AoSCN8eBxzE6Sxexsmt1q+u/dQqFzGBhe3md4FsvBtuJKvTeOFUwn&#10;CQji0mnDtYJjsXt6BeEDssbWMSn4IQ/LbPSwwFS7G+d0PYRaRAj7FBU0IXSplL5syKKfuI44ZpXr&#10;LYZ49rXUPd4i3LbyOUlm0qLh+KHBjtYNlZfDt1WwOnG+NV/782de5aYo3hL+mF2UehwPm3lcqzmI&#10;QEP4b/wh3rWClzjwqxR1QGZ3AAAA//8DAFBLAQItABQABgAIAAAAIQDb4fbL7gAAAIUBAAATAAAA&#10;AAAAAAAAAAAAAAAAAABbQ29udGVudF9UeXBlc10ueG1sUEsBAi0AFAAGAAgAAAAhAFr0LFu/AAAA&#10;FQEAAAsAAAAAAAAAAAAAAAAAHwEAAF9yZWxzLy5yZWxzUEsBAi0AFAAGAAgAAAAhAMFgHuj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C30360A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05"/>
                        <w:sz w:val="16"/>
                      </w:rPr>
                      <w:t>FR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40BE220B">
          <v:group id="Group 3321" o:spid="_x0000_s3859" style="position:absolute;left:0;text-align:left;margin-left:329.55pt;margin-top:-7.55pt;width:148.25pt;height:152.45pt;z-index:251521024;mso-position-horizontal-relative:page" coordorigin="6591,-151" coordsize="2965,3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kGOCgAMAANQKAAAOAAAAZHJzL2Uyb0RvYy54bWzUVtlu2zAQfC/QfyD4&#10;nsiy60uIHaRNEwToEbTpB9AUJRGVSJakI7tf311ScuocTS/0eLCxvGdnhksdHW+amlwL66RWC5oe&#10;DigRiutcqnJBP1ydHcwocZ6pnNVaiQXdCkePl0+fHLUmE0Nd6ToXlsAmymWtWdDKe5MlieOVaJg7&#10;1EYoGCy0bZiHpi2T3LIWdm/qZDgYTJJW29xYzYVz0HsaB+ky7F8Ugvu3ReGEJ/WCAjYf/m34X+F/&#10;sjxiWWmZqSTvYLCfQNEwqeDQ3VanzDOytvLOVo3kVjtd+EOum0QXheQi5ADZpINb2ZxbvTYhlzJr&#10;S7OjCai9xdNPb8vfXF9aIvMFHY2GE0oUa0ClcDCBnhQJak2Zwbxza96bSxuzhPCV5h8dUfpFxVQp&#10;TpwBssECuCK5vQTbZVxPVu1rncMhbO114GxT2AZ3BTbIJkiz3UkjNp5w6Exns+F0OqaEw1g6H03S&#10;dBzF4xUojOsm43lKCQwfpOOAgmW8etmtH84n3eLR4Nk8YGRZPDiA7cAtj4zkGfw6riG6w/XjnoRV&#10;fm0F7TZpvmuPhtmPa3MAtjDMy5Wspd8GiwNHCEpdX0qO9GNjT7ZpLxtMwHNRuCGm2M+M6xjm9ZBo&#10;oOPLXPpLLZV3qOKNsNbqthIs3+9+XzEjrrYGhIyTrYbrG9XfPzfB5h76VS3NmaxrFB3jjie4lrds&#10;fQ/V8cqcar5uhPKxBlhRA2VauUoaR4nNRLMSYGl7kXdGcJa/A3uG2+68FZ5XeHgBILr+hGW7gYD4&#10;BiTid+D8R517jwN7/37Df6CLdf5c6IZgALABabgY7PqVQ8yArZ+CqJVG8kIutdrrgInYE/Aj4i6E&#10;BPAWQ4V1PdfQusP2DxWRoD+gxG333AgFPxaRK8z9ud6gHUdox24qFhHiNzCCfkH87sFa8su2RBBo&#10;7N6aX2GIgL5L2NkwhbSgtMygxATie13TIbg/1KRZqEegQF/Oesl+m6qIPaqKkd+sNqFwP+u5Xel8&#10;C9RaDdnCWwevMgSVtp8paeGFW1D3ac2wLNUXCtTH57APbB+s+oApDksX1FMSwxc+PptrY2VZBUKj&#10;906gjhcy+BRxRRThDQiG+3POm9/nvB07YNL/0HnT2RzeLXzz0mlIhWU7643Bk3/XesHyN6L/e9YL&#10;bzt8OoUa2n3m4bfZ1+1g1ZuP0eUXAAAA//8DAFBLAwQKAAAAAAAAACEAQZuj6KFRAAChUQAAFAAA&#10;AGRycy9tZWRpYS9pbWFnZTEucG5niVBORw0KGgoAAAANSUhEUgAAAYsAAAGXCAYAAABC9HxrAAAA&#10;BmJLR0QA/wD/AP+gvaeTAAAACXBIWXMAAA7EAAAOxAGVKw4bAAAgAElEQVR4nOzdyXJjSdYn9v/x&#10;6Q4YOMaUGZlZWaXqVpvMeqPn0BvI9BzSq2ijZ9BOK5l2WslMZi1Zq/r7vsqsrMiMkROGO/lwtADJ&#10;IECQYESQAIfzs0xjEATp9wK4fq5Px4mZIYQQQlzHLHvwf/5v/68rI0ixZ1DsWrSjgOl7f3dHdoXe&#10;cwvb0zj+pVl72bavMHiVITQJo3+2ay8/29boPXM4/NcaWHOM146w9VMOZsbRv67/tTeFwvB1hpN/&#10;NojNGk+eAG0JvZcOAFB98IhdAqc1HoIBdn4uMHnXoRvH9RV8autPGbRVGP/ewldrPPFTO3/J0Z5E&#10;VJ/WX9/0Xzq4gUb10aM5Dmsvf/hDBo6M8R/d2ssu9g2KHYvmOOC//9/+Iy0NFgDw1/9u73/9j//D&#10;i/9l8XHS2FGadjlhnAJ/uNvDvUwZekaEMnr+x7rLJoWeMvSSGU3y/PsGyt9ShvZjx78AWO9VS3Da&#10;0g8A0mn560XItaXvo+c3YKwzUitmtmC8Pj2Ot0TUYL2vv9GOfkqBP3DCeI3lAgC0pR9AcMnzH8yo&#10;116+o5858ihFHKy7bGXoBSn0U+RPHHGy9vItfQ9GTIHfrb1sjd3mOPz1f/8ff/mfgCtaFgDgBno8&#10;/CF/s+RHDQAP4ATA27s5zGsFAH0Ay47trg0AEGavwSbKnwKIp2Wv+xYvA+Awa9Ns4txLzD6vv2P2&#10;+q8FMyswXOzYAoC29AcUaiJa5y2+AZBjdr2tvcLC7H13AP7A7DO4biWAYwBrvznF7PM+OC37cAPl&#10;G8zqvE1ccy3pdufsG7WBAxBCCPHASLAQQgixkgQLIYQQK0mwEEIIsZIECyGEECtJsBBCCLGSBAsh&#10;hBArSbAQQgixkgQLIYQQK0mwEEIIsZIECyGEECtJsBBCCLGSBAshhBArSbAQQgixkgQLIYQQK0mw&#10;EEIIsZIECyGEECtJsBBCCLGSBAshhBArSbAQQgixkgQLIYQQK0mwEEIIsZIECyGEECtJsBBCCLGS&#10;BAshhBArSbAQQgixkgQLIYQQK0mwEEIIsZIECyGEECtJsBBCCLGSBAshhBArSbAQQgixkgQLIYQQ&#10;K0mwEEIIsZIECyGEECtJsBBCCLGSBAshhBArSbAQQgixknn37t2/X3xQb0XkO2YI4Kclv2NPv/au&#10;+PldswD0hsrWp1/dhso3p19/BMBrLpsufN3EuZ/d2LwCkNZWKoNS+PxSp8jPFBGD1vr6n732ewC2&#10;11jumbNr/jnW+dp/pgAMARQbKNudft0BMNhQ+Rabq2the7NqzxwdHfUXnxERoC0ZXP/mGHyuvDZh&#10;Ex+cM2rD5ecbLBvY7Lln6y6Q09y/s7WH6c/c6qfcqbW/9hdsur6x+Bw0N2Fj15wys3sV85e//OXX&#10;xR/+n+E/oR3FCYC3S353AKAPoAZwfIfHeJUtzD60HzZQdoHZnZ0H8GkD5fcwu8N6h/W3LAyAZ6f/&#10;Xva5uGsOszvrT5i9/utBIGVgUsA+ACiDQyh0WMPrz8zUxuB8DHbc1oPc2CY3rrFaB6vN+l6D2ftu&#10;ABwCaNdY7pmXAKYAxhsoewezm7PR6TGs2z6ACOBoA2UPALzwdQQAGOfcweIzwhQITeoAnCz5Axaz&#10;YHHVz+9agVnFsYmyE2bBIm6o/LPm+Ajr7w7IMKs0GJs59xKzYDEB0KyxXEWKHMD7AEBEFWY3SvEu&#10;C02c8knbDprQWWYmHyMIBB+jMUpTP8u902ZMROv4HOydfp1iMxXmC2yuvuljFiyaDZW/AyBsqGwH&#10;AKmb3RdtslknhFgiccpP6mrbp6hz4zoiEAPIjQ1G6canYI7r6aCf5aZ02QGdD2kIcXdkNpQQ9wgz&#10;q2nX9n2KurRZq4gudXdZZUJuXTft2jzEdGnMUYi7IMFCiHskcipq32W5cd11z9OkkiaVpl3TY2Zp&#10;Wog7J8FCiHskpGSZmZa1KBYZrWNMSfFmZ+mIJ0KChRD3SBu8Y77ZRCtFlCInxZxk7FHcOQkWQtwj&#10;BGKim/UqMeP0mWuZESWeOAkWQtwjubU3nhacOCmtdFRE4S6PSQhAgoUQ94pRyhulo09hZddSG7zN&#10;jPEkwUKsgQQLIe4RRarpZXndhWAipyuvzyZ0zmkTCpttYlWzeIJkYEyIeybTZtTPcj3t2lyTSlop&#10;BhiJGSFF3QZvnTZhkBdjRXTtFFshbosECyHuGSJKpcsOnDb9adf2fAy29h7MMJmxoefypnTZSAKF&#10;WCcJFkLcQwSC1WayleuKwXlhXd8ZO7FKHxMhQFJ8iDWTYCHEPUZEiUBdPyuAWbZdGcwWGyED3EII&#10;IVaSYCGEEGIlCRZCCCFWkmAhhBBiJQkWQgghVpJgIYQQYiUJFkIIIVaSdRbicWNWABswFIgCJOme&#10;EF9FgoV4nJgNt/UAXZshRUJigtYJ2kQqehNoXW/6EIV4SCRYiMcnxoKn4yG61sLaAG0jDDFSUr6t&#10;M99URXJZoCzvnDadVtorooZusJWpEE+VBAvxuDAbno62ELxGUTZne8kxMxpOegyYLkXN1cTZGKwy&#10;NiciLqxrey4fK6J2w2cgxL0kwUI8KtxUW+g6czFQAMDYt/kkeKtAXBrnOQaFEMhlhYdSqeraPMRo&#10;toryWJG68W51QjwVMhtKPB7MBl1r4TJ/MVC0MZhpCNaQ4kzpRACUNolTVCkGrUhxz+WNT1FP2mbA&#10;zHJdCLFALgrxeKToEIOG1vH8MWZMfJcxGJZUmns+EacY9Nm3uXFd7bsspFiu76CFeBgkWIhHg7u2&#10;QGK62KqIzCqkRJbUksFrAsfPW5cqIiYiDinatRywEA+IBAvxaFBWTKBVQkrn0aKNwUYwqWUznTiR&#10;MhdaIQC0UqmL0TJkYpQQF0mwEI8HUYA2CRe6ltRs86AlT54FA1ImLT5MAC//HSGeLgkW4vEgisjL&#10;Gt6bs9aFUzoqgCPzXO0fg9fK2Kit9XOPc1LOmLnHhBASLMQjQ9aNUZQNmjpDjEoplZzSyad0OmjB&#10;iMFrIsUmL1q6MJYROSkCYJTuNnX8QtxXss5CPC5Eicr+MSs1RD0t0AF9RbHlZBrfWgew0iaZvGy1&#10;ced5ohiMxndukBWVVqra5CkIcR9JsBCPD1GgvDyEy3rsO2e9t0MGjVI0XimUedlobQIwCxIhRdOF&#10;YArr2sK6kYxXCHGZBAvxOBEB2kxJmykyRg9QBdhNu7bfBu/arslnTyM2Ssetopxk2o6JKK7600I8&#10;RRIsxOM3W3eRFKjpu7ztudwmTpaZSZEKiiiQpC4X4loSLMSTQkRMQKdIBrGF+BIyG0oIIcRKEiyE&#10;EEKsJMFCCCHEShIshBBCrCTBYl0W0k0IIcRDIrOh7hInx97n8J1DjLN9FqzzZGwDpWT7TiHEgyHB&#10;4i4wg4MfoJr04L2BVglKJ3Teoa5ytrZA2a/I2DGWpc4WQoh7RoLFHWDfDTE+GUCbiLJ3eT9n3xmM&#10;jgc82CJy2ckGDlGIazGzIqK0+pniqZBgcdtSylFNShgTYd3yVcHWBYAwe55todTlgCLEmiVm52Mo&#10;uhhsSNFoUtEZ45mhCus2fXhiwyRY3DLumgIhmKUtiousDairjNu6pGLFc4W4QwyGj3EwaZuej8Fo&#10;pZImlXyKpvZd1sWgei7DTtFXRDJP46mSYHGbmAHfORhzszxDxkR4b5EzydiF2BQfwvC4qQZG6dhz&#10;+dyNSwbrQ1OVJ00Fp22vn+XjTR2n2CyZOnur2CElwk3vvpRipKgA6JXPFeIOJE7ZpGtLo3R0evlN&#10;jtWarTaYdo2LKZbrPkZxP0iwuFUUZoHihsGCmaAU42xDaCHWrA2h8DGYqwLFGaM0EjNVvpNg8URJ&#10;sLhNRAnGBsRws9c1BgVtAmQPBbERjC4GZ5S+0efPah1DjIaZpd54guRNv2XksgbMhBivf21TIiQm&#10;ynIZ3BYbwQwTU1I3bQgrUpyYiWWs80mSYHHbtJmg7DVom9n4xTIpEZo6Q1G20Ga65iMU4kxUREy4&#10;2eQKZqbT/UBk/cUTJMHithGB8vJkFjDqDF1rEaMCMxCjQtea00DRUNE7kVlQYlOIiJ02PqR4owkW&#10;IUWllUqyq+DTJM3Ju0AUqOgdsHUD1FWBGDR8tFB6lvZj2B+RdRPIClmxYc6YhjoUkZPSpK78PCZO&#10;IBAV1tXrPD5xf0iwuCtETNaNYOwYgAEnDVIRQJDWhLgvjFJVL8uzcVP3cuu6ZQEjMaMNHjtF31ul&#10;J5s4TrF5Eizu2iwweJD2mz4UIS4jFMaNOWM17dpck0paqaSIUmJWkZNqg6fcOAyyoiK50XmyJFgI&#10;8cQRUShdduC06Ve+K2NKysdoFRFrpdJWXqZhXihFSm54njAJFkIIEAhWm8lQ6wkYhsGGQBEET6De&#10;po9PbN7SYEEaUIY0gOya37nq53ftbObGJsq2p19pQ+WfvfYO61/1bS/8exPn7i58Xee5E/N52WDA&#10;0OwY1jk54ewzb3HHrz2BMPuPGLPZkhk+pyS48/Kvsan65mzGqNlQ+YTP78O6aQAgNXv7lwaLYsei&#10;2DVbAH6+5g/1T//flOuO7a5lGy7/Txssm7DZc/9uraUxkPzn2JQ8v9SWNpXNa//0/015ucGyt07/&#10;35Td0/83ZWPXnBvMPuxLg0U7CmhOwhjAmyU/3gIwAFABOLyrA7zGDoAcwNsNlF1i9oHxAN5voPw+&#10;gG0Af2D9C6MsgBeY3dX/vuaygdl7vg/gI4D1bUlLUMqQTYGfAYAy+AQFD2CdKVoMZhX1EYBNLOJ8&#10;eXoMnwBsIuPA95id9/EGyt7H7LN3AmATGXdfYPZZ+7SBsrcAvPDV7KO+NFjEjhFb9gCWTZPLMQsW&#10;V/38rvUxu7PfRNlnzfG4ofLPuoImWH+wuNgM3sS5n53vFOutsBQpOADPAICIGgA11h8sgNl5b/K1&#10;r7GZYMUAOmzm3Lcwq/PaDZW/DyBsqOwC+NyylhXcQgghVpJgIYQQYiUJFkKIBTzb9VGIC2SdhRBi&#10;FhxS7HHwFl3nACYY58naDkoRlGzm+NRJsBC3ipkJgAYh0E03ShCbxWy4qbZQT3MwAK0TQAw/Kbji&#10;EsyK+gMgl7V5T5kEC/HNGIyYUq8NPvcxmsRMioidMV1ubK1IyQZP9xWz5ul4B02dIcu7WaA44wKY&#10;gZPDko886HlmoaXKeKpkzEJ8E2Y2ddftHlWT7apr87NAkTjRuKl7R9V0pw1+67TFIe4Z7trB2f4q&#10;84HiFBGQ5YwYwNNJCXkfnywJFuKrMRiVb7fGbV06Y31hs9ZpE4zS0Wkbei5vFBGfNFXfxzDY9PGK&#10;BcwGTZXDuQC6LgYQ4DKgrS1Sytd2fOJekWAhvlqIsT/t2vyqfRAAwJ4Gj0nXlonTpvIKiWU4GcSg&#10;oc3qne+UApjBKdqVzxWPkgQL8ZUYle9KTSpdt8MaADhtgo/BdDEU6zo6sRo3dR8x0vWtiguUYgQv&#10;weKJkmAhvgozTExJaXV9oDhjlI5dCFLR3CPksuasxXAjzASl15nmRNwjEizEVwkp5omTuunOaYqI&#10;Y0qameUzd19o3UHriJRWvyc8W6hH2sgGSE+UXLjiqxilW0Uq3XSWU2ImpVQionUnQBRXog4u9+ga&#10;t/KpvgOsi9B6fRl/xb0iwUJ8HYLXSqV4k7tSACFFnWnT3fVhiS9ABMrLMYwNaBt3ZXdU8AROoF6/&#10;AdHqwXDxKEmwEF+FQCisq0OKOnG6tnXhUzBG6Wi1kcV5941SLfWGY2idUFc5gjdIiZASIQSNpsrA&#10;CegNAZvJ+/eEyXJM8dWs0pOey7Np1+SFda0idenWNKSouxDMVtGbaCUruS9jJIZjTiYya0WUFKlA&#10;QHfT8aBvZsyUBtsdN9UQXWfhW3ue9sPlHZX9AnmhgDUdj7iXJFiIr0ZE3HPZMYDtadfkRumoZ+MS&#10;nFJSIUVNRDzMy0mmzWjTx3vfMLOpQzeouy6PnNTZ+I9WKmXGdj2XjRWp9YwREHkqegfISw1mA4BA&#10;FE67nWRBpZBgIb4NEYWeyw6cMf3Gd3lISXNKShFxbl1bWldppatNH+d9k5jdqKl22uBtZqx3yviz&#10;xIuRk6q6NvcxmmFejI1a46AyUQSRTI8Vl0iwEN+MiNhpM3bajJnZMKAICI9r5hMDMYIJlog1n4/T&#10;0Ol/xFAqQusOoO66hW7MTFXXDtvgbemyZjE7ryaVei5vmtC5cVsPtvIyKZLhRbFZEizErSKi8Cgy&#10;zTEbBF9gOunx6KinqsnZ4rUXyzru5x4jAoqep7Ls0N+eUpZPoT53J4WUemfjPNelcc+M7aquzWvf&#10;9XpOUjKJzZJgIZ4UBgMMm5g1g3ViVomTjinp1HXWTEe5mU6sbpuv3+2HGagmlquJxacPPQaAogy0&#10;sz+h/nDkY3SKiJdNCLiIQLDahDYEW9gEaV2ITZJgIR4lBiMlzn2KeRu8q33nJm2TTbvGXlxOoDlh&#10;23vs+g69+G1d9YkATwqBCJoZlhn6rLC6Mlz/th0J28eDrajKfgfrWqzYIEorlboYrI8RmZFgITbn&#10;SQaL07tLWtvURLEWiVPWeN87aary03Tci+nq9R+WE563DXa77ov382MAgWZjFWCAiTDRBrXWSERI&#10;NJtkqsHIY8SW9zCnQYNBiF2nO39UYHySZcOdyha9K6cUE8DMTAz5qIrNejLBgpkppNjzMbouzhLa&#10;OW281bozSlePazD26YgpFcf1dPvD5KTfhrCy60hzwvOuxV7X4vpOoJlWKTRao1WzFkMghXhh8JoB&#10;eDV7jADo09YEgZFA6IxCqxR2vEcRIzQzDCcE0uAQVHP4se/zSZ5v703UklThMSVtlI5W9sAWG/Yk&#10;gkVizqZdM6i6NldErE8zZ067pkjMZemyfK1z2sU3YWZd+27r3fh4e9TUq/MaASAwnrUtnnct1DVZ&#10;VlkRapulxlhutUICzW40YlgaW84ChWI+a2ictjpmAYUxCzidUviuaeBSQpYSam3AmDVOYlOb6fvf&#10;t91wp876g+nFrimfoi6s81qChdiwRx8smNmMmmq7Dd5eWmWsTUicqPZdFlPSW3l5SESSVfOe6mLA&#10;ST3dfzs+7qd0s24Zq3UaKhWfjUfade2Vnf6p7AUebDWcl01GhLNdmpiZUkza1/U2g6Gsm0DNto2t&#10;gjfRd06lRAmJluVWOgsglTb4R1Fi13coY4RLEa1WyGM6KwjdyWER29oWu89GRCp1cZYmpbTZFMDu&#10;l71aQtyuRx0sGIzad1fOZwcARYoL69qqa/PKt8PSZQfXTWcU68fM6rie7vx2/AnM6F/3XKMUbxVl&#10;03d5W1jX6GpS6HdvtpCW9zKm/rBL27sVGRuA64abCQSC0Topoz0RsSfkOUC5NhEAQooqpqRiiirE&#10;qHyKCqctDsKsxTEyFmNjYVOCYqDWCtnpv4HTVsbHt9tqa7cirdNWVky0khav2LzHHSwYWeVn235e&#10;FwAIhNy6rvZdVliXEZFcnPcCo/bdzq+HH/evG4+wWqf93qAa5MXUKuMJAKeo6d2bPTUZLe2mSr2+&#10;T9t7U7Luq9aFMIAuRqMuTJIwSiejdALs6XOYQozKx6DbEHRAooRZ9s5OzRo5mhmdUmAQCKfD2Ckp&#10;e/Sx//zFDx+dsSM88utUPAyP+kOYOJmYksrN6t3cNKnUpKRSYqs0JFhsGDOb308Ov/80HV+5Fet2&#10;0Wt2y960sK6+eDPAwVv15pd96tpLAYatTXH/5YSyvPuW9mPipBg4azgsRSC22kSrTcwdUxuD7isd&#10;uq61VdtYAIhEMMzohQ6RFAwzLCdkKcL8+rdnk9c/215veEQ33fpUiDvyqINF430RbrjfwpnISRvI&#10;YOImhRR7//Lx7XdXtSb2eoP6WX9wYkhfmj2U2rrQb37ZpRgv1a5pa6dJ23vT25gyrUglRcQRN9/8&#10;yZBKvbxohkWviimppmuyaV1lje9MpQ1etA3swriHe/Pr9r8Mhlu9/hCvhjtKFuaJTXnUwcJq7fUX&#10;TolV9zWJ2iz9hEVbA0WvgNIdCH7Voq6HZtzW+//26f3+sp9l1uL11u5RYdx02c95cjIwf/y2delx&#10;Yzg9ezXGN7YmLiIATunYxqBxg5uLmBJZrZOiWStXK5V6eVn38rIOKeq6qfMP03G+V1eUXxhfMcz4&#10;cTKmf2XGUT19/vPuc1Xa7FDWCIl1e+zBotVK9RMnWpVaITETzVIw3K+dwJg1d80ATZ2jbXJ0DdA2&#10;O9AmIss7ysuTx7J72VE9efmPw0/bi49brdN3WzsTTWrortgDmicnA70sUORFiM9ejUjrW19Hkxvr&#10;6+BNl6Jy6uq/H3nWuu0ZtzRYGaXjoOxP+0V/2rR13n1823cXVpO7lPBTNcW/9fr0Lx/fPSud2/lp&#10;59nHzNiT2z4nIa7yqNu0BOoyY7sm+JVz8dvQucxYr4juz9afzJYnoz2MR30QAS6LyEsgL1oonTCd&#10;FDw+3keKDz7L3ElTPV8WKIZ50f1X+y/flza7chyJq3F/WaBI/WEXX3x/cheBAgCsUrFvs46ZqUtx&#10;6bUUOKkuRVVa6zOzPNCdIQKKvGjU9386TNbOHXMvRux3s49m1XXmP7///dUvhx9+jildOaYjxG16&#10;3MGCKPVcPtakUhu9vep5XfRGkUp9l4/vzUpuZuJ6uoW2cSjKBsYGqLPWEQHGRBRlg+A1TyfD0w1r&#10;HqRxW+//cvDh0jqCV8PtyQ/bex80qSu7BlM97ek3v14KMnFnr0n7L0Z33V1TWNsNXd4qItTRmzYG&#10;7VNUbQy6jt4kZgxt1vVt1t60C4yUSunl6xPWeu7YX7Y1XPr8UpzUVfb/vPvtp5Omen62cZIQd+VR&#10;BwsA0Eo1g7yYEIinXZP7FEziRIkT+RTMtGtygDDIi4lWqt708Z6LoYe6ypAX7ZV7IxABWdGibRx3&#10;zbXrD+6rNvitZWMUP+3sH++Vg+PrpjyntsnNm192Fh+PO/s1tnYn66g9CUBpbbeTFfWWy9tMm0hE&#10;sFqngc267Sxvei5r1BcGLdImpmcvJxcfUwy8bmpcTIjODPxy8GH33w7e/1laGeIuPdi70S/htBlv&#10;F72u6tqBj8F0aZYb6myTmdK5e5fqg32XgYDPrYkrEAHGBHRtBpfjuk137htmNv/66d2Lxcd/2N47&#10;GWTFZNnvnP9uCkb//sve4qrpuL3XYGtn6QD4XTJKRaNcLC3O03h88zuRl23qD7OLa0X6IWCfOX2i&#10;+WlRk7ax/+ntbz/9affZ0VZefpABcHHbnkSwAABF1PazvOXZPgYGAAgU6D7OfmImeG9wzaDpHK0Z&#10;s6miBsCDGex+Pzl+6eN8X/93WzvjrbwcX/d7DAb98ds+hfn1dGm43WJ799ogc9duJUhckHb3J1RP&#10;dy5OBX6ZUrQ7u9W78XF/McPIr4cfd7aKsvzTzrM3krpG3KZH3w21iIiiItUqUu29DBQzCjecvz9D&#10;PHs+P5j3swt++G50Mtd1tlP2mp2iv3qGz8GHXVVN5250Uq/v0+6za4PMQ0RKp7SzP9c9qqYTu2ts&#10;89f9Vx9K5y7dHJzUVfb/ffj9TyHF3vqOVDx2D6ZyeVKIIrQJuOmgZUoKSjPwMKbQMhi/HH54fvEx&#10;rRS/HGwfrTphqiaFPvhQzv09a1PaezF6OB1wX4bLfstq/lKlgw9Dp0338+7zd6+G25PF3sc2BP3/&#10;vvvnD9Ou2VvjoT5NzBYxlOzbIXftFmIowXzlhJqH6sl0Qz041nWoqxzMq8chgtcoew3uy0yuFXyM&#10;g9r7uc/e6+3dk+tmPQEAxQj9/vf5gXwixOffjWjV2M5DRsSh7MNORucPqfGJi886R8Z1e+XgeJAV&#10;1T+OPu5dXPXODPzLx3fPvtvayZ/1hn/IOMYtYyYOvo9q0kMIGmDCaRsf2gaUvZqsGz+U63IVaVnc&#10;U2RdhSzz6Jrr14j4zkCbSCsGhO+Tj5PR3Aym0rnQd6uPPzv8gMVxirj/ckL2clfMYxPLHhZbF5iO&#10;z1tYTpvuL3sv3m8V5aWJGn+cHA3+GB39INNrbxEzcVPtYnQ0W9+TFy2KXoOy1yAvGxABo+MB19Nd&#10;8MPpHr7OoziJR4koUNkfgxSjqbJLeyUwA21jEYNGr1/hgaSxTszu42Q014203xuunubatdZM5ock&#10;Uq/v0etfuSXpY8KkkPrDuQFrdXI0txhTkUqvt3Y/vhxuXQq8Hyej8o/RoQSM2xJDD9U0h8s7WBfm&#10;Wv9EgLUBedGimubsu8HmDvT2SLC4z7SpaLh9BJd3aKoc9dSibYCmytBUObRmGu4ek7Wj1X/sfph2&#10;zfDi94oI/Sy/dqorg6Hf/z5/wREh7T57MK2p25CKcq4FRU1tOMwvNiUQ9svh8c97zw/VQvflx8m4&#10;fHNy+CM/kjvdjWE2PJ30oXXEddkBlGJYF1BNCnC60Y6O95l8aO47pRvqDQ5pe+8Ig+0WWQ70h1Pa&#10;2j2mwfYnGDO93cmad2vc1nMLx/Z6g0rh+r50riZ91dRz2fri7rOKTjcdejJsFhdXdaOalMue2rNZ&#10;9ee9F5+0mn9tD6bj4p8nBxIwvgUng+g1btL9aW1ADAYpPfgBb/nAPASz2VFTKvs17b8EZcUJjJ08&#10;xASCJ3U113VSOndtLi4GQ398O9eqYJdF7g+ruzi+e40A7g/nuhtpOsquenpubDMLGPOD/4fTSf5u&#10;fPzdXR3mY8dN3UcM6ksWwHKMD34ykQQLsTbMbBb3qMi0vT5Y1FWP2vlNjNLus+qpbgbEeTHfFVVN&#10;r71jzbRt/7z3/FLAeD8+6Y+a6tldHKN4nCRYiLUJC9lxiQCr9bXBQn96t9CqcInzYkOD+YwQo2ra&#10;JhtNx/2PxwfbH48PtkfTcb9pmzymqO96biovdH1QjMTp+rvWTNv2L3svPi4GjL8ffNjrgh9e9Xti&#10;OcqLCbRJlyadXPc7Wj/41fQPvmkkHo7EPNdCcNrE6xMF1oWpq7nPaNzavXH21tvUxA4T3yDV3AeA&#10;iy2bxneGTysOrRTvDranRZbfzSwtbWczby5WVBuYdO4AACAASURBVL4zyIpruySdNt1PO88O/37w&#10;fm6R3t8+vn3137x83SlST2JW2a0gFWBshO8sXHZ9EPDezDJGP/xgIS0LsTGrFonRyeFcugrWGpyX&#10;a91vJCVWR5OT/qirkfhitlee+//8+cz08eSwfzg6GqYv3NL3JogAzvL5wNC1N5ppU1pXf7+9Ozdz&#10;LqZE//bp/WuZUvsFZtPaJ4hRIS7fxwQAkBLBdwZFr8IjyNMlwULcS8xJ6YV1BKHsAWtchdx2bfbu&#10;6MN27dsrW+CJLiYMx3ngmLaNe3v4Yaf13a1PmWTr5qdrhnDj63g77412y/m1KdOuNaO2lvGLL6HN&#10;BGWvRtdadK2Za+kxz1p7bZ2h7DVk3aOY4i3BQtxLXFflpfTj+dJZordfNifyTZVPDj8MXAik0nzd&#10;nIjQKYVGaXRKo9UarVLwSp0HDmaetTKOD4YxxdWbdH/J8Sm1cEDX3N0uIAAvh9sHiwkIfz38sJs4&#10;PfgdF9eGCJSXR7S1cwJSQFNnqKY5qmmOpp7NUBtuj6joHTyWdB8yZiHWhhbWU/g4GxBe1v+hTg7n&#10;IkMqysBK39nnNfnOxsko57Yx7DsNABeTUDGATimMrEWj9Oc9K04DGhMhAEhKwTBDn3VPEeFwdDzY&#10;3947vrV+HrUwjn5dV8iyXwfx6629w//y8e15Mkdm4J/HBy9/2nn26+0c5BNAxDB2QsPtBinZ04kG&#10;RErNxigeQdfTRdKyEGtj9HxKkpgSRb48k4dT1Gp8Mtd9k3qDO7nwmBlhdNz3795spek4OwsUiwhA&#10;IIUIQhYjDCco5vP9KxQzFDMSETzRXAuj7lpTNdXt7WK3MKuJ4s27oc44bbrFtCBH1TSvuvbS9rZi&#10;BaIArWuybkzWjaDNoxijWCTBQqwNEbVKzd9fdyFeWifAXTu/0IwInJe3fvEl743/8PtOPDmcdb9c&#10;MxUyEKEyGgTAcUIZIyzP9y6cBQ0mgl9I+nc4Pund2oD3YobdrwgWALBbDk4yM78K/rfjT7uMtQ0L&#10;iQdEgoVYGwJhmJdzg6ttuDwATHU136rIy7Bye9kvlLw3/v2bbfb+RuMJrdIIpOYChEsJLl0OGHTa&#10;wlgc+O4W8jh9tZTmI+5Nd1RcoED8/dbe8cXHGu9NG8L2NxydeKQkWIi1GmT5XFfUSVNfGlSl6Wju&#10;MS6KW21VMDPC4YfB6Tc3+p12MT34KXvaHXURYTbGkS6sxSAi+OBvZ8xlcZrrdcnsViisq0uXzQ12&#10;/3FyKF1R4hIJFmKtBm4+w+ykbWy4sAKZOdHilqnIbjdYxMlJj7tWf8kK3ESEq2rkLC3/yeJfb7r2&#10;TloWrM1Xt7oIwIvB1tzai1FTuxBj/4pfEU+UBAuxVlab8WLaiXFbny++Y+8vJcZj624tWCTfmXhy&#10;9MWDzTYlqCv68hX4UnfU7PHPmBmt776+Vr+AUryVbqgzpXXV4tjFp2osXVFizvJm8WyKB/FCegYA&#10;AJ9eMwQC4Vbnj9/IWflqI2Xr8/pik+XPyl73ilt1fmv9jef+sr81+X10dJ7z6dN0Um7lvdnORr6b&#10;+0yydYlBxCkqTgxOrBK+Pr12nIy/albSbKzi85TZZT/vTsMDE81Nqz2TmJFi0l+8vSnz2bkjESu9&#10;MM7CSvG3phzf7w2r308OP78nk1HvRX/LAGCk01Mm6I1c8wkAQW2o7LNz31T5Z6VvpK5Ngc8b4Cal&#10;dGmlk84JypDlhN6l30/sOAKkYEjTpZ/fNY5swCAy6y8bibMUASLoDZVvUwSUpR5wZa/I3WDYFBgg&#10;QH3jufdd0QFH59+3wetxXQ9Ll7WqaebHK7TmFKLllAwnIMVoKN0sNQWlSOBEIMV8ujaB29p+SffT&#10;mSwl2MTwpOB4+UtPp/UqAzCn02ovMkozx/QVrQum2bknQxzZdM18Fl7SxDFdmar8JjJl51oWISVq&#10;u7DtjOk4MDEDyiD7krTctyUFJqLN1TecANJwpDZQfmANAggbKDuxTYHP33Lzt7/97T8sPinYGrZQ&#10;/eT5ypz3nFBy4vUsqV1W/jXHdudlM+wmy0+eX26qbDDous/FTVhoGKUQLnTdvJ0c97/r7fR79fym&#10;eYmhQ9ue3/HGzl/7mSMwdNdAhW52Z3+6MI6JEI0D+69LLaWZ0YsBI2PhScFwuhQMFANBERQzzJJZ&#10;UpqILp7Ll4o+5JTanOL8nk9d4l7s/LdVJszQSiFeOO6D6Xj/Rfm5NyoF7F0eiVkPZvQ58cbGUThi&#10;yJE3k6GXYTltrr7R+azRaoy5vNsYgYDZdPFLt1A8ux4JmO1seedHulg+z9r6Gyl70+d+Wv7DP3fC&#10;83KL/pgcnde3IUVMfYN+nM+Rx9rgdBYqndb7p4ez5K+mBN1WpIIHQGBFACnMIhzDtBWYEwJdNfpw&#10;vSJGMICpMeiUni3Ew2xVQgIh0WydhV0SSBiA/XwuX4xn7ztUupxcNtns27MAEqEwjibd55nN09CA&#10;COnsmgOBaZ3RghlIEUhRsTagbxyb+cpD2My5L5S/sWv+9B8AYP7617/+34tP+j+mI3TTOFKWfrv0&#10;ByJvp4ht0pgoTZ/u+HgvSZH3kZArS2++6veZDQGJviJfCyf0UuBnpNAqQ2+/pvxvwYmHKWBXWfon&#10;1vzBZYZNnr8HgZd9Lr7UMzvEcVe9rrrPSfrGvk6vZn1En7tZ8rI2edFyiia0XV87NyGlL9eYzFDV&#10;OCdOhrMiQtHlCrSaOMVQBgmevq6Lv4wRLiVU2sArhUizK8qlhCIxGnV113KZlxNjbrAV5yJOyjft&#10;UFlbmRQIwPm4S3JZzIv8Vq7DXernk67ZOvu+CR7K0m/J82tmGKXpAynUc4cGUEpJM6AUUVK3tHsj&#10;t22JtnGIQXM9HZB1HRW9KfKiIWPWtp9JCvycE0qlcEyaTtZV7oXyXwFIytD7dZfNkbcBvAz1rKpc&#10;OsDNEeCESIRLbwoZimr2WxG4/PO7pg2dtYRuXHYCZ433ZReDjSkpImKtVMqNbZ02U5qdy0qkkSlN&#10;wKyiXvu5k6ZwWhd53PCYb61sAlR2Xv3eyrn/tLP/8T+///3V2fddjCrFMDdSS0ZH0iowsVIGUFpF&#10;UupyhdTWGYVOIcsC0fIFfJzlgX3nFM+GquNX9r8bZgzDbIJWpFnGKwVGo/XSYEFEcMaGLMtarNhv&#10;fOlxM/TpuSfV1nNjE1z2vNa3k1oic3YugiZmgBC0O7+x8jh97xnQbfD92nd55KQSM2lSSSuVei6b&#10;GqWrr7kTZ7BFNR1SXeVQKsHoSNbMmnBdbRE7jbJPcNmY1jBup+35uQdsor6zxNhQXUuGknbqfFrf&#10;9YuEls/a4Cv+vS688PVaPob+pG36XQzGah20UonBFGLUx74bFDZz/SwbKVI3eTMufjg3ee5pA+Xf&#10;+vueGXuyXfZ2jqvp+aA2L0wLpdPkS0w0axUT8dI63neaiJiv6aoga2MinFfu8RYmlOkLg+X+muCz&#10;N9yZfPEsqHOn5w6Gqhe2Ue0Pm+s2kPoSZkkQZkBd2OiJAXDilE3aZlj7LrPaBKtNIBAnTiqkqI/q&#10;6Vbf5a6w7oSIbn5Tw0yopkPUVY68aM9X7QcPaJPgsgbBG0xGPQy3I6wb38JprzyqC183mQdlI/UN&#10;qc+z/x71OouQYnnSVMMEpp7LG6dtMEpHq0zIjPWFzdrat9m4bbaYWTLwbsAPW3vvv3WCDadEiFHx&#10;qpQgpBin4xVn1e9tCld0be30h5XRS7rOvhB1rcHieo6F9CnfQi2p2JnT/FRmZn0WKEqXNU6boEkl&#10;RcRG6Zgb12XG+nFbl23wXzSYz6EboFkIFIuMDTAmopr0kL5tBpj4Mo82WDCzmbTNAAAybZc20xUR&#10;ly5rGt+5JnRfPUtFfD2tVP3nvRff1ucegyaeTcZfhYyNdzX906vLfzd3WegVveo2/r5q6vn1FUUZ&#10;lo7ffCUCYXHBZFxYa9XGMDgLFFe1aDSplBnrJ11TxnTDPTKYCXVdQJu4Mg+YdQHeGw6XF3Detpgi&#10;NaFD4tvf9fChebR30zGlvA3eli679s6LQHDGhNr7LDfO0C0N0ImbG2T5p71ev3cwnRR8nlnpVFMb&#10;1saCrhmRNjYyqZvleXJZRNfe+gKnTqmzyWIgIjAztnqDZlD2p7cRmggMVU3mrtc03G5uM+wxgMTz&#10;qUTUhYkgzEzNadfTqq4vo3Rsg7c+hVwrd5PWj0GKCvry7MyltErwnYO7/XjBzORT7Ne+K6quzboY&#10;kBvXL51DYV1llL6V4P/QPNpg0cXggNNpwCsYpUPjuywxGy3BYgMIr7f2fp801Z95sbU7HWcqRcWk&#10;oIkAl116Q4mIoXWirtW8ahjOZQFa25TSre3PygBGxp4HCaNU2hvujp1d3qL9GqqpQSHMn3s5qK94&#10;+ldJnPRivFX0eRwjcjIxJWW0vlGFbpSOXQg2NzfYWdZ3BVJUMPZm15/SCTFqMNNtbrXLzGbatdvT&#10;rsmN0pEIsFqDCNz4LmuCd32XZblxJ18zo/Ihe7RNq5CiDjfcP4BASMwk4xabQ0D8S96bLK6AiCnR&#10;2TRX3dRQ01G2rAXBWe5BtHrXuBgVitInpXBb3VETYwCtuXCZ3x1sVS92nx/dZqAAALOwWJGLMpB1&#10;tzpDZllXC81mAQEAfIw2MdNNZzkRESdmxYtZcpexrobS6VJG3SsPNioYE285UNBZoCisazNjvVGa&#10;FSlYpVNhs9YqHUdN3Wuj38wCvQ16tJWjUTqaxb2Kr8BgKCKWLqjN4eAHNgbl817Ahe4WxYxJU7ki&#10;L702BqrrNLd1hrycryhd5jkrNNVTx8DytN0xKgpecdnrqOh3OHj/bSuCZy2dsLP/YqzVze62v0rw&#10;WnXzK8/j7vPJbd/p+Ti/a6EiwsXZTJkxXe2VTsxK0eqp24mTctp1N5wFFmathaBvlHI9JgVrv245&#10;/hV8iv2zQKGumH5tlI5smKZtW1hlGq3UrU0wuO8ebcvCadMBwE12/QopGq10vK0FReILMVtUkxLG&#10;BtsbzF18CrOUHXVTWZ8SWClGXVuOcW7cgQBw2Wu57HWUIlHXGASvEKNC8Iq6xlCKxGW/46LX6rLX&#10;6J39CkRf3sI4fb7KS+/2X47uNFAAoMnoUr4sKvvTq57/tSbtfF6uYTE/04qIolYqhRRXjvkwGDEl&#10;5bS+WYVOxCjKGjHoS5s7Leo6A2sDGXuLFTWj9l1hlI5XBYozVpkQUtQ+hpsN3j8SjzZYaKWazFjf&#10;Bn9thymD0YVgCmtbaVlsSIoWIejzaZEXKJ61LsCMNnh0MSpKQS3bSpSIGGW/4cFWzVnpoU4HvZUC&#10;56VPg60aZa85u9M1/WFlX7w+JutuXtmfLvwwey8mZv/FCd2w9fq1OAatR8dzo7hp91n19Ws2rigH&#10;wFE9ncvIu1f25/boJhD3bFYlZoorZgd1IVhnTLDa3HhchYwdo+g1aOoM6YruRO8NYtAo+1OQurWW&#10;BTNMTEnpG76fRunYno6LPhWPthuKiEI/yyfH9XSrjd4umz6bmKkJncut63KzlgU+YglumxIxKBAB&#10;1s3GHi6MSxhmdKd3823XGKV01NeNTVgXYF3gWZBRIEpEy6c6KGuDff7dUZyMenF0VJyvYzg7hoVj&#10;IZcHs7M/UfaGA7HfSB0f9ObGaIiA4c6tf1Z9DM4vvKalzSaLz9NaTfoud+O2Lk/79OcC7enNl01g&#10;GrpyTPQFq8uJmIreMRNtoZrmUMTQJiEGICWFGHJoEzHYmpCxl47tW4SU8sRJaWVu9L4qmi1CZGb1&#10;VAa6H22wAACj9HQrL2ncNv1p1+RW66BIMYMpJaaQoi5s1vazbCStinuCCMjLgPrzbnmGGRdvIWPw&#10;upmOijIvOnXNHTbNuphWXshEBDPYmurB1pRDMBw6w11ruGsNtInQlmNMOYyByYuKzN12O51h3xk9&#10;Hs3dvca951PSN6vQvsRBNZlbZ5RbG5b1xxMIhXUniihNuqZsg7ezWUOzyjOmpJwxYejKsdXqyyt0&#10;okB5eQjretw2OWIwiJHgDKPsV5QVFe5gnMAo1ShSfWa+0YL4xExW6fBUAgXwyIMFAFhtJttFr2tD&#10;12tDcOl0toXVOgyyfGq1mTylN/w+oiyvuJ7mZ3fyVJQdXwgWi3uRMoDaezM5+rS9N9wZW3M7lScB&#10;IGMCjAnIZ5nQmZlSTDrWzdr7p9XRp/kBeKWA7b3RFU8Hc5q1or5wbXqXgj2Yzm8K9WKwdWVFT0Qx&#10;t+7YatP4FPIuBBs56UzbLtOms9rUX9SiuFwAw9hZ64FZoegNYUwNUodf/TdXFknBKBW7GOxia2mZ&#10;kKLuZfmtTl2+7x59sAAARdQVNuty64DZRHz+opw14m4p7WFsQPAG1gVk+VxFQymhX/bCpG2MZkYi&#10;QlAEH7x+d/Rxe3ewNS3zsl7/tjx3aDrOF/ciD3vPG7XY7ROD4bbJybcGKRGImI2NcJnHNausz38f&#10;wPvxydwWqlop3s57K1fVa6UarVyTGwdmptseRwEwaxlad3aod6q0Wd0E7yInpenqsYtZnjkT3BeM&#10;xzwGj3aAexkCgYiCBIp7hsij6FXwflbhWeeh5zeUMzGibzNoAI3S5ynGmRkHo+Pe4cnhVrrhupp7&#10;LwStDz7MtSpYKaTh9nn3C4OR2rrA6GhA01GOGGeL05gJTe0wOu5hOu7ziplLlW/Lk7qaG0D/cWf/&#10;6Eu7Ze8kUKzZ6XhM3fjOXTXjq4vBhBR1P8unimjtmWA36XFcXOLBI+vGKE9nwgRvMNya75duamNS&#10;RL61W6eyd6kim7aNfXv4Yadum/wh11rMAH16N1hMGNjuPQcuzNThts1pfFKCAeRlB+sitEkwNiLL&#10;PayNqCY5T8e9q6aP+xTsb0cfdy4+ZrVOw6w4uINTu/fOxmOGeTH1KerKt1kXA4UU0cagp92sK3I7&#10;L8dW6VsdYH8IJFiI+2E2E+YAw+0RgMu7op1OgTVbu5OXz1692xtuX1pnEFOijyeH/U/HB9s+hAfZ&#10;xUrj455q6rljjzv7Teh/XjDMKRqqJrP9Hqxd3kpWOiHLPbW15bYpFn+cOKl/HH3aiwv7mf+8+/zT&#10;U255E1EsbHa0W/SO+y6vFanzFC7DvJxsF+WRM3b0GFpSX+pBXlDikSJictkI1tVI0XLXGIxHn7tI&#10;mhrAbDuL7cH2UZEVzduD97txYRFX3bWmOfq4PSz7zaDsT6+bMXWvNFWmDz/OVezsssh7z48Rw/m+&#10;69y1lkJnkJfXrzMgxVA6UV1lnOX12fhFAtObk8P9xvu56//VcHtSuuzOBpEfEq10VTpdFc6VMSVr&#10;lJoCdLzp49okaVmI+4fIQ5tKvfzh49zjKYFHx+XZt5nL6h9fvH4/KHqX+o6ZGSfTcf724P3utK6K&#10;dNOcQxvCXWv1+z8upclP3/14tJiym3xncdP9qLVmpEhIs30pIif96+HHF6OmnpuSO8yL7nl/649v&#10;OIVHiUBslMbX7HD42EiwEPeXsRPa2Zvf8/nwQ8kXchgppcKz3WcfX++/PLTaXKpAY0p0MD7uvT14&#10;vzupp+V9DBocg9bvfx8uJkiML78fk8vnxm4YPEuGuColxhlSjJQUUlI+RfP3g/fPL+57DszGKf60&#10;+/yNTCEX15FgIe41ev7d/Eb1iYFP7+amehKALMurH158//bZ1u6EluR6iinR4fikvG9Bg2PU+v0f&#10;Q4rz28nG3f2ahrsni88nEKCIV24QdF7AbDrttGvyf/307kUbwtwsH6t1+q+ff/dGEd1qUj7x+Eiw&#10;EPeb0g29/H5uIRqPjnMeH19KEU1EPOwPj3968frdsq4p4HPQ+OPTu73jyai/yYFwjkHrd//cooXN&#10;mFJ/2GH/5ZUzkthl/srcSQuS93pST7PfRkfDxbGdwrrwH158/w/9RDfzEV9GgoW492h7/wPM/LoL&#10;fv/HkLt26apqrXV4vvvs44/Pv/vUv2IQODFjVE3yt4cftt8ffdqumjpfZ2uDgzf67T+3yfu5a5Dz&#10;IvCrHz5dt5iObNZB24jgr1xDkZiprqZ5PT4pRpx0Wvh7w7zo/t2zV78qUk9qrYD4ejIbStx/REH9&#10;+JeD9Pe/7Z8/xgz+4x+7+OHPH67KlWSta17sPW92vc+PxseDcT1dugdn6zvT+q6viPq9vGyLLO+c&#10;ddfmnfomXWv1+98vdT1xlsX0+k+f6JrVwwBA2oRU9lqanBSg02R7p1JKqmlr1zSVy0JEoxVGZj5h&#10;yqvh9uR5f+sPGaMQX0KChXgYsqKi3X3w4YUsFN4rfvPLM7z++eN1yfWstc3z3WfNTtjOjscng1E1&#10;WdoiScwY19NsXE8zRYQyy7vc5Z1VlwfOvwYDoPFJqQ8+lIs/S3kR+PXPH+mGe2NQXlTgRKimGYLX&#10;AaDWd8Z3rVEpwTFQaY1jaxFPV7tnxsa/7L9457SRDMvii0mwEA8GvfgeiLHlk6PPLYSu0/zPvz+/&#10;roVxxhrbPtvZb3e3dsy0mvaPJ6PSL9kXA5gFjklTu0lTOyKCmW2tiVIrkykVtf6yhWucklIH7wdq&#10;OlnMi4hU9gJ//6cPq1oUi1rrYqUbxeNJpmIgxQwiQqM1xtqg1Rp82v20lRftq+HOkVX61jdNEk+D&#10;BAvxgBDo1Q8fOYTnmI4/rxPwXvE///4cr348pCxfmb5aKx2G/eHxoD887rqmPJmMe1d1UQGzNRue&#10;I3yKqCZdiQlKZ2zMXeadscEYE43SUV21cU5TZfrgQ29xfAKYDWbzqx8+0ord2UJKiF3nQkqm8q0b&#10;NXV2PmBtLbQxMMwIRIinGzQBQOmysJUXjVE6njRVv7CZ7WfZSMYqxJeSYCEeFlJB/fDn39Kbv/+I&#10;yULA+O3f9vHs1YS2d2+00pYAZC6vnu/m1V7aM3VTleNqUlRtc+nuf1EXvO4WBpi1Umy1idbYaI2J&#10;JiVko+PMtM3Sgejw7OWUZynHFXMiZkZMyYQUdUhRdzFqH4Ouuta2IQDAFXuGzwLE2QgIETDMy3Y7&#10;L2t7obVl2YTatxmDt4ZZcSh7uIgvIcFCPDxEQb3+82/pzS8/YjK/ORB/fNvn6Tij598dkbU3Xjug&#10;lQr9sj/ql/1RSkk3bVNM6mkxaaqM+Wbj3DElimk2brDtO/TC8ro4EuFNUeCkbXp4/3vvpse4itU6&#10;ldb5nbJfLduTQRFx6bKm6trcaT0obHZ0W2WLx0+ChXiYiIJ6/fM/+P2b13x0MJ8or5pY/vW/PMfO&#10;Xo2dZyek9RfdQSulYlmUk7IoJ/sp6aaue5PpeNhGD88JVwUPlxKGwaMfwpUTX2ut8Y+iRKeuzRx+&#10;Y/0s98/7w5HROoybuleu2MOCQHDGhNr7LP//27uzHTmS6wzA/4kll9qb5EizCPJAsAYDy1eGn8xP&#10;4tfyheEL32hgWZBnBhqKIpu91JJLRBxfVPdwyKnuaEpdmWT3/wGNIllFnshkZvyZkVGZrnA8u6C7&#10;YljQx0skyqe/+j/MV8/0uz8+e/d2Gfr6VY2z0xonz7ZYrDbii/cepxcxqSrrXRmx/xJgVbyKSOhC&#10;73dtU7TtrnBda+YhoI43X/OOInheVnhVFMB7PsnuTVv2w0uLsm4mRbkrndtdX3vYdM1T4Oob3hlW&#10;bGxj7xXqBAwLuhuGBX3kBDKdv5Tf/m6bvv3fz/HO7b2hCj396wSnf51oUUY5ebrFZLYV5/+mx36K&#10;GPXGBB+DmYYeulmbd5898a7TosAPZfXjFNbb/31B7YtQe99XzofC+d4ZmxT6bOrL5yKH73waUrLh&#10;jg9/MlfPy06q1nwQNz2hjwHDgh4G67bmy6/+qOuLZ/rDtyd45wtvAICutbq/s+tcjQEm007qWYei&#10;7GFMgrUJYtL+iXNJoGoQo0Hfe6zPIX0HvAxPNYY7dbHyyadrefKLl8+MaZ6qGgBGoe7qUeMAoICo&#10;7L+Cobj5cb8OwDPc8mhRb2xwN83GekfSJMaYZB7xcyvo/TEs6OEQSTJfvpDZP5/q+ekzff796t2h&#10;qR+lBKwvC/3pjKrb/umDvzzAWpVffnEui9UpxPx4gf3q29JJIDdf0Pg7FNZ1ACYKzQ5FxZSsFZM4&#10;BEXvg2FBD49IkNXT57I8OdX15UpfPl/8bHjqvksuVg2efHIp1eQMIxyxW2Oa0vm+DX1RueLGWWAK&#10;RReDW1aTNS9u0/tgWNDDJaaT+fKFzJcvEMNUL86Wevpiiq77+6ciiUBWT3ZYPb2Usr6EyN90DeS+&#10;iEiYldXl2W6zakPvywPXZJIm2fVdWfmiK53nLT/ovTAs6HGwbiMnzzZy8gxQ9Qhdrc2uxuay0rZ1&#10;6FuLA9+whnX7G/WJsVpUkNWT11JVa7F2iw/sca3O2O2ymph128w2XVM5Y6M1JqmqRE0mpmQmRdlM&#10;i+riMT9nm/42DAt6fER6+LIXX15gvnp7hF/VYn9dIkEkqaqBooidfgkAxssGBs2HFhTXvHXrZT3t&#10;2tBPuhiKmJIRAKXzXel8641dywfadvqwMSyIfuoBHHEbka72RVd5Dygcbp5lRXRnDAuiB0oggIAX&#10;sele8El5RESUxbAgIqIshgUREWUxLIiIKIthQUREWQwLIiLKYlgQEVEWw4KIiLIYFkRElMWwoPei&#10;Nz9/h4geMN7ug7JU1XYxTM6bLfoYZVZWvyit65y1nTVme5fnPhPRx41hQbeKKVWbrplvurZuQw9r&#10;DEKMtg39VIDptKiq2hcXfJAO0cPGsKAbJU3lebNdhRRt7YtORCZXt7vuASBqMpftbhJSsvOyenX1&#10;6FAieoB4zYIOUlXZdO08pGgnvmyN/HyoyYpJtS/bXd+WXQzzEZpJRANhWNBBSVO967uycv7G5zkD&#10;gBHRwrqw6dpaVXmmSvRAMSzooJiSU1UxYrLTn6yxMaZoFQwLooeKYUEHNSGUIaU7bR9GRJOqxMSw&#10;IHqoGBZ0kAjUmrtdsFYoREQNH91J9GAxLOig2hXNXb8/kVSNFZMMp88SPVgMCzrIGtMW1oU29D73&#10;2abvitL5HoJ+iLYR0fAOjjEXM4tybqcAqbV/rwAAESlJREFUPj3wdnX1Wt/w/rFNsA+5MWr7n7yO&#10;Ub+8ev0lcNz7bogICuf86+2mCCkma94cV7Shn+GqAV3sjUBQOqcCOeY6ud5WnwEY8gxGUlR7/ZsU&#10;dWVE5pBB73tyvfKX2O93Q7te9ycAxpgibQDc1B8d23V/twBQjFDfY7/+R1t2N9lvfgfDwpYCWxoP&#10;YHbg7esN96b3j80CkJFqX4/L2JHqX6/76RDFJkWJNvSy7lqnQWGNgRWDPoUiJkUfg3hrMa/q5K07&#10;did2ve5rHDko36IA0lu/r0e8QVaJcTqs6+1u2HX/No/9fje065oFxvkSs8V+nY/W3xi33/UOLvzu&#10;VcD2ZX8G4A8H3n529XMB4IfjtPFWn2K/4g617djmAL4A0AD40wj1T7A/q/gj3u7CjkIgeDKZY1lN&#10;68t2t7xod6uYAqZFuS6tSUU96Se+vBCRIYafJgB+DeA77Nf/MATGeClip18CgHHyAwx2AIa8mO8A&#10;/COAFwDOB6x77TfYd5Z/BrAZof5XAM6wX/6hfYH9fv8SwOkI9b/E/kz6+xFqfwLgs+5iv6lzqiNl&#10;WWN2y3qSpkW56lPUyvlXAgnC2U9EjwbDgu5EIPDWwVsHAO3Y7SGiYXE2FBERZTEsiIgoi2FBRERZ&#10;DAsiIspiWBARURbDgoiIshgWRESUxbAgIqIshgUREWUxLIiIKIthQUREWQwLIiLKYlgQfcBUVZIm&#10;36cAQO/2nFuiI+BdZ4k+QElTteu7aR+jCym6Xd9h4sv5rKxSYd1aRI7+PBOin2JYEH1AFIo+hMW6&#10;aychReuMjdbYKCIIKZqz3WZR+6KcldWFEcNbxdNgGBZEH5AQ0+ys2c6dsXHiyxYAFGqcsSidj0ZM&#10;24SuUGC5KOtXfAAVDYXXLIg+EKrq191uZsWkwrpw6DNGRGtftE3fFU3o50O3kR4vhgXRByKkWHYh&#10;uMK5W59pLhAU1oVd31WqOt7ogKpA1Y5WnwbFYSiiD0QbQiUiKshPerLGxDYGr1AnkINnIUehCsQ4&#10;1b6t0PcOmgTGJhRFJ0W5hZhusLbQoBgWRBmqMF3qYcXC4ngH0lGTCSnd6WzfiNGUkkmq1gw1oTYl&#10;q23zBLt1DQCwLkIEiMHispmp9xUms404fwnhLN+HhmFBb1N1SMlDk4UxAWICZMAj1w9ITHGy7bpJ&#10;2/flum1hRDBP1WJWVuKcvbzLGcD7cMZEZ8ydpsQmTWKMSWaoC9yaoJvLKdrGoqw6WPt2O4uyR9c5&#10;XJ4tsDhROL8epF00GIYF7ak6bXYLtLsCKVokFRhRGBtR1a2UVQt5HJe4VNU0oV9sumYSkxoDgRWD&#10;BEUTeteluJyXla99cX6fs5EK69q1NrVCkQuimJJ1YpJAbr2+cW/WF0CzK1BPtzBGD36mKAI6Fd2u&#10;ZzJftZCB2kaDYFgQkFKl64slutajKHv4ooXI9fi0xfpyqm1bSVUBZT12a4+uDf3iotnOSuf70po+&#10;xmR7E2EBVK4IIkiX7W4CAHVRnN7XGYYztimd77sQfOn8jR2tQtHF4JbVZD3I1FlN0O0acEW6MSiu&#10;FWWP7abS0NfiC4bFA/I4DhXpZqpWt+s5+s6hnjRwV+PQACACOBdRTxr0rdOLMyA97Gn9MaV63TWT&#10;0vneGXtwYa0xsfJFt+maOqY0va/aIhJmZbVOUOlif/BALmmSbddWtS/a0vnL+6p9qxAEKQHW3h4U&#10;14xJCL0/cqtoYAyLR077boZmV6Kq2xsvSooAZdWjbaDriwd95bINfZ1U5aaguGbFJIjoru/u9VTL&#10;GbNZVZMLQLDpmqqNvQ8x2j4G7PrO7fqunBRlMyvrex0Cu9Vuuw+LO15PgbFpP1PqbtlCHwcOQz12&#10;XVu8dTZxEzGAMUDbDNOuEVwN73hnzJ06YScmhRidqpr7u1eTwFu3XtXTrg3dtIvRhxgdICidD7Oy&#10;OvfGrkVkuJ64qhRrAe44UwsaDazvOCPqYWFYPGaqDjHY7Dj0NWOAGAFVg4d4IzuFT3r3O7saY1KI&#10;0QKwAO51fRiRrvZlV3kFFNVK08IaewlgmKGnn3JeYSyQ4t3WTUwGvuD3LR4YDkM9Zqr2/YYKBIAC&#10;D3W7EfTmPY7YU0rm6vNHGw4SCEQkWDPiF6WNBeoaCMEgpdsDo+8cnAviPG9y+MA8zJ2e7kakhbWK&#10;dMf+McV9x/FAv3dxdRuNvo/xTmfcQZNx1obHcLtwma+Asg5oduWNgRF6hxAsprMtDO+I+9AwLB4z&#10;EcAXHcLhmTdv031YFMXx2zWi0vmdNSaFFG89lI+aDFSl9sVuqLaNyljIbLFBPWnQ7Ep0rUcIFjEa&#10;9L1Dsy0Ro2C22Igrhh8qo6NjWDxyUlYbeB/QtbdPdew6B+ch0/mDnuJijdnNimrbht7fFBgxJdv0&#10;XTEtqp01ZjN0G0djbS+T2SmWJxewLkKTIPYWAqCatLI4OZOyOsOQF99pMLzA/diJ6WQ6X+vl2QJt&#10;U6Ao357Fogq0TQFVyGwB+HK8tg6kdP5iUU2w6ZpJm4I3EMSUkKCQ0DljTJqX9bb2xfl93/LjgyeS&#10;xBcX8MUFVB2gBpDwICc80FsYFgQ4v5bFSdLNeo7dtoKIwoj+OFWyqDqpJy2cm43c0kGISKp9cVZY&#10;2+26btL0fRk1wYig2k9fvTzGvaE+OiIBj30dPCIMC9qzbivzZYcYKo3RIfQOzgexroe1LUQe3XML&#10;rLHbaVk1E19VE1vOrVgUhb2Awe7RBwU9OgwLekMkwPm1OA+U1bvvPrqwuCaCVBjevYIeN17gJiKi&#10;LIYFERFlMSyIiCiLYUFERFkMCyIiymJYEBFRFsOCiIiyGBZERJTFsCAioiyGBRERZTEsiIgoi2FB&#10;RERZDAsiIspiWBARURbDgoiIshgWRESUxbAgIqIshgUREWUxLIiIKIthQUREWQwLIiLKYlgQEVEW&#10;w4KIiLLc69evv/zZHy4SyoWdAvjswN+prl4nN7x/bDUAO1Jt/5PXMeqXV6+fAtCBa9urV8E4y+6u&#10;Xp8BiINVVUgK+uNBVYp6YkQWkEHX/3X9Ffb73dCu1/0TAIsR6hsAN/VHx1ZfvS7wZv8bksd+/Y+x&#10;7BUAuMl+83PPnz9/+u4ngvRwlSkBLG/5h3zm/WMbs7Yduf4YO+xPjbnss6ELanrr19PBY/qNGm86&#10;rzFMR6xdYpzO+lqFNwfKYxhtn7P+Kix+/etf//Dumy5t0W3iDsDLA393cvXTAFgfs5E3mAEoAJyO&#10;ULsEMAcQAJyNUL/Gfod9heHPLBz2R7bA4e3i2K4PTs6wX//DEIixsCnul10sLiDoMez6N9gf1a+x&#10;3++GdoL9AdIFgG6E+k+xX+7NCLUX2Pc3GwC7EeqvACTs1/3QpgAQ2/3RkptOp39+9xPhEug36aaw&#10;eIZ9WLQ3vH9s7upnjNpzvAmLMeqf4E1YpMxn71uJ/YarGGfZJ3gTFkN2mEasFIi6AgBj5AKCHYYc&#10;Cttv708AXAI4H7DutQX2YXGOcTrsJ9h31GNsdyXehMUYB6gzjNffCACEZt/V8AI3ERFlMSyIiCiL&#10;YUFERFkMCyIiymJYEBFRFsOCiIiyGBZERJTFsCAioiyGBRERZTEsiIgoi2FBRERZDAsiIspiWBAR&#10;URbDgoiIshgWRESUxbAgIqIshgUREWUxLIiIKIthQUREWQwLIiLKYlgQEVEWw4KIiLIYFkRElMWw&#10;ICKiLIYFERFlMSyIiCiLYUFERFkMCyIiymJYEBFRFsOCiIiyGBZERJTFsCAioiyGBR2dqoqqclsj&#10;+oi5sRtAD5Oqmj7FaRdC2afgAMAbFwrnWm/sVkTi2G0kortjWNC9S5rKddsudn1bGmOSFZMEQBO6&#10;YtM1Ve2LalpUl9aYZuy2EtHdMCzoXqmqu2h2qy4GV/uyNSJ6/Z4HoFDs+q6MKa2W9fTUiHQjNpeI&#10;7ojjyHRvFIpt3y7b0PvaF28FxTWBYOLLtovBbbt2oaoyRluJ6P0wLOjeqKJs+r6ofNEJbs+Ayhfd&#10;LnSFQsuBmkdEfweGBd2bpMmFFK0Vk3KftWJSSsnEpBwKJfoIMCzo3jR9X0dN7zWsFDUxLIg+AgwL&#10;ujeFtZ0R87PrFLexIuFY7SGi+8OwoHvjrO2sMSnd4ewiqYqIqBHDsCD6CDAs6N4IpK2c75rQF7nP&#10;NqErKuc7Tp0l+jgwLOjeiIhOi3LtjI1t6L3i8IhUG3pvxaRpUV2KSPZiOBGNj2FB98qIaRZVfWmM&#10;6LZrqy4GFzWZqMn0MbhN11RGRBdVzW9wE31EOBOF7p0zdrOqpt2u7+Zt7IsQowUAY0RnZbWrfXnJ&#10;4SeijwvDgo5CRPpJUZ7WWoju7/QBAQKHnYg+TgwLOioRUQF4FkH0keM1CyIiymJYEBFRFsOCiIiy&#10;GBZERJTFsCAioiyGBRERZTEsiIgoi2FBRERZDAsiIspiWBARURbDgoiIshgW7+e9ni/9AOuPSd55&#10;fYzGXvax64+B292VgzcSnDzzmP7CPwHw9S1/d3n1M5bb2nZs1cj1vxqxtmDcZf+HQaspELs3D3GK&#10;vf7KegHsoK249unVz1h+NWLtJ1c/Y/nk6mcso+1z5XIfEwfDot9GdOu4BfDXA29PAUwANAAuj9XA&#10;W8wBFABejVC7BLAAEAC8HqF+DWAG4CVww2PojscBOLn69aHt4tg8gBWAMwD9YFUFYixcilgBgLE4&#10;h6DHsOvfAHiK/f42xgOjnmAfj+cY5w7Cz7Bf7vUItRfY7/drALsR6p8ASNiv+6FNASA0+6cK3BAW&#10;Cf02NTjcIQv2YdHe8P6xeezbPUbtOd6ExRj1T7APi1PsN6AhlVf1FeMs+wRvwmLIDtOIlQJRVwAg&#10;Ri4h2AGIA7bBYR8Wa4zTaSyxD4sLAJsR6j/FvqMeY7ursN/2t9jvd0ObY7z+xgBAbNOb3xAREd2G&#10;YUFERFkMCyIiymJYEBFRFsOCiIiyGBZERJTFsCAioiyGBRERZTEsiIgoi2FBRERZDAsiIspiWBAR&#10;URbDgoiIshgWRESUxbAgIqIshgUREWUxLIiIKIthQUREWQwLIiLKYlgQEVEWw4KIiLIYFkRElMWw&#10;ICKiLIYFERFlMSyIiCiLYUFERFkMCyIiymJYEBFRFsOCiIiyGBZERJTFsCAioiyGBRERZTEsiIgo&#10;i2FBRERZDAsiIspiWBARURbDgoiIshgWRESU5W564/l/Xv7rf/z79//27p8XU1P7ma3DLrXtRdwc&#10;t3k/Vy7s1BbGbV/250PXtqUU1crNUq9hdxouhq7vJ6Ys5na6edG/hkKHrG2c2PqpW0Khmxf96yFr&#10;A4D14qonbrE7Deep1zhYYYGIgSlmdgkA/SZdpqhhyPUvBmbyiV+153EdmtQNVffa5KlbihPbvA4X&#10;sdMwdP3pJ/6k36WmW8fd0LXLpZ25yhTdZdz229QMXb9+4haakJqzsB66djGztUCfXv/+xrB49c3u&#10;61ff7L5+98/dXBFMC6cFwsXwJybFzMIWgt3p4Nss3EQQ/A4GDun8xlV3vPqVQTGz2L7sB69tvCBN&#10;dgAEOC9HqV8tHZqzgBQGzUkYB8TJvp9wTY3YK4aMajFA/cSjXQfEZthlBwCz7JEQYdt6lPr1U4fQ&#10;JPSbNHhtu0yI6OBiheG7a6BcWSAB7cVwx0fXrvt6mwoAgKi+33/+ZrP5/Ntvv/3ss88+e7Varf50&#10;hDZ+sPq+P/nDH/7wm+Vyufn8889/P3Z7hpRSqr/55pt/stamr7766r/Gbs+QVFV+//vf/wsAfP31&#10;1/8tIoMf3Y/p22+//d1ms6l++9vf/o9zbvAz6jG9evXqNy9evDj58ssvv6/r+i9jt2dI6/X6i+++&#10;++7TL7744i+LxeJ7XrMgIqIshgUREWUxLIiIKIthQUREWf8PQ/RgAOdaavAAAAAASUVORK5CYIJQ&#10;SwMEFAAGAAgAAAAhACmaGgXlAAAAEAEAAA8AAABkcnMvZG93bnJldi54bWxMT8tqwzAQvBf6D2IL&#10;vSWyU2Rsx3II6eMUCk0KpTfF2tgmlmQsxXb+vttTe1l2mdl5FJvZdGzEwbfOSoiXETC0ldOtrSV8&#10;Hl8XKTAflNWqcxYl3NDDpry/K1Su3WQ/cDyEmpGI9bmS0ITQ55z7qkGj/NL1aAk7u8GoQOdQcz2o&#10;icRNx1dRlHCjWksOjepx12B1OVyNhLdJTdun+GXcX8672/dRvH/tY5Ty8WF+XtPYroEFnMPfB/x2&#10;oPxQUrCTu1rtWSchEVlMVAmLWNBCjEyIBNhJwirNUuBlwf8XKX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eZBjgoADAADUCgAADgAAAAAAAAAAAAAAAAA6AgAA&#10;ZHJzL2Uyb0RvYy54bWxQSwECLQAKAAAAAAAAACEAQZuj6KFRAAChUQAAFAAAAAAAAAAAAAAAAADm&#10;BQAAZHJzL21lZGlhL2ltYWdlMS5wbmdQSwECLQAUAAYACAAAACEAKZoaBeUAAAAQAQAADwAAAAAA&#10;AAAAAAAAAAC5VwAAZHJzL2Rvd25yZXYueG1sUEsBAi0AFAAGAAgAAAAhAKomDr68AAAAIQEAABkA&#10;AAAAAAAAAAAAAAAAy1gAAGRycy9fcmVscy9lMm9Eb2MueG1sLnJlbHNQSwUGAAAAAAYABgB8AQAA&#10;vlkAAAAA&#10;">
            <o:lock v:ext="edit" aspectratio="t"/>
            <v:shape id="Picture 3322" o:spid="_x0000_s3860" type="#_x0000_t75" style="position:absolute;left:6591;top:-151;width:2965;height:3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MEUyAAAAOIAAAAPAAAAZHJzL2Rvd25yZXYueG1sRI9BawIx&#10;FITvQv9DeAVvmlWpltUorSJV8GDV3h+b193FzcuaxHX9901B8DIwDPMNM1u0phINOV9aVjDoJyCI&#10;M6tLzhWcjuveOwgfkDVWlknBnTws5i+dGaba3vibmkPIRYSwT1FBEUKdSumzggz6vq2JY/ZrncEQ&#10;rculdniLcFPJYZKMpcGS40KBNS0Lys6Hq1Hwdm8um6+f/Xr1Od7mkifO7pxTqvvarqZRPqYgArXh&#10;2XggNlrBaDScwP+leAfk/A8AAP//AwBQSwECLQAUAAYACAAAACEA2+H2y+4AAACFAQAAEwAAAAAA&#10;AAAAAAAAAAAAAAAAW0NvbnRlbnRfVHlwZXNdLnhtbFBLAQItABQABgAIAAAAIQBa9CxbvwAAABUB&#10;AAALAAAAAAAAAAAAAAAAAB8BAABfcmVscy8ucmVsc1BLAQItABQABgAIAAAAIQAxDMEUyAAAAOIA&#10;AAAPAAAAAAAAAAAAAAAAAAcCAABkcnMvZG93bnJldi54bWxQSwUGAAAAAAMAAwC3AAAA/AIAAAAA&#10;">
              <v:imagedata r:id="rId15" o:title=""/>
              <o:lock v:ext="edit" cropping="t" verticies="t" shapetype="t"/>
            </v:shape>
            <v:shape id="Text Box 3323" o:spid="_x0000_s3861" type="#_x0000_t202" style="position:absolute;left:8218;top:891;width:121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RpEygAAAOIAAAAPAAAAZHJzL2Rvd25yZXYueG1sRI/BasJA&#10;EIbvBd9hGaG3ulFB2ugqYlsoFKQxPfQ4zY7JYnY2zW41ffvOQfAy8DP838y32gy+VWfqowtsYDrJ&#10;QBFXwTquDXyWrw+PoGJCttgGJgN/FGGzHt2tMLfhwgWdD6lWAuGYo4EmpS7XOlYNeYyT0BHL7hh6&#10;j0liX2vb40XgvtWzLFtoj47lQoMd7RqqTodfb2D7xcWL+9l/fxTHwpXlU8bvi5Mx9+PheSljuwSV&#10;aEi3xhXxZg3M5zP5WZREB/T6HwAA//8DAFBLAQItABQABgAIAAAAIQDb4fbL7gAAAIUBAAATAAAA&#10;AAAAAAAAAAAAAAAAAABbQ29udGVudF9UeXBlc10ueG1sUEsBAi0AFAAGAAgAAAAhAFr0LFu/AAAA&#10;FQEAAAsAAAAAAAAAAAAAAAAAHwEAAF9yZWxzLy5yZWxzUEsBAi0AFAAGAAgAAAAhAEodGkT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599BF3D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103"/>
                        <w:sz w:val="16"/>
                      </w:rPr>
                      <w:t>F</w:t>
                    </w:r>
                  </w:p>
                </w:txbxContent>
              </v:textbox>
            </v:shape>
            <v:shape id="Text Box 3324" o:spid="_x0000_s3862" type="#_x0000_t202" style="position:absolute;left:7895;top:1174;width:158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b/fygAAAOIAAAAPAAAAZHJzL2Rvd25yZXYueG1sRI9Pa8JA&#10;FMTvgt9heYXedFMF0egq4h8oFIoxPfT4mn0mi9m3MbvV+O3dgtDLwDDMb5jFqrO1uFLrjWMFb8ME&#10;BHHhtOFSwVe+H0xB+ICssXZMCu7kYbXs9xaYanfjjK7HUIoIYZ+igiqEJpXSFxVZ9EPXEMfs5FqL&#10;Idq2lLrFW4TbWo6SZCItGo4LFTa0qag4H3+tgvU3Zztz+fw5ZKfM5Pks4Y/JWanXl247j7KegwjU&#10;hf/GE/GuFYzHoxn8XYp3QC4fAAAA//8DAFBLAQItABQABgAIAAAAIQDb4fbL7gAAAIUBAAATAAAA&#10;AAAAAAAAAAAAAAAAAABbQ29udGVudF9UeXBlc10ueG1sUEsBAi0AFAAGAAgAAAAhAFr0LFu/AAAA&#10;FQEAAAsAAAAAAAAAAAAAAAAAHwEAAF9yZWxzLy5yZWxzUEsBAi0AFAAGAAgAAAAhACVRv9/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4FA5E118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w w:val="103"/>
                        <w:sz w:val="16"/>
                      </w:rPr>
                      <w:t>M</w:t>
                    </w:r>
                  </w:p>
                </w:txbxContent>
              </v:textbox>
            </v:shape>
            <w10:wrap anchorx="page"/>
          </v:group>
        </w:pict>
      </w:r>
      <w:r>
        <w:pict w14:anchorId="3C447154">
          <v:shape id="_x0000_s3858" type="#_x0000_t202" alt="" style="position:absolute;left:0;text-align:left;margin-left:131.4pt;margin-top:9.95pt;width:12.15pt;height:115.8pt;z-index:25152204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EB605E4" w14:textId="77777777" w:rsidR="00787276" w:rsidRDefault="00787276">
                  <w:pPr>
                    <w:spacing w:before="34"/>
                    <w:ind w:left="20"/>
                    <w:rPr>
                      <w:rFonts w:ascii="Helvetica" w:hAnsi="Helvetica"/>
                      <w:sz w:val="16"/>
                    </w:rPr>
                  </w:pPr>
                  <w:r>
                    <w:rPr>
                      <w:rFonts w:ascii="Helvetica" w:hAnsi="Helvetica"/>
                      <w:w w:val="105"/>
                      <w:sz w:val="16"/>
                    </w:rPr>
                    <w:t xml:space="preserve">Dimension 2. </w:t>
                  </w:r>
                  <w:r>
                    <w:rPr>
                      <w:rFonts w:ascii="Symbol" w:hAnsi="Symbol"/>
                      <w:w w:val="105"/>
                      <w:sz w:val="16"/>
                    </w:rPr>
                    <w:t xml:space="preserve">λ = </w:t>
                  </w:r>
                  <w:r>
                    <w:rPr>
                      <w:rFonts w:ascii="Helvetica" w:hAnsi="Helvetica"/>
                      <w:w w:val="105"/>
                      <w:sz w:val="16"/>
                    </w:rPr>
                    <w:t xml:space="preserve">7.52. </w:t>
                  </w:r>
                  <w:r>
                    <w:rPr>
                      <w:rFonts w:ascii="Symbol" w:hAnsi="Symbol"/>
                      <w:w w:val="105"/>
                      <w:sz w:val="16"/>
                    </w:rPr>
                    <w:t xml:space="preserve">τ = </w:t>
                  </w:r>
                  <w:r>
                    <w:rPr>
                      <w:rFonts w:ascii="Helvetica" w:hAnsi="Helvetica"/>
                      <w:w w:val="105"/>
                      <w:sz w:val="16"/>
                    </w:rPr>
                    <w:t>6%</w:t>
                  </w:r>
                </w:p>
              </w:txbxContent>
            </v:textbox>
            <w10:wrap anchorx="page"/>
          </v:shape>
        </w:pict>
      </w:r>
      <w:r>
        <w:pict w14:anchorId="23F0F8FF">
          <v:shape id="_x0000_s3857" type="#_x0000_t202" alt="" style="position:absolute;left:0;text-align:left;margin-left:306.9pt;margin-top:9.95pt;width:12.15pt;height:115.8pt;z-index:-25180672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F65332E" w14:textId="77777777" w:rsidR="00787276" w:rsidRDefault="00787276">
                  <w:pPr>
                    <w:spacing w:before="34"/>
                    <w:ind w:left="20"/>
                    <w:rPr>
                      <w:rFonts w:ascii="Helvetica" w:hAnsi="Helvetica"/>
                      <w:sz w:val="16"/>
                    </w:rPr>
                  </w:pPr>
                  <w:r>
                    <w:rPr>
                      <w:rFonts w:ascii="Helvetica" w:hAnsi="Helvetica"/>
                      <w:w w:val="105"/>
                      <w:sz w:val="16"/>
                    </w:rPr>
                    <w:t xml:space="preserve">Dimension 2. </w:t>
                  </w:r>
                  <w:r>
                    <w:rPr>
                      <w:rFonts w:ascii="Symbol" w:hAnsi="Symbol"/>
                      <w:w w:val="105"/>
                      <w:sz w:val="16"/>
                    </w:rPr>
                    <w:t xml:space="preserve">λ = </w:t>
                  </w:r>
                  <w:r>
                    <w:rPr>
                      <w:rFonts w:ascii="Helvetica" w:hAnsi="Helvetica"/>
                      <w:w w:val="105"/>
                      <w:sz w:val="16"/>
                    </w:rPr>
                    <w:t xml:space="preserve">7.52. </w:t>
                  </w:r>
                  <w:r>
                    <w:rPr>
                      <w:rFonts w:ascii="Symbol" w:hAnsi="Symbol"/>
                      <w:w w:val="105"/>
                      <w:sz w:val="16"/>
                    </w:rPr>
                    <w:t xml:space="preserve">τ = </w:t>
                  </w:r>
                  <w:r>
                    <w:rPr>
                      <w:rFonts w:ascii="Helvetica" w:hAnsi="Helvetica"/>
                      <w:w w:val="105"/>
                      <w:sz w:val="16"/>
                    </w:rPr>
                    <w:t>6%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3"/>
        </w:rPr>
        <w:t>1</w:t>
      </w:r>
      <w:r w:rsidR="00787276">
        <w:rPr>
          <w:rFonts w:ascii="Helvetica"/>
          <w:color w:val="4D4D4D"/>
          <w:w w:val="105"/>
          <w:sz w:val="13"/>
        </w:rPr>
        <w:tab/>
        <w:t>1</w:t>
      </w:r>
    </w:p>
    <w:p w14:paraId="556366A3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61654DDC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0668D82D" w14:textId="77777777" w:rsidR="00371D9F" w:rsidRDefault="00371D9F">
      <w:pPr>
        <w:pStyle w:val="BodyText"/>
        <w:spacing w:before="3"/>
        <w:ind w:left="0"/>
        <w:rPr>
          <w:rFonts w:ascii="Helvetica"/>
          <w:sz w:val="19"/>
        </w:rPr>
      </w:pPr>
    </w:p>
    <w:p w14:paraId="7F39F55C" w14:textId="77777777" w:rsidR="00371D9F" w:rsidRDefault="00787276">
      <w:pPr>
        <w:tabs>
          <w:tab w:val="left" w:pos="5543"/>
        </w:tabs>
        <w:spacing w:before="99"/>
        <w:ind w:left="2033"/>
        <w:rPr>
          <w:rFonts w:ascii="Helvetica"/>
          <w:sz w:val="13"/>
        </w:rPr>
      </w:pPr>
      <w:r>
        <w:rPr>
          <w:rFonts w:ascii="Helvetica"/>
          <w:color w:val="4D4D4D"/>
          <w:w w:val="105"/>
          <w:sz w:val="13"/>
        </w:rPr>
        <w:t>0</w:t>
      </w:r>
      <w:r>
        <w:rPr>
          <w:rFonts w:ascii="Helvetica"/>
          <w:color w:val="4D4D4D"/>
          <w:w w:val="105"/>
          <w:sz w:val="13"/>
        </w:rPr>
        <w:tab/>
        <w:t>0</w:t>
      </w:r>
    </w:p>
    <w:p w14:paraId="6D86C168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65B69DB4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29CCE406" w14:textId="77777777" w:rsidR="00371D9F" w:rsidRDefault="00371D9F">
      <w:pPr>
        <w:pStyle w:val="BodyText"/>
        <w:spacing w:before="2"/>
        <w:ind w:left="0"/>
        <w:rPr>
          <w:rFonts w:ascii="Helvetica"/>
          <w:sz w:val="19"/>
        </w:rPr>
      </w:pPr>
    </w:p>
    <w:p w14:paraId="345487A8" w14:textId="77777777" w:rsidR="00371D9F" w:rsidRDefault="00787276">
      <w:pPr>
        <w:tabs>
          <w:tab w:val="left" w:pos="5464"/>
        </w:tabs>
        <w:spacing w:before="99"/>
        <w:ind w:left="1954"/>
        <w:rPr>
          <w:rFonts w:ascii="Helvetica" w:hAnsi="Helvetica"/>
          <w:sz w:val="13"/>
        </w:rPr>
      </w:pPr>
      <w:r>
        <w:rPr>
          <w:rFonts w:ascii="Helvetica" w:hAnsi="Helvetica"/>
          <w:color w:val="4D4D4D"/>
          <w:w w:val="105"/>
          <w:sz w:val="13"/>
        </w:rPr>
        <w:t>−1</w:t>
      </w:r>
      <w:r>
        <w:rPr>
          <w:rFonts w:ascii="Helvetica" w:hAnsi="Helvetica"/>
          <w:color w:val="4D4D4D"/>
          <w:w w:val="105"/>
          <w:sz w:val="13"/>
        </w:rPr>
        <w:tab/>
        <w:t>−1</w:t>
      </w:r>
    </w:p>
    <w:p w14:paraId="29E50AD4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52DD35D7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0B67563F" w14:textId="77777777" w:rsidR="00371D9F" w:rsidRDefault="00371D9F">
      <w:pPr>
        <w:pStyle w:val="BodyText"/>
        <w:spacing w:before="0"/>
        <w:ind w:left="0"/>
        <w:rPr>
          <w:rFonts w:ascii="Helvetica"/>
          <w:sz w:val="16"/>
        </w:rPr>
      </w:pPr>
    </w:p>
    <w:p w14:paraId="166459E6" w14:textId="77777777" w:rsidR="00371D9F" w:rsidRDefault="00371D9F">
      <w:pPr>
        <w:rPr>
          <w:rFonts w:ascii="Helvetica"/>
          <w:sz w:val="16"/>
        </w:r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22D98A13" w14:textId="77777777" w:rsidR="00371D9F" w:rsidRDefault="00787276">
      <w:pPr>
        <w:tabs>
          <w:tab w:val="left" w:pos="2583"/>
          <w:tab w:val="left" w:pos="3057"/>
          <w:tab w:val="left" w:pos="3571"/>
          <w:tab w:val="left" w:pos="4045"/>
          <w:tab w:val="left" w:pos="4519"/>
          <w:tab w:val="left" w:pos="4993"/>
        </w:tabs>
        <w:spacing w:before="99"/>
        <w:ind w:left="2109"/>
        <w:jc w:val="center"/>
        <w:rPr>
          <w:rFonts w:ascii="Helvetica" w:hAnsi="Helvetica"/>
          <w:sz w:val="13"/>
        </w:rPr>
      </w:pPr>
      <w:r>
        <w:rPr>
          <w:rFonts w:ascii="Helvetica" w:hAnsi="Helvetica"/>
          <w:color w:val="4D4D4D"/>
          <w:w w:val="105"/>
          <w:sz w:val="13"/>
        </w:rPr>
        <w:t>−1.5</w:t>
      </w:r>
      <w:r>
        <w:rPr>
          <w:rFonts w:ascii="Helvetica" w:hAnsi="Helvetica"/>
          <w:color w:val="4D4D4D"/>
          <w:w w:val="105"/>
          <w:sz w:val="13"/>
        </w:rPr>
        <w:tab/>
        <w:t>−1.0</w:t>
      </w:r>
      <w:r>
        <w:rPr>
          <w:rFonts w:ascii="Helvetica" w:hAnsi="Helvetica"/>
          <w:color w:val="4D4D4D"/>
          <w:w w:val="105"/>
          <w:sz w:val="13"/>
        </w:rPr>
        <w:tab/>
        <w:t>−0.5</w:t>
      </w:r>
      <w:r>
        <w:rPr>
          <w:rFonts w:ascii="Helvetica" w:hAnsi="Helvetica"/>
          <w:color w:val="4D4D4D"/>
          <w:w w:val="105"/>
          <w:sz w:val="13"/>
        </w:rPr>
        <w:tab/>
        <w:t>0.0</w:t>
      </w:r>
      <w:r>
        <w:rPr>
          <w:rFonts w:ascii="Helvetica" w:hAnsi="Helvetica"/>
          <w:color w:val="4D4D4D"/>
          <w:w w:val="105"/>
          <w:sz w:val="13"/>
        </w:rPr>
        <w:tab/>
        <w:t>0.5</w:t>
      </w:r>
      <w:r>
        <w:rPr>
          <w:rFonts w:ascii="Helvetica" w:hAnsi="Helvetica"/>
          <w:color w:val="4D4D4D"/>
          <w:w w:val="105"/>
          <w:sz w:val="13"/>
        </w:rPr>
        <w:tab/>
        <w:t>1.0</w:t>
      </w:r>
      <w:r>
        <w:rPr>
          <w:rFonts w:ascii="Helvetica" w:hAnsi="Helvetica"/>
          <w:color w:val="4D4D4D"/>
          <w:w w:val="105"/>
          <w:sz w:val="13"/>
        </w:rPr>
        <w:tab/>
      </w:r>
      <w:r>
        <w:rPr>
          <w:rFonts w:ascii="Helvetica" w:hAnsi="Helvetica"/>
          <w:color w:val="4D4D4D"/>
          <w:spacing w:val="-7"/>
          <w:w w:val="105"/>
          <w:sz w:val="13"/>
        </w:rPr>
        <w:t>1.5</w:t>
      </w:r>
    </w:p>
    <w:p w14:paraId="0E92B340" w14:textId="77777777" w:rsidR="00371D9F" w:rsidRDefault="00787276">
      <w:pPr>
        <w:spacing w:before="11"/>
        <w:ind w:left="2099"/>
        <w:jc w:val="center"/>
        <w:rPr>
          <w:rFonts w:ascii="Helvetica" w:hAnsi="Helvetica"/>
          <w:sz w:val="16"/>
        </w:rPr>
      </w:pPr>
      <w:r>
        <w:rPr>
          <w:rFonts w:ascii="Helvetica" w:hAnsi="Helvetica"/>
          <w:w w:val="105"/>
          <w:sz w:val="16"/>
        </w:rPr>
        <w:t xml:space="preserve">Dimension 1. </w:t>
      </w:r>
      <w:r>
        <w:rPr>
          <w:rFonts w:ascii="Symbol" w:hAnsi="Symbol"/>
          <w:w w:val="105"/>
          <w:sz w:val="16"/>
        </w:rPr>
        <w:t xml:space="preserve">λ = </w:t>
      </w:r>
      <w:r>
        <w:rPr>
          <w:rFonts w:ascii="Helvetica" w:hAnsi="Helvetica"/>
          <w:w w:val="105"/>
          <w:sz w:val="16"/>
        </w:rPr>
        <w:t xml:space="preserve">9.057. </w:t>
      </w:r>
      <w:r>
        <w:rPr>
          <w:rFonts w:ascii="Symbol" w:hAnsi="Symbol"/>
          <w:w w:val="105"/>
          <w:sz w:val="16"/>
        </w:rPr>
        <w:t xml:space="preserve">τ = </w:t>
      </w:r>
      <w:r>
        <w:rPr>
          <w:rFonts w:ascii="Helvetica" w:hAnsi="Helvetica"/>
          <w:w w:val="105"/>
          <w:sz w:val="16"/>
        </w:rPr>
        <w:t>7%</w:t>
      </w:r>
    </w:p>
    <w:p w14:paraId="2CF36881" w14:textId="77777777" w:rsidR="00371D9F" w:rsidRDefault="00787276">
      <w:pPr>
        <w:tabs>
          <w:tab w:val="left" w:pos="473"/>
          <w:tab w:val="left" w:pos="947"/>
          <w:tab w:val="left" w:pos="1461"/>
          <w:tab w:val="left" w:pos="1935"/>
          <w:tab w:val="left" w:pos="2409"/>
          <w:tab w:val="left" w:pos="2883"/>
        </w:tabs>
        <w:spacing w:before="99"/>
        <w:ind w:right="2208"/>
        <w:jc w:val="center"/>
        <w:rPr>
          <w:rFonts w:ascii="Helvetica" w:hAnsi="Helvetica"/>
          <w:sz w:val="13"/>
        </w:rPr>
      </w:pPr>
      <w:r>
        <w:br w:type="column"/>
      </w:r>
      <w:r>
        <w:rPr>
          <w:rFonts w:ascii="Helvetica" w:hAnsi="Helvetica"/>
          <w:color w:val="4D4D4D"/>
          <w:w w:val="105"/>
          <w:sz w:val="13"/>
        </w:rPr>
        <w:t>−1.5</w:t>
      </w:r>
      <w:r>
        <w:rPr>
          <w:rFonts w:ascii="Helvetica" w:hAnsi="Helvetica"/>
          <w:color w:val="4D4D4D"/>
          <w:w w:val="105"/>
          <w:sz w:val="13"/>
        </w:rPr>
        <w:tab/>
        <w:t>−1.0</w:t>
      </w:r>
      <w:r>
        <w:rPr>
          <w:rFonts w:ascii="Helvetica" w:hAnsi="Helvetica"/>
          <w:color w:val="4D4D4D"/>
          <w:w w:val="105"/>
          <w:sz w:val="13"/>
        </w:rPr>
        <w:tab/>
        <w:t>−0.5</w:t>
      </w:r>
      <w:r>
        <w:rPr>
          <w:rFonts w:ascii="Helvetica" w:hAnsi="Helvetica"/>
          <w:color w:val="4D4D4D"/>
          <w:w w:val="105"/>
          <w:sz w:val="13"/>
        </w:rPr>
        <w:tab/>
        <w:t>0.0</w:t>
      </w:r>
      <w:r>
        <w:rPr>
          <w:rFonts w:ascii="Helvetica" w:hAnsi="Helvetica"/>
          <w:color w:val="4D4D4D"/>
          <w:w w:val="105"/>
          <w:sz w:val="13"/>
        </w:rPr>
        <w:tab/>
        <w:t>0.5</w:t>
      </w:r>
      <w:r>
        <w:rPr>
          <w:rFonts w:ascii="Helvetica" w:hAnsi="Helvetica"/>
          <w:color w:val="4D4D4D"/>
          <w:w w:val="105"/>
          <w:sz w:val="13"/>
        </w:rPr>
        <w:tab/>
        <w:t>1.0</w:t>
      </w:r>
      <w:r>
        <w:rPr>
          <w:rFonts w:ascii="Helvetica" w:hAnsi="Helvetica"/>
          <w:color w:val="4D4D4D"/>
          <w:w w:val="105"/>
          <w:sz w:val="13"/>
        </w:rPr>
        <w:tab/>
        <w:t>1.5</w:t>
      </w:r>
    </w:p>
    <w:p w14:paraId="10FCF6EE" w14:textId="77777777" w:rsidR="00371D9F" w:rsidRDefault="00787276">
      <w:pPr>
        <w:spacing w:before="11"/>
        <w:ind w:right="2218"/>
        <w:jc w:val="center"/>
        <w:rPr>
          <w:rFonts w:ascii="Helvetica" w:hAnsi="Helvetica"/>
          <w:sz w:val="16"/>
        </w:rPr>
      </w:pPr>
      <w:r>
        <w:rPr>
          <w:rFonts w:ascii="Helvetica" w:hAnsi="Helvetica"/>
          <w:w w:val="105"/>
          <w:sz w:val="16"/>
        </w:rPr>
        <w:t xml:space="preserve">Dimension 1. </w:t>
      </w:r>
      <w:r>
        <w:rPr>
          <w:rFonts w:ascii="Symbol" w:hAnsi="Symbol"/>
          <w:w w:val="105"/>
          <w:sz w:val="16"/>
        </w:rPr>
        <w:t xml:space="preserve">λ = </w:t>
      </w:r>
      <w:r>
        <w:rPr>
          <w:rFonts w:ascii="Helvetica" w:hAnsi="Helvetica"/>
          <w:w w:val="105"/>
          <w:sz w:val="16"/>
        </w:rPr>
        <w:t xml:space="preserve">9.057. </w:t>
      </w:r>
      <w:r>
        <w:rPr>
          <w:rFonts w:ascii="Symbol" w:hAnsi="Symbol"/>
          <w:w w:val="105"/>
          <w:sz w:val="16"/>
        </w:rPr>
        <w:t xml:space="preserve">τ = </w:t>
      </w:r>
      <w:r>
        <w:rPr>
          <w:rFonts w:ascii="Helvetica" w:hAnsi="Helvetica"/>
          <w:w w:val="105"/>
          <w:sz w:val="16"/>
        </w:rPr>
        <w:t>7%</w:t>
      </w:r>
    </w:p>
    <w:p w14:paraId="5399C8AC" w14:textId="77777777" w:rsidR="00371D9F" w:rsidRDefault="00371D9F">
      <w:pPr>
        <w:jc w:val="center"/>
        <w:rPr>
          <w:rFonts w:ascii="Helvetica" w:hAnsi="Helvetica"/>
          <w:sz w:val="16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2" w:space="720" w:equalWidth="0">
            <w:col w:w="5181" w:space="40"/>
            <w:col w:w="6079"/>
          </w:cols>
        </w:sectPr>
      </w:pPr>
    </w:p>
    <w:p w14:paraId="4DB461E0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1C1B9DBA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6A7EA9C1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1843525E" w14:textId="77777777" w:rsidR="00371D9F" w:rsidRDefault="00371D9F">
      <w:pPr>
        <w:pStyle w:val="BodyText"/>
        <w:spacing w:before="6"/>
        <w:ind w:left="0"/>
        <w:rPr>
          <w:rFonts w:ascii="Helvetica"/>
          <w:sz w:val="26"/>
        </w:rPr>
      </w:pPr>
    </w:p>
    <w:p w14:paraId="69BBA049" w14:textId="77777777" w:rsidR="00371D9F" w:rsidRDefault="00787276">
      <w:pPr>
        <w:ind w:left="487"/>
        <w:rPr>
          <w:i/>
          <w:sz w:val="24"/>
        </w:rPr>
      </w:pPr>
      <w:r>
        <w:rPr>
          <w:i/>
          <w:sz w:val="24"/>
        </w:rPr>
        <w:t>Figure 2</w:t>
      </w:r>
    </w:p>
    <w:p w14:paraId="5E00FCF0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66F47D05" w14:textId="77777777" w:rsidR="00371D9F" w:rsidRDefault="00371D9F">
      <w:pPr>
        <w:rPr>
          <w:sz w:val="20"/>
        </w:r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4C6D0FFE" w14:textId="77777777" w:rsidR="00371D9F" w:rsidRDefault="00371D9F">
      <w:pPr>
        <w:pStyle w:val="BodyText"/>
        <w:spacing w:before="0"/>
        <w:ind w:left="0"/>
        <w:rPr>
          <w:i/>
          <w:sz w:val="18"/>
        </w:rPr>
      </w:pPr>
    </w:p>
    <w:p w14:paraId="0F0B61B0" w14:textId="77777777" w:rsidR="00371D9F" w:rsidRDefault="00371D9F">
      <w:pPr>
        <w:pStyle w:val="BodyText"/>
        <w:spacing w:before="2"/>
        <w:ind w:left="0"/>
        <w:rPr>
          <w:i/>
          <w:sz w:val="18"/>
        </w:rPr>
      </w:pPr>
    </w:p>
    <w:p w14:paraId="42AF4B51" w14:textId="77777777" w:rsidR="00371D9F" w:rsidRDefault="00787276">
      <w:pPr>
        <w:ind w:left="110"/>
        <w:rPr>
          <w:rFonts w:ascii="Arial"/>
          <w:sz w:val="12"/>
        </w:rPr>
      </w:pPr>
      <w:r>
        <w:rPr>
          <w:rFonts w:ascii="Arial"/>
          <w:sz w:val="12"/>
        </w:rPr>
        <w:t>314</w:t>
      </w:r>
    </w:p>
    <w:p w14:paraId="59E94CF9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663AD189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315</w:t>
      </w:r>
    </w:p>
    <w:p w14:paraId="79854FE1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0A566626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316</w:t>
      </w:r>
    </w:p>
    <w:p w14:paraId="2F997993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2DD9D7F7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317</w:t>
      </w:r>
    </w:p>
    <w:p w14:paraId="193EF739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1F9F0D0B" w14:textId="77777777" w:rsidR="00371D9F" w:rsidRDefault="00787276">
      <w:pPr>
        <w:spacing w:before="134"/>
        <w:ind w:left="110"/>
        <w:rPr>
          <w:rFonts w:ascii="Arial"/>
          <w:sz w:val="12"/>
        </w:rPr>
      </w:pPr>
      <w:r>
        <w:rPr>
          <w:rFonts w:ascii="Arial"/>
          <w:sz w:val="12"/>
        </w:rPr>
        <w:t>318</w:t>
      </w:r>
    </w:p>
    <w:p w14:paraId="33C40F7A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039282CE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319</w:t>
      </w:r>
    </w:p>
    <w:p w14:paraId="26B0D741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693E97DA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320</w:t>
      </w:r>
    </w:p>
    <w:p w14:paraId="21546BBA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3EB576C4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321</w:t>
      </w:r>
    </w:p>
    <w:p w14:paraId="529A1FE2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7DC60367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322</w:t>
      </w:r>
    </w:p>
    <w:p w14:paraId="307D929C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5C6E3ED1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323</w:t>
      </w:r>
    </w:p>
    <w:p w14:paraId="0C6CB118" w14:textId="77777777" w:rsidR="00371D9F" w:rsidRDefault="00787276">
      <w:pPr>
        <w:tabs>
          <w:tab w:val="left" w:pos="2031"/>
        </w:tabs>
        <w:spacing w:before="304"/>
        <w:ind w:left="686"/>
        <w:rPr>
          <w:sz w:val="24"/>
        </w:rPr>
      </w:pPr>
      <w:r>
        <w:br w:type="column"/>
      </w:r>
      <w:r>
        <w:rPr>
          <w:b/>
          <w:w w:val="110"/>
          <w:sz w:val="24"/>
        </w:rPr>
        <w:t>Excerpts.</w:t>
      </w:r>
      <w:r>
        <w:rPr>
          <w:b/>
          <w:w w:val="110"/>
          <w:sz w:val="24"/>
        </w:rPr>
        <w:tab/>
      </w:r>
      <w:r>
        <w:rPr>
          <w:w w:val="110"/>
          <w:sz w:val="24"/>
        </w:rPr>
        <w:t>The</w:t>
      </w:r>
    </w:p>
    <w:p w14:paraId="40D29F0A" w14:textId="77777777" w:rsidR="00371D9F" w:rsidRDefault="00787276">
      <w:pPr>
        <w:pStyle w:val="BodyText"/>
        <w:spacing w:line="415" w:lineRule="auto"/>
      </w:pPr>
      <w:r>
        <w:rPr>
          <w:w w:val="105"/>
        </w:rPr>
        <w:t xml:space="preserve">scree plot for the analysis of the musical quality ratings </w:t>
      </w:r>
      <w:r>
        <w:rPr>
          <w:spacing w:val="-4"/>
          <w:w w:val="105"/>
        </w:rPr>
        <w:t xml:space="preserve">survey, </w:t>
      </w:r>
      <w:r>
        <w:rPr>
          <w:w w:val="105"/>
        </w:rPr>
        <w:t xml:space="preserve">Figure </w:t>
      </w:r>
      <w:hyperlink w:anchor="_bookmark2" w:history="1">
        <w:r>
          <w:rPr>
            <w:w w:val="105"/>
          </w:rPr>
          <w:t>3</w:t>
        </w:r>
      </w:hyperlink>
      <w:r>
        <w:rPr>
          <w:w w:val="105"/>
        </w:rPr>
        <w:t>,</w:t>
      </w:r>
      <w:r>
        <w:rPr>
          <w:spacing w:val="62"/>
          <w:w w:val="105"/>
        </w:rPr>
        <w:t xml:space="preserve"> </w:t>
      </w:r>
      <w:r>
        <w:rPr>
          <w:w w:val="105"/>
        </w:rPr>
        <w:t>shows</w:t>
      </w:r>
    </w:p>
    <w:p w14:paraId="6B2C1ABF" w14:textId="77777777" w:rsidR="00371D9F" w:rsidRDefault="00787276">
      <w:pPr>
        <w:pStyle w:val="BodyText"/>
        <w:spacing w:before="2" w:line="415" w:lineRule="auto"/>
        <w:ind w:right="41"/>
      </w:pPr>
      <w:r>
        <w:rPr>
          <w:w w:val="105"/>
        </w:rPr>
        <w:t xml:space="preserve">the high dimensionality of this space, with the first three dimensions extracting a </w:t>
      </w:r>
      <w:r>
        <w:rPr>
          <w:spacing w:val="-3"/>
          <w:w w:val="105"/>
        </w:rPr>
        <w:t xml:space="preserve">total </w:t>
      </w:r>
      <w:r>
        <w:rPr>
          <w:w w:val="105"/>
        </w:rPr>
        <w:t>of 18.44%, 14.09% and 8.81% respectively, totaling only 41.34% of the</w:t>
      </w:r>
      <w:r>
        <w:rPr>
          <w:spacing w:val="51"/>
          <w:w w:val="105"/>
        </w:rPr>
        <w:t xml:space="preserve"> </w:t>
      </w:r>
      <w:r>
        <w:rPr>
          <w:w w:val="105"/>
        </w:rPr>
        <w:t>variance.</w:t>
      </w:r>
    </w:p>
    <w:p w14:paraId="160B029B" w14:textId="77777777" w:rsidR="00371D9F" w:rsidRDefault="00787276">
      <w:pPr>
        <w:pStyle w:val="BodyText"/>
        <w:spacing w:before="3" w:line="415" w:lineRule="auto"/>
      </w:pPr>
      <w:r>
        <w:rPr>
          <w:w w:val="105"/>
        </w:rPr>
        <w:t>It isn’t until we get to the 11th dimension that we see &gt;80% of the variance explained. However, given that the assumption in an</w:t>
      </w:r>
    </w:p>
    <w:p w14:paraId="3F6FB978" w14:textId="77777777" w:rsidR="00371D9F" w:rsidRDefault="00787276">
      <w:pPr>
        <w:pStyle w:val="BodyText"/>
        <w:spacing w:before="0"/>
        <w:ind w:left="0"/>
        <w:rPr>
          <w:sz w:val="20"/>
        </w:rPr>
      </w:pPr>
      <w:r>
        <w:br w:type="column"/>
      </w:r>
    </w:p>
    <w:p w14:paraId="3C2AFD2C" w14:textId="77777777" w:rsidR="00371D9F" w:rsidRDefault="00787276">
      <w:pPr>
        <w:pStyle w:val="BodyText"/>
        <w:spacing w:before="0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503616" behindDoc="0" locked="0" layoutInCell="1" allowOverlap="1" wp14:anchorId="7585E138" wp14:editId="2C1E0E37">
            <wp:simplePos x="0" y="0"/>
            <wp:positionH relativeFrom="page">
              <wp:posOffset>3886200</wp:posOffset>
            </wp:positionH>
            <wp:positionV relativeFrom="paragraph">
              <wp:posOffset>98030</wp:posOffset>
            </wp:positionV>
            <wp:extent cx="2971800" cy="2057400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F4CE3" w14:textId="77777777" w:rsidR="00371D9F" w:rsidRDefault="00787276">
      <w:pPr>
        <w:spacing w:before="281"/>
        <w:ind w:left="101"/>
        <w:rPr>
          <w:i/>
          <w:sz w:val="24"/>
        </w:rPr>
      </w:pPr>
      <w:bookmarkStart w:id="177" w:name="_bookmark2"/>
      <w:bookmarkEnd w:id="177"/>
      <w:r>
        <w:rPr>
          <w:i/>
          <w:sz w:val="24"/>
        </w:rPr>
        <w:t>Figure 3</w:t>
      </w:r>
    </w:p>
    <w:p w14:paraId="0F757A62" w14:textId="77777777" w:rsidR="00371D9F" w:rsidRDefault="00371D9F">
      <w:pPr>
        <w:rPr>
          <w:sz w:val="24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3" w:space="720" w:equalWidth="0">
            <w:col w:w="341" w:space="48"/>
            <w:col w:w="4637" w:space="40"/>
            <w:col w:w="6234"/>
          </w:cols>
        </w:sectPr>
      </w:pPr>
    </w:p>
    <w:p w14:paraId="28E4B3E1" w14:textId="77777777" w:rsidR="00371D9F" w:rsidRDefault="00787276">
      <w:pPr>
        <w:pStyle w:val="BodyText"/>
        <w:spacing w:before="2"/>
      </w:pPr>
      <w:r>
        <w:rPr>
          <w:rFonts w:ascii="Arial" w:hAnsi="Arial"/>
          <w:w w:val="105"/>
          <w:sz w:val="12"/>
        </w:rPr>
        <w:t xml:space="preserve">324 </w:t>
      </w:r>
      <w:r>
        <w:rPr>
          <w:w w:val="105"/>
        </w:rPr>
        <w:t>analysis like this is that the sample is random, it’s important to take these numbers with a</w:t>
      </w:r>
    </w:p>
    <w:p w14:paraId="68D5940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325 </w:t>
      </w:r>
      <w:r>
        <w:rPr>
          <w:w w:val="105"/>
        </w:rPr>
        <w:t>grain of salt. Music itself is not random, and in a single excerpt of music of the type that</w:t>
      </w:r>
    </w:p>
    <w:p w14:paraId="649BDF53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326 </w:t>
      </w:r>
      <w:r>
        <w:rPr>
          <w:w w:val="105"/>
        </w:rPr>
        <w:t>was presented in this study, repetition is common, and some musical qualities are</w:t>
      </w:r>
    </w:p>
    <w:p w14:paraId="4AD361B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327 </w:t>
      </w:r>
      <w:r>
        <w:rPr>
          <w:w w:val="105"/>
        </w:rPr>
        <w:t>inextricably linked, for example some stylistic elements with genre. Graphing the variable</w:t>
      </w:r>
    </w:p>
    <w:p w14:paraId="2A59BA20" w14:textId="77777777" w:rsidR="00371D9F" w:rsidRDefault="00371D9F">
      <w:p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4F461A04" w14:textId="77777777" w:rsidR="00371D9F" w:rsidRDefault="00787276">
      <w:pPr>
        <w:pStyle w:val="BodyText"/>
        <w:spacing w:before="239"/>
      </w:pPr>
      <w:r>
        <w:rPr>
          <w:rFonts w:ascii="Arial"/>
          <w:w w:val="105"/>
          <w:sz w:val="12"/>
        </w:rPr>
        <w:lastRenderedPageBreak/>
        <w:t xml:space="preserve">328      </w:t>
      </w:r>
      <w:r>
        <w:rPr>
          <w:w w:val="105"/>
        </w:rPr>
        <w:t xml:space="preserve">loadings (see Figure </w:t>
      </w:r>
      <w:hyperlink w:anchor="_bookmark3" w:history="1">
        <w:r>
          <w:rPr>
            <w:w w:val="105"/>
          </w:rPr>
          <w:t>4</w:t>
        </w:r>
      </w:hyperlink>
      <w:r>
        <w:rPr>
          <w:w w:val="105"/>
        </w:rPr>
        <w:t>) of the musical qualities shows which ones contribute the most to</w:t>
      </w:r>
      <w:r>
        <w:rPr>
          <w:spacing w:val="57"/>
          <w:w w:val="105"/>
        </w:rPr>
        <w:t xml:space="preserve"> </w:t>
      </w:r>
      <w:r>
        <w:rPr>
          <w:w w:val="105"/>
        </w:rPr>
        <w:t>the</w:t>
      </w:r>
    </w:p>
    <w:p w14:paraId="4F60F4B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329      </w:t>
      </w:r>
      <w:r>
        <w:rPr>
          <w:w w:val="105"/>
        </w:rPr>
        <w:t xml:space="preserve">first </w:t>
      </w:r>
      <w:r>
        <w:rPr>
          <w:spacing w:val="-5"/>
          <w:w w:val="105"/>
        </w:rPr>
        <w:t xml:space="preserve">two </w:t>
      </w:r>
      <w:r>
        <w:rPr>
          <w:w w:val="105"/>
        </w:rPr>
        <w:t xml:space="preserve">dimensions.  Because of </w:t>
      </w:r>
      <w:r>
        <w:rPr>
          <w:spacing w:val="-3"/>
          <w:w w:val="105"/>
        </w:rPr>
        <w:t xml:space="preserve">how </w:t>
      </w:r>
      <w:r>
        <w:rPr>
          <w:w w:val="105"/>
        </w:rPr>
        <w:t xml:space="preserve">CA is calculated, </w:t>
      </w:r>
      <w:proofErr w:type="gramStart"/>
      <w:r>
        <w:rPr>
          <w:spacing w:val="-4"/>
          <w:w w:val="105"/>
        </w:rPr>
        <w:t xml:space="preserve">we </w:t>
      </w:r>
      <w:r>
        <w:rPr>
          <w:spacing w:val="19"/>
          <w:w w:val="105"/>
        </w:rPr>
        <w:t xml:space="preserve"> </w:t>
      </w:r>
      <w:r>
        <w:rPr>
          <w:w w:val="105"/>
        </w:rPr>
        <w:t>know</w:t>
      </w:r>
      <w:proofErr w:type="gramEnd"/>
      <w:r>
        <w:rPr>
          <w:w w:val="105"/>
        </w:rPr>
        <w:t xml:space="preserve"> that the excerpts that load</w:t>
      </w:r>
    </w:p>
    <w:p w14:paraId="55996547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330    </w:t>
      </w:r>
      <w:r>
        <w:rPr>
          <w:rFonts w:ascii="Arial"/>
          <w:spacing w:val="32"/>
          <w:w w:val="105"/>
          <w:sz w:val="12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same</w:t>
      </w:r>
      <w:r>
        <w:rPr>
          <w:spacing w:val="14"/>
          <w:w w:val="105"/>
        </w:rPr>
        <w:t xml:space="preserve"> </w:t>
      </w:r>
      <w:r>
        <w:rPr>
          <w:w w:val="105"/>
        </w:rPr>
        <w:t>dimension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direction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musical</w:t>
      </w:r>
      <w:r>
        <w:rPr>
          <w:spacing w:val="14"/>
          <w:w w:val="105"/>
        </w:rPr>
        <w:t xml:space="preserve"> </w:t>
      </w:r>
      <w:r>
        <w:rPr>
          <w:w w:val="105"/>
        </w:rPr>
        <w:t>qualities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excerpts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most</w:t>
      </w:r>
    </w:p>
    <w:p w14:paraId="78CF293C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331 </w:t>
      </w:r>
      <w:r>
        <w:rPr>
          <w:w w:val="105"/>
        </w:rPr>
        <w:t>associated with those qualities. The contributions shown here are only those that</w:t>
      </w:r>
    </w:p>
    <w:p w14:paraId="3E6DD7D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332 </w:t>
      </w:r>
      <w:r>
        <w:rPr>
          <w:w w:val="105"/>
        </w:rPr>
        <w:t>contribute significantly to the first two dimensions. There are some obvious groups of</w:t>
      </w:r>
    </w:p>
    <w:p w14:paraId="16FDFC18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333 </w:t>
      </w:r>
      <w:r>
        <w:rPr>
          <w:w w:val="105"/>
        </w:rPr>
        <w:t>variables, especially tempo and articulation in the first dimension, with fewer contributions</w:t>
      </w:r>
    </w:p>
    <w:p w14:paraId="28BCE5E8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334 </w:t>
      </w:r>
      <w:r>
        <w:rPr>
          <w:w w:val="105"/>
        </w:rPr>
        <w:t>from the dynamics group. The tempo variables, which are a continuum, load from high</w:t>
      </w:r>
    </w:p>
    <w:p w14:paraId="71CCD02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335 </w:t>
      </w:r>
      <w:r>
        <w:rPr>
          <w:w w:val="105"/>
        </w:rPr>
        <w:t>(</w:t>
      </w:r>
      <w:proofErr w:type="gramStart"/>
      <w:r>
        <w:rPr>
          <w:w w:val="105"/>
        </w:rPr>
        <w:t>tempo.F</w:t>
      </w:r>
      <w:proofErr w:type="gramEnd"/>
      <w:r>
        <w:rPr>
          <w:w w:val="105"/>
        </w:rPr>
        <w:t>6 and tempo.F7) in the positive direction to low (tempo.F2 and tempo.F1) in the</w:t>
      </w:r>
    </w:p>
    <w:p w14:paraId="595AE81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336 </w:t>
      </w:r>
      <w:r>
        <w:rPr>
          <w:w w:val="105"/>
        </w:rPr>
        <w:t xml:space="preserve">negative direction. Other contributions are one-off: major </w:t>
      </w:r>
      <w:r>
        <w:rPr>
          <w:spacing w:val="-4"/>
          <w:w w:val="105"/>
        </w:rPr>
        <w:t xml:space="preserve">harmony, </w:t>
      </w:r>
      <w:r>
        <w:rPr>
          <w:w w:val="105"/>
        </w:rPr>
        <w:t>triple meter,</w:t>
      </w:r>
      <w:r>
        <w:rPr>
          <w:spacing w:val="52"/>
          <w:w w:val="105"/>
        </w:rPr>
        <w:t xml:space="preserve"> </w:t>
      </w:r>
      <w:r>
        <w:rPr>
          <w:w w:val="105"/>
        </w:rPr>
        <w:t>classical</w:t>
      </w:r>
    </w:p>
    <w:p w14:paraId="0F87D9B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337 </w:t>
      </w:r>
      <w:r>
        <w:rPr>
          <w:w w:val="105"/>
        </w:rPr>
        <w:t>genre, undulating contour, and disjunct motion. The excerpts that load positively, and are</w:t>
      </w:r>
    </w:p>
    <w:p w14:paraId="69B6E20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338    </w:t>
      </w:r>
      <w:r>
        <w:rPr>
          <w:rFonts w:ascii="Arial"/>
          <w:spacing w:val="30"/>
          <w:w w:val="105"/>
          <w:sz w:val="12"/>
        </w:rPr>
        <w:t xml:space="preserve"> </w:t>
      </w:r>
      <w:r>
        <w:rPr>
          <w:w w:val="105"/>
        </w:rPr>
        <w:t>therefore</w:t>
      </w:r>
      <w:r>
        <w:rPr>
          <w:spacing w:val="12"/>
          <w:w w:val="105"/>
        </w:rPr>
        <w:t xml:space="preserve"> </w:t>
      </w:r>
      <w:r>
        <w:rPr>
          <w:w w:val="105"/>
        </w:rPr>
        <w:t>associated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qualities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load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positive</w:t>
      </w:r>
      <w:r>
        <w:rPr>
          <w:spacing w:val="12"/>
          <w:w w:val="105"/>
        </w:rPr>
        <w:t xml:space="preserve"> </w:t>
      </w:r>
      <w:r>
        <w:rPr>
          <w:w w:val="105"/>
        </w:rPr>
        <w:t>direction,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all</w:t>
      </w:r>
      <w:r>
        <w:rPr>
          <w:spacing w:val="12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group</w:t>
      </w:r>
    </w:p>
    <w:p w14:paraId="280AA72D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339    </w:t>
      </w:r>
      <w:r>
        <w:rPr>
          <w:rFonts w:ascii="Arial"/>
          <w:spacing w:val="15"/>
          <w:w w:val="105"/>
          <w:sz w:val="12"/>
        </w:rPr>
        <w:t xml:space="preserve"> </w:t>
      </w:r>
      <w:r>
        <w:rPr>
          <w:w w:val="105"/>
        </w:rPr>
        <w:t>2:</w:t>
      </w:r>
      <w:r>
        <w:rPr>
          <w:spacing w:val="38"/>
          <w:w w:val="105"/>
        </w:rPr>
        <w:t xml:space="preserve"> </w:t>
      </w:r>
      <w:r>
        <w:rPr>
          <w:w w:val="105"/>
        </w:rPr>
        <w:t>Excerpts</w:t>
      </w:r>
      <w:r>
        <w:rPr>
          <w:spacing w:val="13"/>
          <w:w w:val="105"/>
        </w:rPr>
        <w:t xml:space="preserve"> </w:t>
      </w:r>
      <w:r>
        <w:rPr>
          <w:w w:val="105"/>
        </w:rPr>
        <w:t>4,</w:t>
      </w:r>
      <w:r>
        <w:rPr>
          <w:spacing w:val="13"/>
          <w:w w:val="105"/>
        </w:rPr>
        <w:t xml:space="preserve"> </w:t>
      </w:r>
      <w:r>
        <w:rPr>
          <w:w w:val="105"/>
        </w:rPr>
        <w:t>13,</w:t>
      </w:r>
      <w:r>
        <w:rPr>
          <w:spacing w:val="13"/>
          <w:w w:val="105"/>
        </w:rPr>
        <w:t xml:space="preserve"> </w:t>
      </w:r>
      <w:r>
        <w:rPr>
          <w:w w:val="105"/>
        </w:rPr>
        <w:t>23,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26.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ones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load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negative</w:t>
      </w:r>
      <w:r>
        <w:rPr>
          <w:spacing w:val="13"/>
          <w:w w:val="105"/>
        </w:rPr>
        <w:t xml:space="preserve"> </w:t>
      </w:r>
      <w:r>
        <w:rPr>
          <w:w w:val="105"/>
        </w:rPr>
        <w:t>direction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mostly</w:t>
      </w:r>
    </w:p>
    <w:p w14:paraId="3BBC216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340 </w:t>
      </w:r>
      <w:r>
        <w:rPr>
          <w:w w:val="105"/>
        </w:rPr>
        <w:t>from group 4: Excerpts 7, 10, 24, and 27, with one from group 3, Excerpt 3.</w:t>
      </w:r>
    </w:p>
    <w:p w14:paraId="3B59F470" w14:textId="77777777" w:rsidR="00371D9F" w:rsidRDefault="00787276">
      <w:pPr>
        <w:pStyle w:val="BodyText"/>
        <w:tabs>
          <w:tab w:val="left" w:pos="1075"/>
        </w:tabs>
      </w:pPr>
      <w:r>
        <w:rPr>
          <w:rFonts w:ascii="Arial"/>
          <w:w w:val="105"/>
          <w:sz w:val="12"/>
        </w:rPr>
        <w:t>341</w:t>
      </w:r>
      <w:r>
        <w:rPr>
          <w:rFonts w:ascii="Arial"/>
          <w:w w:val="105"/>
          <w:sz w:val="12"/>
        </w:rPr>
        <w:tab/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second</w:t>
      </w:r>
      <w:r>
        <w:rPr>
          <w:spacing w:val="12"/>
          <w:w w:val="105"/>
        </w:rPr>
        <w:t xml:space="preserve"> </w:t>
      </w:r>
      <w:r>
        <w:rPr>
          <w:w w:val="105"/>
        </w:rPr>
        <w:t>dimension</w:t>
      </w:r>
      <w:r>
        <w:rPr>
          <w:spacing w:val="13"/>
          <w:w w:val="105"/>
        </w:rPr>
        <w:t xml:space="preserve"> </w:t>
      </w:r>
      <w:r>
        <w:rPr>
          <w:w w:val="105"/>
        </w:rPr>
        <w:t>seems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proofErr w:type="gramStart"/>
      <w:r>
        <w:rPr>
          <w:w w:val="105"/>
        </w:rPr>
        <w:t>dominated</w:t>
      </w:r>
      <w:proofErr w:type="gramEnd"/>
      <w:r>
        <w:rPr>
          <w:spacing w:val="12"/>
          <w:w w:val="105"/>
        </w:rPr>
        <w:t xml:space="preserve"> </w:t>
      </w:r>
      <w:r>
        <w:rPr>
          <w:spacing w:val="-4"/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few</w:t>
      </w:r>
      <w:r>
        <w:rPr>
          <w:spacing w:val="13"/>
          <w:w w:val="105"/>
        </w:rPr>
        <w:t xml:space="preserve"> </w:t>
      </w:r>
      <w:r>
        <w:rPr>
          <w:w w:val="105"/>
        </w:rPr>
        <w:t>groups:</w:t>
      </w:r>
      <w:r>
        <w:rPr>
          <w:spacing w:val="37"/>
          <w:w w:val="105"/>
        </w:rPr>
        <w:t xml:space="preserve"> </w:t>
      </w:r>
      <w:r>
        <w:rPr>
          <w:spacing w:val="-4"/>
          <w:w w:val="105"/>
        </w:rPr>
        <w:t>harmony,</w:t>
      </w:r>
      <w:r>
        <w:rPr>
          <w:spacing w:val="13"/>
          <w:w w:val="105"/>
        </w:rPr>
        <w:t xml:space="preserve"> </w:t>
      </w:r>
      <w:r>
        <w:rPr>
          <w:w w:val="105"/>
        </w:rPr>
        <w:t>meter,</w:t>
      </w:r>
      <w:r>
        <w:rPr>
          <w:spacing w:val="12"/>
          <w:w w:val="105"/>
        </w:rPr>
        <w:t xml:space="preserve"> </w:t>
      </w:r>
      <w:r>
        <w:rPr>
          <w:w w:val="105"/>
        </w:rPr>
        <w:t>genre,</w:t>
      </w:r>
    </w:p>
    <w:p w14:paraId="050330E0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342     </w:t>
      </w:r>
      <w:r>
        <w:rPr>
          <w:w w:val="105"/>
        </w:rPr>
        <w:t xml:space="preserve">dynamics.  The one-offs are slow tempo, ascending contour, and “no </w:t>
      </w:r>
      <w:r>
        <w:rPr>
          <w:spacing w:val="-6"/>
          <w:w w:val="105"/>
        </w:rPr>
        <w:t xml:space="preserve">melody.” 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excerpts</w:t>
      </w:r>
    </w:p>
    <w:p w14:paraId="6676C017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343    </w:t>
      </w:r>
      <w:r>
        <w:rPr>
          <w:rFonts w:ascii="Arial"/>
          <w:spacing w:val="18"/>
          <w:w w:val="105"/>
          <w:sz w:val="12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load</w:t>
      </w:r>
      <w:r>
        <w:rPr>
          <w:spacing w:val="12"/>
          <w:w w:val="105"/>
        </w:rPr>
        <w:t xml:space="preserve"> </w:t>
      </w:r>
      <w:r>
        <w:rPr>
          <w:w w:val="105"/>
        </w:rPr>
        <w:t>significantly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dimension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all</w:t>
      </w:r>
      <w:r>
        <w:rPr>
          <w:spacing w:val="12"/>
          <w:w w:val="105"/>
        </w:rPr>
        <w:t xml:space="preserve"> </w:t>
      </w:r>
      <w:r>
        <w:rPr>
          <w:w w:val="105"/>
        </w:rPr>
        <w:t>four</w:t>
      </w:r>
      <w:r>
        <w:rPr>
          <w:spacing w:val="12"/>
          <w:w w:val="105"/>
        </w:rPr>
        <w:t xml:space="preserve"> </w:t>
      </w:r>
      <w:r>
        <w:rPr>
          <w:w w:val="105"/>
        </w:rPr>
        <w:t>groups.</w:t>
      </w:r>
      <w:r>
        <w:rPr>
          <w:spacing w:val="37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positive</w:t>
      </w:r>
      <w:r>
        <w:rPr>
          <w:spacing w:val="11"/>
          <w:w w:val="105"/>
        </w:rPr>
        <w:t xml:space="preserve"> </w:t>
      </w:r>
      <w:r>
        <w:rPr>
          <w:w w:val="105"/>
        </w:rPr>
        <w:t>direction,</w:t>
      </w:r>
    </w:p>
    <w:p w14:paraId="74B40D77" w14:textId="77777777" w:rsidR="00371D9F" w:rsidRDefault="00787276">
      <w:pPr>
        <w:pStyle w:val="BodyText"/>
        <w:spacing w:before="203"/>
      </w:pPr>
      <w:r>
        <w:rPr>
          <w:rFonts w:ascii="Arial" w:hAnsi="Arial"/>
          <w:w w:val="105"/>
          <w:sz w:val="12"/>
        </w:rPr>
        <w:t xml:space="preserve">344 </w:t>
      </w:r>
      <w:r>
        <w:rPr>
          <w:w w:val="105"/>
        </w:rPr>
        <w:t>it’s Excerpts 7, 12, 15, and 27 from Group 4, and Excerpt 19 from Group 1. In the</w:t>
      </w:r>
    </w:p>
    <w:p w14:paraId="3A7589A3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345 </w:t>
      </w:r>
      <w:r>
        <w:rPr>
          <w:w w:val="105"/>
        </w:rPr>
        <w:t>negative direction it’s Excerpts 2, 3, 11, and 17. All are from group 3 except for Excerpt 2,</w:t>
      </w:r>
    </w:p>
    <w:p w14:paraId="4A2E1259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346 </w:t>
      </w:r>
      <w:r>
        <w:rPr>
          <w:w w:val="105"/>
        </w:rPr>
        <w:t xml:space="preserve">which is from Group 2. A full enumeration of contributions, loadings, and </w:t>
      </w:r>
      <w:proofErr w:type="spellStart"/>
      <w:r>
        <w:rPr>
          <w:w w:val="105"/>
        </w:rPr>
        <w:t>boostrap</w:t>
      </w:r>
      <w:proofErr w:type="spellEnd"/>
      <w:r>
        <w:rPr>
          <w:w w:val="105"/>
        </w:rPr>
        <w:t xml:space="preserve"> ratios</w:t>
      </w:r>
    </w:p>
    <w:p w14:paraId="6482BBE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347 </w:t>
      </w:r>
      <w:r>
        <w:rPr>
          <w:w w:val="105"/>
        </w:rPr>
        <w:t xml:space="preserve">is available at the </w:t>
      </w:r>
      <w:proofErr w:type="spellStart"/>
      <w:r>
        <w:rPr>
          <w:w w:val="105"/>
        </w:rPr>
        <w:t>github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url</w:t>
      </w:r>
      <w:proofErr w:type="spellEnd"/>
      <w:r>
        <w:rPr>
          <w:w w:val="105"/>
        </w:rPr>
        <w:t xml:space="preserve"> in the author note.</w:t>
      </w:r>
    </w:p>
    <w:p w14:paraId="066F18B0" w14:textId="77777777" w:rsidR="00371D9F" w:rsidRDefault="00371D9F">
      <w:pPr>
        <w:pStyle w:val="BodyText"/>
        <w:spacing w:before="10"/>
        <w:ind w:left="0"/>
        <w:rPr>
          <w:sz w:val="29"/>
        </w:rPr>
      </w:pPr>
    </w:p>
    <w:p w14:paraId="6F12B8E7" w14:textId="77777777" w:rsidR="00371D9F" w:rsidRDefault="00787276">
      <w:pPr>
        <w:pStyle w:val="BodyText"/>
        <w:tabs>
          <w:tab w:val="left" w:pos="1075"/>
          <w:tab w:val="left" w:pos="2617"/>
        </w:tabs>
        <w:spacing w:before="148"/>
      </w:pPr>
      <w:r>
        <w:rPr>
          <w:rFonts w:ascii="Arial"/>
          <w:w w:val="105"/>
          <w:sz w:val="12"/>
        </w:rPr>
        <w:t>348</w:t>
      </w:r>
      <w:r>
        <w:rPr>
          <w:rFonts w:ascii="Arial"/>
          <w:w w:val="105"/>
          <w:sz w:val="12"/>
        </w:rPr>
        <w:tab/>
      </w:r>
      <w:r>
        <w:rPr>
          <w:b/>
          <w:w w:val="105"/>
        </w:rPr>
        <w:t>Discussion.</w:t>
      </w:r>
      <w:r>
        <w:rPr>
          <w:b/>
          <w:w w:val="105"/>
        </w:rPr>
        <w:tab/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graph</w:t>
      </w:r>
      <w:r>
        <w:rPr>
          <w:spacing w:val="15"/>
          <w:w w:val="105"/>
        </w:rPr>
        <w:t xml:space="preserve"> </w:t>
      </w:r>
      <w:r>
        <w:rPr>
          <w:w w:val="105"/>
        </w:rPr>
        <w:t>depicted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Figure</w:t>
      </w:r>
      <w:r>
        <w:rPr>
          <w:spacing w:val="16"/>
          <w:w w:val="105"/>
        </w:rPr>
        <w:t xml:space="preserve"> </w:t>
      </w:r>
      <w:hyperlink w:anchor="_bookmark5" w:history="1">
        <w:r>
          <w:rPr>
            <w:w w:val="105"/>
          </w:rPr>
          <w:t>5</w:t>
        </w:r>
        <w:r>
          <w:rPr>
            <w:spacing w:val="15"/>
            <w:w w:val="105"/>
          </w:rPr>
          <w:t xml:space="preserve"> </w:t>
        </w:r>
      </w:hyperlink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biplot</w:t>
      </w:r>
      <w:r>
        <w:rPr>
          <w:spacing w:val="15"/>
          <w:w w:val="105"/>
        </w:rPr>
        <w:t xml:space="preserve"> </w:t>
      </w:r>
      <w:r>
        <w:rPr>
          <w:w w:val="105"/>
        </w:rPr>
        <w:t>depicting</w:t>
      </w:r>
      <w:r>
        <w:rPr>
          <w:spacing w:val="15"/>
          <w:w w:val="105"/>
        </w:rPr>
        <w:t xml:space="preserve"> </w:t>
      </w:r>
      <w:r>
        <w:rPr>
          <w:spacing w:val="-3"/>
          <w:w w:val="105"/>
        </w:rPr>
        <w:t>how</w:t>
      </w:r>
      <w:r>
        <w:rPr>
          <w:spacing w:val="14"/>
          <w:w w:val="105"/>
        </w:rPr>
        <w:t xml:space="preserve"> </w:t>
      </w:r>
      <w:r>
        <w:rPr>
          <w:w w:val="105"/>
        </w:rPr>
        <w:t>excerpts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</w:p>
    <w:p w14:paraId="3C4C732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349 </w:t>
      </w:r>
      <w:r>
        <w:rPr>
          <w:w w:val="105"/>
        </w:rPr>
        <w:t>variables plot in the same space. This biplot is possible because of the nature of</w:t>
      </w:r>
    </w:p>
    <w:p w14:paraId="5BE95A2E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350 </w:t>
      </w:r>
      <w:r>
        <w:rPr>
          <w:w w:val="105"/>
        </w:rPr>
        <w:t>correspondence analysis. Because the rows and columns of the contingency table X by</w:t>
      </w:r>
    </w:p>
    <w:p w14:paraId="22358276" w14:textId="77777777" w:rsidR="00371D9F" w:rsidRDefault="000A52AF">
      <w:pPr>
        <w:pStyle w:val="BodyText"/>
      </w:pPr>
      <w:r>
        <w:pict w14:anchorId="63D95AC1">
          <v:shape id="_x0000_s3856" type="#_x0000_t202" alt="" style="position:absolute;left:0;text-align:left;margin-left:124pt;margin-top:9.35pt;width:6.55pt;height:55.4pt;z-index:-2518056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B670F54" w14:textId="77777777" w:rsidR="00787276" w:rsidRDefault="00787276">
                  <w:pPr>
                    <w:spacing w:before="425"/>
                    <w:rPr>
                      <w:rFonts w:ascii="Arial Unicode MS" w:hAnsi="Arial Unicode MS"/>
                      <w:sz w:val="16"/>
                    </w:rPr>
                  </w:pPr>
                  <w:r>
                    <w:rPr>
                      <w:rFonts w:ascii="Arial Unicode MS" w:hAnsi="Arial Unicode MS"/>
                      <w:w w:val="148"/>
                      <w:sz w:val="16"/>
                    </w:rPr>
                    <w:t>⊤</w:t>
                  </w:r>
                </w:p>
              </w:txbxContent>
            </v:textbox>
            <w10:wrap anchorx="page"/>
          </v:shape>
        </w:pict>
      </w:r>
      <w:r w:rsidR="00787276">
        <w:rPr>
          <w:rFonts w:ascii="Arial"/>
          <w:w w:val="105"/>
          <w:sz w:val="12"/>
        </w:rPr>
        <w:t xml:space="preserve">351 </w:t>
      </w:r>
      <w:r w:rsidR="00787276">
        <w:rPr>
          <w:w w:val="105"/>
        </w:rPr>
        <w:t xml:space="preserve">definition have the same variance, the eigenvalues extracted from any matrix </w:t>
      </w:r>
      <w:r w:rsidR="00787276">
        <w:rPr>
          <w:i/>
          <w:w w:val="105"/>
        </w:rPr>
        <w:t xml:space="preserve">X </w:t>
      </w:r>
      <w:r w:rsidR="00787276">
        <w:rPr>
          <w:w w:val="105"/>
        </w:rPr>
        <w:t>are the</w:t>
      </w:r>
    </w:p>
    <w:p w14:paraId="79DAA3F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352 </w:t>
      </w:r>
      <w:r>
        <w:rPr>
          <w:w w:val="105"/>
        </w:rPr>
        <w:t xml:space="preserve">same as </w:t>
      </w:r>
      <w:proofErr w:type="gramStart"/>
      <w:r>
        <w:rPr>
          <w:i/>
          <w:w w:val="105"/>
        </w:rPr>
        <w:t xml:space="preserve">X </w:t>
      </w:r>
      <w:r>
        <w:rPr>
          <w:w w:val="105"/>
        </w:rPr>
        <w:t>.</w:t>
      </w:r>
      <w:proofErr w:type="gramEnd"/>
      <w:r>
        <w:rPr>
          <w:w w:val="105"/>
        </w:rPr>
        <w:t xml:space="preserve"> </w:t>
      </w:r>
      <w:proofErr w:type="gramStart"/>
      <w:r>
        <w:rPr>
          <w:w w:val="105"/>
        </w:rPr>
        <w:t>Thus</w:t>
      </w:r>
      <w:proofErr w:type="gramEnd"/>
      <w:r>
        <w:rPr>
          <w:w w:val="105"/>
        </w:rPr>
        <w:t xml:space="preserve"> the axes on which the factor scores are plotted are the same for both the</w:t>
      </w:r>
    </w:p>
    <w:p w14:paraId="53D1E073" w14:textId="77777777" w:rsidR="00371D9F" w:rsidRDefault="00787276">
      <w:pPr>
        <w:pStyle w:val="BodyText"/>
        <w:spacing w:before="203"/>
      </w:pPr>
      <w:r>
        <w:rPr>
          <w:rFonts w:ascii="Arial"/>
          <w:w w:val="110"/>
          <w:sz w:val="12"/>
        </w:rPr>
        <w:t xml:space="preserve">353 </w:t>
      </w:r>
      <w:r>
        <w:rPr>
          <w:w w:val="110"/>
        </w:rPr>
        <w:t>rows and the columns. However, interpretation requires some discernment. The distance</w:t>
      </w:r>
    </w:p>
    <w:p w14:paraId="359C76D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354 </w:t>
      </w:r>
      <w:r>
        <w:rPr>
          <w:w w:val="105"/>
        </w:rPr>
        <w:t>between the excerpts can be interpreted directly as similarity, and the distance between the</w:t>
      </w:r>
    </w:p>
    <w:p w14:paraId="4E86FE00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2BCB2A2E" w14:textId="77777777" w:rsidR="00371D9F" w:rsidRDefault="00371D9F">
      <w:pPr>
        <w:pStyle w:val="BodyText"/>
        <w:spacing w:before="0"/>
        <w:ind w:left="0"/>
        <w:rPr>
          <w:sz w:val="11"/>
        </w:rPr>
      </w:pPr>
    </w:p>
    <w:p w14:paraId="2C1DFAEF" w14:textId="77777777" w:rsidR="00371D9F" w:rsidRDefault="00371D9F">
      <w:pPr>
        <w:rPr>
          <w:sz w:val="11"/>
        </w:r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15305C99" w14:textId="77777777" w:rsidR="00371D9F" w:rsidRDefault="00371D9F">
      <w:pPr>
        <w:pStyle w:val="BodyText"/>
        <w:spacing w:before="0"/>
        <w:ind w:left="0"/>
        <w:rPr>
          <w:sz w:val="12"/>
        </w:rPr>
      </w:pPr>
    </w:p>
    <w:p w14:paraId="7B5D0EC7" w14:textId="77777777" w:rsidR="00371D9F" w:rsidRDefault="00371D9F">
      <w:pPr>
        <w:pStyle w:val="BodyText"/>
        <w:spacing w:before="0"/>
        <w:ind w:left="0"/>
        <w:rPr>
          <w:sz w:val="12"/>
        </w:rPr>
      </w:pPr>
    </w:p>
    <w:p w14:paraId="3C0CE726" w14:textId="77777777" w:rsidR="00371D9F" w:rsidRDefault="00371D9F">
      <w:pPr>
        <w:pStyle w:val="BodyText"/>
        <w:spacing w:before="6"/>
        <w:ind w:left="0"/>
        <w:rPr>
          <w:sz w:val="11"/>
        </w:rPr>
      </w:pPr>
    </w:p>
    <w:p w14:paraId="560C6436" w14:textId="77777777" w:rsidR="00371D9F" w:rsidRDefault="00787276">
      <w:pPr>
        <w:ind w:right="38"/>
        <w:jc w:val="right"/>
        <w:rPr>
          <w:rFonts w:ascii="Helvetica"/>
          <w:sz w:val="11"/>
        </w:rPr>
      </w:pPr>
      <w:bookmarkStart w:id="178" w:name="_bookmark3"/>
      <w:bookmarkEnd w:id="178"/>
      <w:r>
        <w:rPr>
          <w:rFonts w:ascii="Helvetica"/>
          <w:color w:val="4D4D4D"/>
          <w:spacing w:val="-1"/>
          <w:w w:val="105"/>
          <w:sz w:val="11"/>
        </w:rPr>
        <w:t>0.15</w:t>
      </w:r>
    </w:p>
    <w:p w14:paraId="346D496E" w14:textId="77777777" w:rsidR="00371D9F" w:rsidRDefault="00371D9F">
      <w:pPr>
        <w:pStyle w:val="BodyText"/>
        <w:spacing w:before="0"/>
        <w:ind w:left="0"/>
        <w:rPr>
          <w:rFonts w:ascii="Helvetica"/>
          <w:sz w:val="17"/>
        </w:rPr>
      </w:pPr>
    </w:p>
    <w:p w14:paraId="5FA6C452" w14:textId="77777777" w:rsidR="00371D9F" w:rsidRDefault="000A52AF">
      <w:pPr>
        <w:ind w:right="38"/>
        <w:jc w:val="right"/>
        <w:rPr>
          <w:rFonts w:ascii="Helvetica"/>
          <w:sz w:val="11"/>
        </w:rPr>
      </w:pPr>
      <w:r>
        <w:pict w14:anchorId="2D910A83">
          <v:shape id="_x0000_s3855" type="#_x0000_t202" alt="" style="position:absolute;left:0;text-align:left;margin-left:73.2pt;margin-top:7.5pt;width:10pt;height:44.1pt;z-index:25152819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A316F8A" w14:textId="77777777" w:rsidR="00787276" w:rsidRDefault="00787276">
                  <w:pPr>
                    <w:spacing w:before="16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sz w:val="14"/>
                    </w:rPr>
                    <w:t>Contributions</w:t>
                  </w:r>
                </w:p>
              </w:txbxContent>
            </v:textbox>
            <w10:wrap anchorx="page"/>
          </v:shape>
        </w:pict>
      </w:r>
      <w:r>
        <w:pict w14:anchorId="54FB4681">
          <v:shape id="_x0000_s3854" type="#_x0000_t202" alt="" style="position:absolute;left:0;text-align:left;margin-left:110.95pt;margin-top:7.7pt;width:8.55pt;height:26.9pt;z-index:25153024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1D12CC2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50A45C"/>
                      <w:w w:val="105"/>
                      <w:sz w:val="11"/>
                    </w:rPr>
                    <w:t>Excerpt.3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spacing w:val="-1"/>
          <w:w w:val="105"/>
          <w:sz w:val="11"/>
        </w:rPr>
        <w:t>0.10</w:t>
      </w:r>
    </w:p>
    <w:p w14:paraId="1BC662F2" w14:textId="77777777" w:rsidR="00371D9F" w:rsidRDefault="00371D9F">
      <w:pPr>
        <w:pStyle w:val="BodyText"/>
        <w:spacing w:before="1"/>
        <w:ind w:left="0"/>
        <w:rPr>
          <w:rFonts w:ascii="Helvetica"/>
          <w:sz w:val="17"/>
        </w:rPr>
      </w:pPr>
    </w:p>
    <w:p w14:paraId="24CE99A2" w14:textId="77777777" w:rsidR="00371D9F" w:rsidRDefault="00787276">
      <w:pPr>
        <w:ind w:right="38"/>
        <w:jc w:val="right"/>
        <w:rPr>
          <w:rFonts w:ascii="Helvetica"/>
          <w:sz w:val="11"/>
        </w:rPr>
      </w:pPr>
      <w:r>
        <w:rPr>
          <w:rFonts w:ascii="Helvetica"/>
          <w:color w:val="4D4D4D"/>
          <w:spacing w:val="-1"/>
          <w:w w:val="105"/>
          <w:sz w:val="11"/>
        </w:rPr>
        <w:t>0.05</w:t>
      </w:r>
    </w:p>
    <w:p w14:paraId="24E8ACC7" w14:textId="77777777" w:rsidR="00371D9F" w:rsidRDefault="00371D9F">
      <w:pPr>
        <w:pStyle w:val="BodyText"/>
        <w:spacing w:before="0"/>
        <w:ind w:left="0"/>
        <w:rPr>
          <w:rFonts w:ascii="Helvetica"/>
          <w:sz w:val="17"/>
        </w:rPr>
      </w:pPr>
    </w:p>
    <w:p w14:paraId="0D39085E" w14:textId="77777777" w:rsidR="00371D9F" w:rsidRDefault="00787276">
      <w:pPr>
        <w:ind w:right="38"/>
        <w:jc w:val="right"/>
        <w:rPr>
          <w:rFonts w:ascii="Helvetica"/>
          <w:sz w:val="11"/>
        </w:rPr>
      </w:pPr>
      <w:r>
        <w:rPr>
          <w:rFonts w:ascii="Helvetica"/>
          <w:color w:val="4D4D4D"/>
          <w:spacing w:val="-1"/>
          <w:w w:val="105"/>
          <w:sz w:val="11"/>
        </w:rPr>
        <w:t>0.00</w:t>
      </w:r>
    </w:p>
    <w:p w14:paraId="6002A8DB" w14:textId="77777777" w:rsidR="00371D9F" w:rsidRDefault="00787276">
      <w:pPr>
        <w:spacing w:before="93"/>
        <w:ind w:left="809"/>
        <w:rPr>
          <w:rFonts w:ascii="Helvetica"/>
          <w:i/>
          <w:sz w:val="23"/>
        </w:rPr>
      </w:pPr>
      <w:r>
        <w:br w:type="column"/>
      </w:r>
      <w:r>
        <w:rPr>
          <w:rFonts w:ascii="Helvetica"/>
          <w:i/>
          <w:sz w:val="23"/>
        </w:rPr>
        <w:t>Contributions</w:t>
      </w:r>
    </w:p>
    <w:p w14:paraId="6114C7ED" w14:textId="77777777" w:rsidR="00371D9F" w:rsidRDefault="000A52AF">
      <w:pPr>
        <w:spacing w:before="92"/>
        <w:ind w:left="1807"/>
        <w:rPr>
          <w:rFonts w:ascii="Helvetica"/>
          <w:sz w:val="11"/>
        </w:rPr>
      </w:pPr>
      <w:r>
        <w:pict w14:anchorId="2C2CFA08">
          <v:group id="_x0000_s3827" alt="" style="position:absolute;left:0;text-align:left;margin-left:100.3pt;margin-top:3.3pt;width:202.2pt;height:89.9pt;z-index:251523072;mso-position-horizontal-relative:page" coordorigin="2006,66" coordsize="4044,1798">
            <v:shape id="_x0000_s3828" alt="" style="position:absolute;left:2041;top:860;width:4008;height:471" coordorigin="2041,860" coordsize="4008,471" o:spt="100" adj="0,,0" path="m5548,860r501,m4677,860r479,m4241,860r44,m2934,860r915,m2041,860r501,m2499,1331r479,m2041,1331r66,e" filled="f" strokecolor="red" strokeweight=".24536mm">
              <v:stroke dashstyle="dash" joinstyle="round"/>
              <v:formulas/>
              <v:path arrowok="t" o:connecttype="segments"/>
            </v:shape>
            <v:rect id="_x0000_s3829" alt="" style="position:absolute;left:2106;top:1095;width:393;height:382" fillcolor="#bae1c0" stroked="f"/>
            <v:rect id="_x0000_s3830" alt="" style="position:absolute;left:2106;top:1095;width:393;height:382" filled="f" strokecolor="#50a45c" strokeweight=".24536mm"/>
            <v:rect id="_x0000_s3831" alt="" style="position:absolute;left:2542;top:375;width:393;height:721" fillcolor="#ff9595" stroked="f"/>
            <v:rect id="_x0000_s3832" alt="" style="position:absolute;left:2542;top:375;width:393;height:721" filled="f" strokecolor="red" strokeweight=".24536mm"/>
            <v:line id="_x0000_s3833" alt="" style="position:absolute" from="3370,1331" to="3413,1331" strokecolor="red" strokeweight=".24536mm">
              <v:stroke dashstyle="dash"/>
            </v:line>
            <v:rect id="_x0000_s3834" alt="" style="position:absolute;left:2977;top:1095;width:393;height:282" fillcolor="#ffd98a" stroked="f"/>
            <v:rect id="_x0000_s3835" alt="" style="position:absolute;left:2977;top:1095;width:393;height:282" filled="f" strokecolor="#f69100" strokeweight=".24536mm"/>
            <v:line id="_x0000_s3836" alt="" style="position:absolute" from="3805,1331" to="4720,1331" strokecolor="red" strokeweight=".24536mm">
              <v:stroke dashstyle="dash"/>
            </v:line>
            <v:rect id="_x0000_s3837" alt="" style="position:absolute;left:3413;top:1095;width:393;height:353" fillcolor="#ffd98a" stroked="f"/>
            <v:rect id="_x0000_s3838" alt="" style="position:absolute;left:3413;top:1095;width:393;height:353" filled="f" strokecolor="#f69100" strokeweight=".24536mm"/>
            <v:rect id="_x0000_s3839" alt="" style="position:absolute;left:3848;top:720;width:393;height:375" fillcolor="#ff9595" stroked="f"/>
            <v:rect id="_x0000_s3840" alt="" style="position:absolute;left:3848;top:720;width:393;height:375" filled="f" strokecolor="red" strokeweight=".24536mm"/>
            <v:rect id="_x0000_s3841" alt="" style="position:absolute;left:4284;top:414;width:393;height:682" fillcolor="#ff9595" stroked="f"/>
            <v:rect id="_x0000_s3842" alt="" style="position:absolute;left:4284;top:414;width:393;height:682" filled="f" strokecolor="red" strokeweight=".24536mm"/>
            <v:line id="_x0000_s3843" alt="" style="position:absolute" from="5112,1331" to="5591,1331" strokecolor="red" strokeweight=".24536mm">
              <v:stroke dashstyle="dash"/>
            </v:line>
            <v:rect id="_x0000_s3844" alt="" style="position:absolute;left:4720;top:1095;width:393;height:572" fillcolor="#ffd98a" stroked="f"/>
            <v:rect id="_x0000_s3845" alt="" style="position:absolute;left:4720;top:1095;width:393;height:572" filled="f" strokecolor="#f69100" strokeweight=".24536mm"/>
            <v:rect id="_x0000_s3846" alt="" style="position:absolute;left:5155;top:306;width:393;height:790" fillcolor="#ff9595" stroked="f"/>
            <v:rect id="_x0000_s3847" alt="" style="position:absolute;left:5155;top:306;width:393;height:790" filled="f" strokecolor="red" strokeweight=".24536mm"/>
            <v:line id="_x0000_s3848" alt="" style="position:absolute" from="5984,1331" to="6049,1331" strokecolor="red" strokeweight=".24536mm">
              <v:stroke dashstyle="dash"/>
            </v:line>
            <v:rect id="_x0000_s3849" alt="" style="position:absolute;left:5591;top:1095;width:393;height:354" fillcolor="#ffd98a" stroked="f"/>
            <v:rect id="_x0000_s3850" alt="" style="position:absolute;left:5591;top:1095;width:393;height:354" filled="f" strokecolor="#f69100" strokeweight=".24536mm"/>
            <v:line id="_x0000_s3851" alt="" style="position:absolute" from="2041,1096" to="6049,1096" strokeweight=".24536mm"/>
            <v:line id="_x0000_s3852" alt="" style="position:absolute" from="2041,1864" to="2041,66" strokeweight=".24536mm"/>
            <v:shape id="_x0000_s3853" alt="" style="position:absolute;left:870;top:8165;width:55;height:2534" coordorigin="870,8165" coordsize="55,2534" o:spt="100" adj="0,,0" path="m2006,1754r35,m2006,1425r35,m2006,1096r35,m2006,766r35,m2006,437r35,m2006,107r35,e" filled="f" strokecolor="#333" strokeweight=".24536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5ED07A47">
          <v:group id="_x0000_s3786" alt="" style="position:absolute;left:0;text-align:left;margin-left:334.3pt;margin-top:3.3pt;width:202.2pt;height:89.9pt;z-index:251524096;mso-position-horizontal-relative:page" coordorigin="6686,66" coordsize="4044,1798">
            <v:shape id="_x0000_s3787" alt="" style="position:absolute;left:6721;top:1020;width:4008;height:2" coordorigin="6721,1021" coordsize="4008,0" o:spt="100" adj="0,,0" path="m10444,1021r285,m10197,1021r25,m9702,1021r272,m9207,1021r273,m8960,1021r25,m8218,1021r519,m7723,1021r272,m7228,1021r272,m6981,1021r25,m6721,1021r37,e" filled="f" strokecolor="red" strokeweight=".24536mm">
              <v:stroke dashstyle="dash" joinstyle="round"/>
              <v:formulas/>
              <v:path arrowok="t" o:connecttype="segments"/>
            </v:shape>
            <v:shape id="_x0000_s3788" type="#_x0000_t75" alt="" style="position:absolute;left:6751;top:825;width:484;height:311">
              <v:imagedata r:id="rId17" o:title=""/>
            </v:shape>
            <v:shape id="_x0000_s3789" alt="" style="position:absolute;left:6721;top:1237;width:1027;height:2" coordorigin="6721,1237" coordsize="1027,0" o:spt="100" adj="0,,0" path="m7476,1237r272,m6721,1237r532,e" filled="f" strokecolor="red" strokeweight=".24536mm">
              <v:stroke dashstyle="dash" joinstyle="round"/>
              <v:formulas/>
              <v:path arrowok="t" o:connecttype="segments"/>
            </v:shape>
            <v:rect id="_x0000_s3790" alt="" style="position:absolute;left:7253;top:1129;width:223;height:425" fillcolor="#f7e29c" stroked="f"/>
            <v:rect id="_x0000_s3791" alt="" style="position:absolute;left:7253;top:1129;width:223;height:425" filled="f" strokecolor="#dfa818" strokeweight=".24536mm"/>
            <v:rect id="_x0000_s3792" alt="" style="position:absolute;left:7500;top:311;width:223;height:818" fillcolor="#f7e29c" stroked="f"/>
            <v:rect id="_x0000_s3793" alt="" style="position:absolute;left:7500;top:311;width:223;height:818" filled="f" strokecolor="#dfa818" strokeweight=".24536mm"/>
            <v:line id="_x0000_s3794" alt="" style="position:absolute" from="7971,1237" to="8243,1237" strokecolor="red" strokeweight=".24536mm">
              <v:stroke dashstyle="dash"/>
            </v:line>
            <v:rect id="_x0000_s3795" alt="" style="position:absolute;left:7747;top:1129;width:223;height:545" fillcolor="#f7e29c" stroked="f"/>
            <v:rect id="_x0000_s3796" alt="" style="position:absolute;left:7747;top:1129;width:223;height:545" filled="f" strokecolor="#dfa818" strokeweight=".24536mm"/>
            <v:rect id="_x0000_s3797" alt="" style="position:absolute;left:7995;top:664;width:223;height:465" fillcolor="#f7e29c" stroked="f"/>
            <v:rect id="_x0000_s3798" alt="" style="position:absolute;left:7995;top:664;width:223;height:465" filled="f" strokecolor="#dfa818" strokeweight=".24536mm"/>
            <v:line id="_x0000_s3799" alt="" style="position:absolute" from="8465,1237" to="8490,1237" strokecolor="red" strokeweight=".24536mm">
              <v:stroke dashstyle="dash"/>
            </v:line>
            <v:rect id="_x0000_s3800" alt="" style="position:absolute;left:8242;top:1129;width:223;height:272" fillcolor="#f7e29c" stroked="f"/>
            <v:rect id="_x0000_s3801" alt="" style="position:absolute;left:8242;top:1129;width:223;height:272" filled="f" strokecolor="#dfa818" strokeweight=".24536mm"/>
            <v:line id="_x0000_s3802" alt="" style="position:absolute" from="8713,1237" to="9232,1237" strokecolor="red" strokeweight=".24536mm">
              <v:stroke dashstyle="dash"/>
            </v:line>
            <v:rect id="_x0000_s3803" alt="" style="position:absolute;left:8490;top:1129;width:223;height:162" fillcolor="#fcf080" stroked="f"/>
            <v:rect id="_x0000_s3804" alt="" style="position:absolute;left:8490;top:1129;width:223;height:162" filled="f" strokecolor="#e1c408" strokeweight=".24536mm"/>
            <v:rect id="_x0000_s3805" alt="" style="position:absolute;left:8737;top:966;width:223;height:163" fillcolor="#dfeedb" stroked="f"/>
            <v:rect id="_x0000_s3806" alt="" style="position:absolute;left:8737;top:966;width:223;height:163" filled="f" strokecolor="#84bb78" strokeweight=".24536mm"/>
            <v:rect id="_x0000_s3807" alt="" style="position:absolute;left:8984;top:903;width:223;height:226" fillcolor="#bfe5ee" stroked="f"/>
            <v:rect id="_x0000_s3808" alt="" style="position:absolute;left:8984;top:903;width:223;height:226" filled="f" strokecolor="#46acc8" strokeweight=".24536mm"/>
            <v:line id="_x0000_s3809" alt="" style="position:absolute" from="9455,1237" to="9727,1237" strokecolor="red" strokeweight=".24536mm">
              <v:stroke dashstyle="dash"/>
            </v:line>
            <v:rect id="_x0000_s3810" alt="" style="position:absolute;left:9232;top:1129;width:223;height:202" fillcolor="#bfe5ee" stroked="f"/>
            <v:rect id="_x0000_s3811" alt="" style="position:absolute;left:9232;top:1129;width:223;height:202" filled="f" strokecolor="#46acc8" strokeweight=".24536mm"/>
            <v:line id="_x0000_s3812" alt="" style="position:absolute" from="9480,1065" to="9702,1065" strokecolor="#d9e0d4" strokeweight="2.25181mm"/>
            <v:rect id="_x0000_s3813" alt="" style="position:absolute;left:9479;top:1001;width:223;height:128" filled="f" strokecolor="#859c78" strokeweight=".24536mm"/>
            <v:line id="_x0000_s3814" alt="" style="position:absolute" from="9950,1237" to="10469,1237" strokecolor="red" strokeweight=".24536mm">
              <v:stroke dashstyle="dash"/>
            </v:line>
            <v:rect id="_x0000_s3815" alt="" style="position:absolute;left:9726;top:1129;width:223;height:185" fillcolor="#efd79e" stroked="f"/>
            <v:rect id="_x0000_s3816" alt="" style="position:absolute;left:9726;top:1129;width:223;height:185" filled="f" strokecolor="#c58d28" strokeweight=".24536mm"/>
            <v:rect id="_x0000_s3817" alt="" style="position:absolute;left:9974;top:985;width:223;height:144" fillcolor="#f6a378" stroked="f"/>
            <v:rect id="_x0000_s3818" alt="" style="position:absolute;left:9974;top:985;width:223;height:144" filled="f" strokecolor="#c73e13" strokeweight=".24536mm"/>
            <v:rect id="_x0000_s3819" alt="" style="position:absolute;left:10221;top:658;width:223;height:471" fillcolor="#f6a378" stroked="f"/>
            <v:rect id="_x0000_s3820" alt="" style="position:absolute;left:10221;top:658;width:223;height:471" filled="f" strokecolor="#c73e13" strokeweight=".24536mm"/>
            <v:line id="_x0000_s3821" alt="" style="position:absolute" from="10692,1237" to="10729,1237" strokecolor="red" strokeweight=".24536mm">
              <v:stroke dashstyle="dash"/>
            </v:line>
            <v:rect id="_x0000_s3822" alt="" style="position:absolute;left:10469;top:1129;width:223;height:427" fillcolor="#f6a378" stroked="f"/>
            <v:rect id="_x0000_s3823" alt="" style="position:absolute;left:10469;top:1129;width:223;height:427" filled="f" strokecolor="#c73e13" strokeweight=".24536mm"/>
            <v:line id="_x0000_s3824" alt="" style="position:absolute" from="6721,1129" to="10729,1129" strokeweight=".24536mm"/>
            <v:line id="_x0000_s3825" alt="" style="position:absolute" from="6721,1864" to="6721,66" strokeweight=".24536mm"/>
            <v:shape id="_x0000_s3826" alt="" style="position:absolute;left:8070;top:8237;width:55;height:2499" coordorigin="8070,8237" coordsize="55,2499" o:spt="100" adj="0,,0" path="m6686,1779r35,m6686,1454r35,m6686,1129r35,m6686,804r35,m6686,479r35,m6686,155r35,e" filled="f" strokecolor="#333" strokeweight=".24536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529523E2">
          <v:shape id="_x0000_s3785" type="#_x0000_t202" alt="" style="position:absolute;left:0;text-align:left;margin-left:487.7pt;margin-top:11.45pt;width:8.55pt;height:42pt;z-index:25157222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04CE606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C58D28"/>
                      <w:w w:val="105"/>
                      <w:sz w:val="11"/>
                    </w:rPr>
                    <w:t>motion.Disjunct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1"/>
        </w:rPr>
        <w:t>0.15</w:t>
      </w:r>
    </w:p>
    <w:p w14:paraId="7546BE4A" w14:textId="77777777" w:rsidR="00371D9F" w:rsidRDefault="00371D9F">
      <w:pPr>
        <w:pStyle w:val="BodyText"/>
        <w:spacing w:before="8"/>
        <w:ind w:left="0"/>
        <w:rPr>
          <w:rFonts w:ascii="Helvetica"/>
          <w:sz w:val="16"/>
        </w:rPr>
      </w:pPr>
    </w:p>
    <w:p w14:paraId="35FF0C01" w14:textId="77777777" w:rsidR="00371D9F" w:rsidRDefault="000A52AF">
      <w:pPr>
        <w:ind w:left="1807"/>
        <w:rPr>
          <w:rFonts w:ascii="Helvetica"/>
          <w:sz w:val="11"/>
        </w:rPr>
      </w:pPr>
      <w:r>
        <w:pict w14:anchorId="39C2C6DF">
          <v:shape id="_x0000_s3784" type="#_x0000_t202" alt="" style="position:absolute;left:0;text-align:left;margin-left:241.6pt;margin-top:2pt;width:8.55pt;height:30.15pt;z-index:25154252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24B4F11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69100"/>
                      <w:w w:val="105"/>
                      <w:sz w:val="11"/>
                    </w:rPr>
                    <w:t>Excerpt.24</w:t>
                  </w:r>
                </w:p>
              </w:txbxContent>
            </v:textbox>
            <w10:wrap anchorx="page"/>
          </v:shape>
        </w:pict>
      </w:r>
      <w:r>
        <w:pict w14:anchorId="121F6220">
          <v:shape id="_x0000_s3783" type="#_x0000_t202" alt="" style="position:absolute;left:0;text-align:left;margin-left:285.2pt;margin-top:2pt;width:8.55pt;height:30.15pt;z-index:25154662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BD6B2D3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69100"/>
                      <w:w w:val="105"/>
                      <w:sz w:val="11"/>
                    </w:rPr>
                    <w:t>Excerpt.27</w:t>
                  </w:r>
                </w:p>
              </w:txbxContent>
            </v:textbox>
            <w10:wrap anchorx="page"/>
          </v:shape>
        </w:pict>
      </w:r>
      <w:r>
        <w:pict w14:anchorId="5133EF76">
          <v:shape id="_x0000_s3782" type="#_x0000_t202" alt="" style="position:absolute;left:0;text-align:left;margin-left:307.25pt;margin-top:5.35pt;width:10pt;height:44.1pt;z-index:25154867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9E8C8F0" w14:textId="77777777" w:rsidR="00787276" w:rsidRDefault="00787276">
                  <w:pPr>
                    <w:spacing w:before="16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sz w:val="14"/>
                    </w:rPr>
                    <w:t>Contributions</w:t>
                  </w:r>
                </w:p>
              </w:txbxContent>
            </v:textbox>
            <w10:wrap anchorx="page"/>
          </v:shape>
        </w:pict>
      </w:r>
      <w:r>
        <w:pict w14:anchorId="396086E9">
          <v:shape id="_x0000_s3781" type="#_x0000_t202" alt="" style="position:absolute;left:0;text-align:left;margin-left:364.05pt;margin-top:7.7pt;width:8.55pt;height:26.5pt;z-index:25155379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2CD3ACA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DFA818"/>
                      <w:w w:val="105"/>
                      <w:sz w:val="11"/>
                    </w:rPr>
                    <w:t>tempo.F3</w:t>
                  </w:r>
                </w:p>
              </w:txbxContent>
            </v:textbox>
            <w10:wrap anchorx="page"/>
          </v:shape>
        </w:pict>
      </w:r>
      <w:r>
        <w:pict w14:anchorId="2E1D6584">
          <v:shape id="_x0000_s3780" type="#_x0000_t202" alt="" style="position:absolute;left:0;text-align:left;margin-left:388.75pt;margin-top:7.7pt;width:8.55pt;height:26.5pt;z-index:25155686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C7F32B1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DFA818"/>
                      <w:w w:val="105"/>
                      <w:sz w:val="11"/>
                    </w:rPr>
                    <w:t>tempo.F2</w:t>
                  </w:r>
                </w:p>
              </w:txbxContent>
            </v:textbox>
            <w10:wrap anchorx="page"/>
          </v:shape>
        </w:pict>
      </w:r>
      <w:r>
        <w:pict w14:anchorId="795B7E9A">
          <v:shape id="_x0000_s3779" type="#_x0000_t202" alt="" style="position:absolute;left:0;text-align:left;margin-left:413.5pt;margin-top:7.7pt;width:8.55pt;height:26.5pt;z-index:25156096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4D02B1D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DFA818"/>
                      <w:w w:val="105"/>
                      <w:sz w:val="11"/>
                    </w:rPr>
                    <w:t>tempo.F1</w:t>
                  </w:r>
                </w:p>
              </w:txbxContent>
            </v:textbox>
            <w10:wrap anchorx="page"/>
          </v:shape>
        </w:pict>
      </w:r>
      <w:r>
        <w:pict w14:anchorId="4074B9A0">
          <v:shape id="_x0000_s3778" type="#_x0000_t202" alt="" style="position:absolute;left:0;text-align:left;margin-left:425.85pt;margin-top:6.3pt;width:8.55pt;height:27.75pt;z-index:25156300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B5B9182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E1C408"/>
                      <w:w w:val="105"/>
                      <w:sz w:val="11"/>
                    </w:rPr>
                    <w:t>meter.Trip</w:t>
                  </w:r>
                </w:p>
              </w:txbxContent>
            </v:textbox>
            <w10:wrap anchorx="page"/>
          </v:shape>
        </w:pict>
      </w:r>
      <w:r>
        <w:pict w14:anchorId="635E12CB">
          <v:shape id="_x0000_s3777" type="#_x0000_t202" alt="" style="position:absolute;left:0;text-align:left;margin-left:463pt;margin-top:11pt;width:8.55pt;height:23.5pt;z-index:25156915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A352BB1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46ACC8"/>
                      <w:w w:val="105"/>
                      <w:sz w:val="11"/>
                    </w:rPr>
                    <w:t>dyn.Soft</w:t>
                  </w:r>
                </w:p>
              </w:txbxContent>
            </v:textbox>
            <w10:wrap anchorx="page"/>
          </v:shape>
        </w:pict>
      </w:r>
      <w:r>
        <w:pict w14:anchorId="42918EFB">
          <v:shape id="_x0000_s3776" type="#_x0000_t202" alt="" style="position:absolute;left:0;text-align:left;margin-left:524.85pt;margin-top:.7pt;width:8.55pt;height:32.85pt;z-index:25157632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C991D2A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C73E13"/>
                      <w:w w:val="105"/>
                      <w:sz w:val="11"/>
                    </w:rPr>
                    <w:t>artic.Legato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1"/>
        </w:rPr>
        <w:t>0.10</w:t>
      </w:r>
    </w:p>
    <w:p w14:paraId="147C443A" w14:textId="77777777" w:rsidR="00371D9F" w:rsidRDefault="00371D9F">
      <w:pPr>
        <w:pStyle w:val="BodyText"/>
        <w:spacing w:before="7"/>
        <w:ind w:left="0"/>
        <w:rPr>
          <w:rFonts w:ascii="Helvetica"/>
          <w:sz w:val="16"/>
        </w:rPr>
      </w:pPr>
    </w:p>
    <w:p w14:paraId="7E5231F1" w14:textId="77777777" w:rsidR="00371D9F" w:rsidRDefault="00787276">
      <w:pPr>
        <w:ind w:left="1807"/>
        <w:rPr>
          <w:rFonts w:ascii="Helvetica"/>
          <w:sz w:val="11"/>
        </w:rPr>
      </w:pPr>
      <w:r>
        <w:rPr>
          <w:rFonts w:ascii="Helvetica"/>
          <w:color w:val="4D4D4D"/>
          <w:w w:val="105"/>
          <w:sz w:val="11"/>
        </w:rPr>
        <w:t>0.05</w:t>
      </w:r>
    </w:p>
    <w:p w14:paraId="3252F8B1" w14:textId="77777777" w:rsidR="00371D9F" w:rsidRDefault="00371D9F">
      <w:pPr>
        <w:pStyle w:val="BodyText"/>
        <w:spacing w:before="8"/>
        <w:ind w:left="0"/>
        <w:rPr>
          <w:rFonts w:ascii="Helvetica"/>
          <w:sz w:val="16"/>
        </w:rPr>
      </w:pPr>
    </w:p>
    <w:p w14:paraId="341B67CE" w14:textId="77777777" w:rsidR="00371D9F" w:rsidRDefault="000A52AF">
      <w:pPr>
        <w:ind w:left="1807"/>
        <w:rPr>
          <w:rFonts w:ascii="Helvetica"/>
          <w:sz w:val="11"/>
        </w:rPr>
      </w:pPr>
      <w:r>
        <w:pict w14:anchorId="280B6F03">
          <v:shape id="_x0000_s3775" type="#_x0000_t202" alt="" style="position:absolute;left:0;text-align:left;margin-left:263.4pt;margin-top:3.3pt;width:8.55pt;height:30.15pt;z-index:25154457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1509444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1"/>
                    </w:rPr>
                    <w:t>Excerpt.26</w:t>
                  </w:r>
                </w:p>
              </w:txbxContent>
            </v:textbox>
            <w10:wrap anchorx="page"/>
          </v:shape>
        </w:pict>
      </w:r>
      <w:r>
        <w:pict w14:anchorId="65A7C035">
          <v:shape id="_x0000_s3774" type="#_x0000_t202" alt="" style="position:absolute;left:0;text-align:left;margin-left:339.3pt;margin-top:5.1pt;width:8.55pt;height:31.75pt;z-index:25155072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DD82F71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DD8D29"/>
                      <w:w w:val="105"/>
                      <w:sz w:val="11"/>
                    </w:rPr>
                    <w:t>harm.Major</w:t>
                  </w:r>
                </w:p>
              </w:txbxContent>
            </v:textbox>
            <w10:wrap anchorx="page"/>
          </v:shape>
        </w:pict>
      </w:r>
      <w:r>
        <w:pict w14:anchorId="349F42DA">
          <v:shape id="_x0000_s3773" type="#_x0000_t202" alt="" style="position:absolute;left:0;text-align:left;margin-left:351.65pt;margin-top:4.55pt;width:8.55pt;height:26.5pt;z-index:25155276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5582E1A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DFA818"/>
                      <w:w w:val="105"/>
                      <w:sz w:val="11"/>
                    </w:rPr>
                    <w:t>tempo.F5</w:t>
                  </w:r>
                </w:p>
              </w:txbxContent>
            </v:textbox>
            <w10:wrap anchorx="page"/>
          </v:shape>
        </w:pict>
      </w:r>
      <w:r>
        <w:pict w14:anchorId="08C6633A">
          <v:shape id="_x0000_s3772" type="#_x0000_t202" alt="" style="position:absolute;left:0;text-align:left;margin-left:376.4pt;margin-top:4.55pt;width:8.55pt;height:26.5pt;z-index:25155481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C824EC6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DFA818"/>
                      <w:w w:val="105"/>
                      <w:sz w:val="11"/>
                    </w:rPr>
                    <w:t>tempo.F6</w:t>
                  </w:r>
                </w:p>
              </w:txbxContent>
            </v:textbox>
            <w10:wrap anchorx="page"/>
          </v:shape>
        </w:pict>
      </w:r>
      <w:r>
        <w:pict w14:anchorId="75ED6EFC">
          <v:shape id="_x0000_s3771" type="#_x0000_t202" alt="" style="position:absolute;left:0;text-align:left;margin-left:401.15pt;margin-top:4.55pt;width:8.55pt;height:26.5pt;z-index:25155891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88F3232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DFA818"/>
                      <w:w w:val="105"/>
                      <w:sz w:val="11"/>
                    </w:rPr>
                    <w:t>tempo.F7</w:t>
                  </w:r>
                </w:p>
              </w:txbxContent>
            </v:textbox>
            <w10:wrap anchorx="page"/>
          </v:shape>
        </w:pict>
      </w:r>
      <w:r>
        <w:pict w14:anchorId="56EBB0E7">
          <v:shape id="_x0000_s3770" type="#_x0000_t202" alt="" style="position:absolute;left:0;text-align:left;margin-left:438.25pt;margin-top:6.1pt;width:8.55pt;height:35.4pt;z-index:25156505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7433662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84BB78"/>
                      <w:w w:val="105"/>
                      <w:sz w:val="11"/>
                    </w:rPr>
                    <w:t>nre.Classical</w:t>
                  </w:r>
                </w:p>
              </w:txbxContent>
            </v:textbox>
            <w10:wrap anchorx="page"/>
          </v:shape>
        </w:pict>
      </w:r>
      <w:r>
        <w:pict w14:anchorId="415744CF">
          <v:shape id="_x0000_s3769" type="#_x0000_t202" alt="" style="position:absolute;left:0;text-align:left;margin-left:450.6pt;margin-top:4.55pt;width:8.55pt;height:26.1pt;z-index:25156710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2D0BCFF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46ACC8"/>
                      <w:w w:val="105"/>
                      <w:sz w:val="11"/>
                    </w:rPr>
                    <w:t>dyn.Loud</w:t>
                  </w:r>
                </w:p>
              </w:txbxContent>
            </v:textbox>
            <w10:wrap anchorx="page"/>
          </v:shape>
        </w:pict>
      </w:r>
      <w:r>
        <w:pict w14:anchorId="70ADED48">
          <v:shape id="_x0000_s3768" type="#_x0000_t202" alt="" style="position:absolute;left:0;text-align:left;margin-left:475.35pt;margin-top:6.2pt;width:8.55pt;height:33.25pt;z-index:25157120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53FEB8D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859C78"/>
                      <w:w w:val="105"/>
                      <w:sz w:val="11"/>
                    </w:rPr>
                    <w:t>t.Undulating</w:t>
                  </w:r>
                </w:p>
              </w:txbxContent>
            </v:textbox>
            <w10:wrap anchorx="page"/>
          </v:shape>
        </w:pict>
      </w:r>
      <w:r>
        <w:pict w14:anchorId="6ADCCFDE">
          <v:shape id="_x0000_s3767" type="#_x0000_t202" alt="" style="position:absolute;left:0;text-align:left;margin-left:500.1pt;margin-top:5.55pt;width:20.95pt;height:36.05pt;z-index:25157324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9D5E145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C73E13"/>
                      <w:w w:val="105"/>
                      <w:sz w:val="11"/>
                    </w:rPr>
                    <w:t>artic.Marcato</w:t>
                  </w:r>
                </w:p>
                <w:p w14:paraId="6D2FB76E" w14:textId="77777777" w:rsidR="00787276" w:rsidRDefault="00787276">
                  <w:pPr>
                    <w:pStyle w:val="BodyText"/>
                    <w:spacing w:before="0"/>
                    <w:ind w:left="0"/>
                    <w:rPr>
                      <w:rFonts w:ascii="Helvetica"/>
                      <w:sz w:val="10"/>
                    </w:rPr>
                  </w:pPr>
                </w:p>
                <w:p w14:paraId="5A9CECF9" w14:textId="77777777" w:rsidR="00787276" w:rsidRDefault="00787276">
                  <w:pPr>
                    <w:spacing w:before="1"/>
                    <w:ind w:left="49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C73E13"/>
                      <w:w w:val="105"/>
                      <w:sz w:val="11"/>
                    </w:rPr>
                    <w:t>rtic.Staccato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1"/>
        </w:rPr>
        <w:t>0.00</w:t>
      </w:r>
    </w:p>
    <w:p w14:paraId="1A6A2AF2" w14:textId="77777777" w:rsidR="00371D9F" w:rsidRDefault="00371D9F">
      <w:pPr>
        <w:rPr>
          <w:rFonts w:ascii="Helvetica"/>
          <w:sz w:val="11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2" w:space="720" w:equalWidth="0">
            <w:col w:w="1077" w:space="2605"/>
            <w:col w:w="7618"/>
          </w:cols>
        </w:sectPr>
      </w:pPr>
    </w:p>
    <w:p w14:paraId="75FE48F9" w14:textId="77777777" w:rsidR="00371D9F" w:rsidRDefault="00371D9F">
      <w:pPr>
        <w:pStyle w:val="BodyText"/>
        <w:spacing w:before="2"/>
        <w:ind w:left="0"/>
        <w:rPr>
          <w:rFonts w:ascii="Helvetica"/>
          <w:sz w:val="14"/>
        </w:rPr>
      </w:pPr>
    </w:p>
    <w:p w14:paraId="3742681A" w14:textId="77777777" w:rsidR="00371D9F" w:rsidRDefault="000A52AF">
      <w:pPr>
        <w:ind w:right="38"/>
        <w:jc w:val="right"/>
        <w:rPr>
          <w:rFonts w:ascii="Helvetica" w:hAnsi="Helvetica"/>
          <w:sz w:val="11"/>
        </w:rPr>
      </w:pPr>
      <w:r>
        <w:pict w14:anchorId="3D4E9224">
          <v:shape id="_x0000_s3766" type="#_x0000_t202" alt="" style="position:absolute;left:0;text-align:left;margin-left:154.5pt;margin-top:-41.7pt;width:8.55pt;height:26.9pt;z-index:25153433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27D3D98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69100"/>
                      <w:w w:val="105"/>
                      <w:sz w:val="11"/>
                    </w:rPr>
                    <w:t>Excerpt.7</w:t>
                  </w:r>
                </w:p>
              </w:txbxContent>
            </v:textbox>
            <w10:wrap anchorx="page"/>
          </v:shape>
        </w:pict>
      </w:r>
      <w:r>
        <w:pict w14:anchorId="477BF430">
          <v:shape id="_x0000_s3765" type="#_x0000_t202" alt="" style="position:absolute;left:0;text-align:left;margin-left:176.25pt;margin-top:-45.3pt;width:8.55pt;height:30.15pt;z-index:25153638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A05E403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69100"/>
                      <w:w w:val="105"/>
                      <w:sz w:val="11"/>
                    </w:rPr>
                    <w:t>Excerpt.10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 w:hAnsi="Helvetica"/>
          <w:color w:val="4D4D4D"/>
          <w:w w:val="105"/>
          <w:sz w:val="11"/>
        </w:rPr>
        <w:t>−0.05</w:t>
      </w:r>
    </w:p>
    <w:p w14:paraId="09A079CD" w14:textId="77777777" w:rsidR="00371D9F" w:rsidRDefault="00787276">
      <w:pPr>
        <w:pStyle w:val="BodyText"/>
        <w:spacing w:before="7"/>
        <w:ind w:left="0"/>
        <w:rPr>
          <w:rFonts w:ascii="Helvetica"/>
          <w:sz w:val="16"/>
        </w:rPr>
      </w:pPr>
      <w:r>
        <w:br w:type="column"/>
      </w:r>
    </w:p>
    <w:p w14:paraId="6C6D6478" w14:textId="77777777" w:rsidR="00371D9F" w:rsidRDefault="00787276">
      <w:pPr>
        <w:ind w:left="741"/>
        <w:rPr>
          <w:rFonts w:ascii="Helvetica" w:hAnsi="Helvetica"/>
          <w:sz w:val="11"/>
        </w:rPr>
      </w:pPr>
      <w:r>
        <w:rPr>
          <w:rFonts w:ascii="Helvetica" w:hAnsi="Helvetica"/>
          <w:color w:val="4D4D4D"/>
          <w:w w:val="105"/>
          <w:sz w:val="11"/>
        </w:rPr>
        <w:t>−0.05</w:t>
      </w:r>
    </w:p>
    <w:p w14:paraId="3BB435DF" w14:textId="77777777" w:rsidR="00371D9F" w:rsidRDefault="00371D9F">
      <w:pPr>
        <w:rPr>
          <w:rFonts w:ascii="Helvetica" w:hAnsi="Helvetica"/>
          <w:sz w:val="11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2" w:space="720" w:equalWidth="0">
            <w:col w:w="1078" w:space="3603"/>
            <w:col w:w="6619"/>
          </w:cols>
        </w:sectPr>
      </w:pPr>
    </w:p>
    <w:p w14:paraId="0B83839B" w14:textId="77777777" w:rsidR="00371D9F" w:rsidRDefault="00371D9F">
      <w:pPr>
        <w:pStyle w:val="BodyText"/>
        <w:spacing w:before="7"/>
        <w:ind w:left="0"/>
        <w:rPr>
          <w:rFonts w:ascii="Helvetica"/>
          <w:sz w:val="14"/>
        </w:rPr>
      </w:pPr>
    </w:p>
    <w:p w14:paraId="4F5C91BF" w14:textId="77777777" w:rsidR="00371D9F" w:rsidRDefault="000A52AF">
      <w:pPr>
        <w:ind w:right="38"/>
        <w:jc w:val="right"/>
        <w:rPr>
          <w:rFonts w:ascii="Helvetica" w:hAnsi="Helvetica"/>
          <w:sz w:val="11"/>
        </w:rPr>
      </w:pPr>
      <w:r>
        <w:pict w14:anchorId="1BA75186">
          <v:shape id="_x0000_s3764" type="#_x0000_t202" alt="" style="position:absolute;left:0;text-align:left;margin-left:132.7pt;margin-top:-28.35pt;width:8.55pt;height:26.9pt;z-index:25153228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79DF18B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1"/>
                    </w:rPr>
                    <w:t>Excerpt.4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 w:hAnsi="Helvetica"/>
          <w:color w:val="4D4D4D"/>
          <w:w w:val="105"/>
          <w:sz w:val="11"/>
        </w:rPr>
        <w:t>−0.10</w:t>
      </w:r>
    </w:p>
    <w:p w14:paraId="2D502E52" w14:textId="77777777" w:rsidR="00371D9F" w:rsidRDefault="00787276">
      <w:pPr>
        <w:pStyle w:val="BodyText"/>
        <w:spacing w:before="8"/>
        <w:ind w:left="0"/>
        <w:rPr>
          <w:rFonts w:ascii="Helvetica"/>
          <w:sz w:val="16"/>
        </w:rPr>
      </w:pPr>
      <w:r>
        <w:br w:type="column"/>
      </w:r>
    </w:p>
    <w:p w14:paraId="780DC2C6" w14:textId="77777777" w:rsidR="00371D9F" w:rsidRDefault="00787276">
      <w:pPr>
        <w:ind w:left="741"/>
        <w:rPr>
          <w:rFonts w:ascii="Helvetica" w:hAnsi="Helvetica"/>
          <w:sz w:val="11"/>
        </w:rPr>
      </w:pPr>
      <w:r>
        <w:rPr>
          <w:rFonts w:ascii="Helvetica" w:hAnsi="Helvetica"/>
          <w:color w:val="4D4D4D"/>
          <w:w w:val="105"/>
          <w:sz w:val="11"/>
        </w:rPr>
        <w:t>−0.10</w:t>
      </w:r>
    </w:p>
    <w:p w14:paraId="42F60E9B" w14:textId="77777777" w:rsidR="00371D9F" w:rsidRDefault="00371D9F">
      <w:pPr>
        <w:rPr>
          <w:rFonts w:ascii="Helvetica" w:hAnsi="Helvetica"/>
          <w:sz w:val="11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2" w:space="720" w:equalWidth="0">
            <w:col w:w="1078" w:space="3603"/>
            <w:col w:w="6619"/>
          </w:cols>
        </w:sectPr>
      </w:pPr>
    </w:p>
    <w:p w14:paraId="749B20B4" w14:textId="77777777" w:rsidR="00371D9F" w:rsidRDefault="00371D9F">
      <w:pPr>
        <w:pStyle w:val="BodyText"/>
        <w:spacing w:before="7"/>
        <w:ind w:left="0"/>
        <w:rPr>
          <w:rFonts w:ascii="Helvetica"/>
          <w:sz w:val="11"/>
        </w:rPr>
      </w:pPr>
    </w:p>
    <w:p w14:paraId="7E4295C5" w14:textId="77777777" w:rsidR="00371D9F" w:rsidRDefault="000A52AF">
      <w:pPr>
        <w:spacing w:before="101"/>
        <w:ind w:right="156"/>
        <w:jc w:val="center"/>
        <w:rPr>
          <w:rFonts w:ascii="Helvetica"/>
          <w:sz w:val="11"/>
        </w:rPr>
      </w:pPr>
      <w:r>
        <w:pict w14:anchorId="0663E84B">
          <v:group id="_x0000_s3739" alt="" style="position:absolute;left:0;text-align:left;margin-left:97pt;margin-top:2.95pt;width:205.45pt;height:89.9pt;z-index:251525120;mso-position-horizontal-relative:page" coordorigin="1940,59" coordsize="4109,1798">
            <v:shape id="_x0000_s3740" alt="" style="position:absolute;left:1976;top:687;width:4073;height:397" coordorigin="1976,688" coordsize="4073,397" o:spt="100" adj="0,,0" path="m5983,688r66,m5540,688r44,m4212,688r929,m3326,688r487,m1976,688r952,m2884,1084r487,m2441,1084r44,m1976,1084r66,e" filled="f" strokecolor="red" strokeweight=".24536mm">
              <v:stroke dashstyle="dash" joinstyle="round"/>
              <v:formulas/>
              <v:path arrowok="t" o:connecttype="segments"/>
            </v:shape>
            <v:rect id="_x0000_s3741" alt="" style="position:absolute;left:2042;top:885;width:399;height:386" fillcolor="#ff9595" stroked="f"/>
            <v:rect id="_x0000_s3742" alt="" style="position:absolute;left:2042;top:885;width:399;height:386" filled="f" strokecolor="red" strokeweight=".24536mm"/>
            <v:rect id="_x0000_s3743" alt="" style="position:absolute;left:2485;top:885;width:399;height:742" fillcolor="#bae1c0" stroked="f"/>
            <v:rect id="_x0000_s3744" alt="" style="position:absolute;left:2485;top:885;width:399;height:742" filled="f" strokecolor="#50a45c" strokeweight=".24536mm"/>
            <v:rect id="_x0000_s3745" alt="" style="position:absolute;left:2927;top:663;width:399;height:223" fillcolor="#ffd98a" stroked="f"/>
            <v:rect id="_x0000_s3746" alt="" style="position:absolute;left:2927;top:663;width:399;height:223" filled="f" strokecolor="#f69100" strokeweight=".24536mm"/>
            <v:line id="_x0000_s3747" alt="" style="position:absolute" from="3769,1084" to="4699,1084" strokecolor="red" strokeweight=".24536mm">
              <v:stroke dashstyle="dash"/>
            </v:line>
            <v:rect id="_x0000_s3748" alt="" style="position:absolute;left:3370;top:885;width:399;height:600" fillcolor="#bae1c0" stroked="f"/>
            <v:rect id="_x0000_s3749" alt="" style="position:absolute;left:3370;top:885;width:399;height:600" filled="f" strokecolor="#50a45c" strokeweight=".24536mm"/>
            <v:rect id="_x0000_s3750" alt="" style="position:absolute;left:3813;top:461;width:399;height:424" fillcolor="#ffd98a" stroked="f"/>
            <v:rect id="_x0000_s3751" alt="" style="position:absolute;left:3813;top:461;width:399;height:424" filled="f" strokecolor="#f69100" strokeweight=".24536mm"/>
            <v:rect id="_x0000_s3752" alt="" style="position:absolute;left:4255;top:681;width:399;height:204" fillcolor="#ffd98a" stroked="f"/>
            <v:rect id="_x0000_s3753" alt="" style="position:absolute;left:4255;top:681;width:399;height:204" filled="f" strokecolor="#f69100" strokeweight=".24536mm"/>
            <v:line id="_x0000_s3754" alt="" style="position:absolute" from="5097,1084" to="6049,1084" strokecolor="red" strokeweight=".24536mm">
              <v:stroke dashstyle="dash"/>
            </v:line>
            <v:rect id="_x0000_s3755" alt="" style="position:absolute;left:4698;top:885;width:399;height:377" fillcolor="#bae1c0" stroked="f"/>
            <v:rect id="_x0000_s3756" alt="" style="position:absolute;left:4698;top:885;width:399;height:377" filled="f" strokecolor="#50a45c" strokeweight=".24536mm"/>
            <v:rect id="_x0000_s3757" alt="" style="position:absolute;left:5141;top:387;width:399;height:499" fillcolor="#d2eef5" stroked="f"/>
            <v:rect id="_x0000_s3758" alt="" style="position:absolute;left:5141;top:387;width:399;height:499" filled="f" strokecolor="#5bbcd6" strokeweight=".24536mm"/>
            <v:rect id="_x0000_s3759" alt="" style="position:absolute;left:5584;top:265;width:399;height:621" fillcolor="#ffd98a" stroked="f"/>
            <v:rect id="_x0000_s3760" alt="" style="position:absolute;left:5584;top:265;width:399;height:621" filled="f" strokecolor="#f69100" strokeweight=".24536mm"/>
            <v:line id="_x0000_s3761" alt="" style="position:absolute" from="1976,886" to="6049,886" strokeweight=".24536mm"/>
            <v:line id="_x0000_s3762" alt="" style="position:absolute" from="1976,1856" to="1976,59" strokeweight=".24536mm"/>
            <v:shape id="_x0000_s3763" alt="" style="position:absolute;left:769;top:9576;width:55;height:1706" coordorigin="770,9576" coordsize="55,1706" o:spt="100" adj="0,,0" path="m1940,1440r36,m1940,886r36,m1940,331r36,e" filled="f" strokecolor="#333" strokeweight=".24536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47416C62">
          <v:group id="_x0000_s3695" alt="" style="position:absolute;left:0;text-align:left;margin-left:331pt;margin-top:2.95pt;width:205.45pt;height:89.9pt;z-index:251526144;mso-position-horizontal-relative:page" coordorigin="6620,59" coordsize="4109,1798">
            <v:shape id="_x0000_s3696" alt="" style="position:absolute;left:6656;top:620;width:4073;height:183" coordorigin="6656,621" coordsize="4073,183" o:spt="100" adj="0,,0" path="m10693,621r36,m10457,621r23,m9983,621r260,m9746,621r24,m9509,621r24,m9036,621r260,m8562,621r261,m8089,621r260,m7615,621r261,m7378,621r24,m7141,621r24,m6656,621r272,m6905,804r734,m6656,804r36,e" filled="f" strokecolor="red" strokeweight=".24536mm">
              <v:stroke dashstyle="dash" joinstyle="round"/>
              <v:formulas/>
              <v:path arrowok="t" o:connecttype="segments"/>
            </v:shape>
            <v:line id="_x0000_s3697" alt="" style="position:absolute" from="6692,779" to="6905,779" strokecolor="#f5d9af" strokeweight="2.35042mm"/>
            <v:rect id="_x0000_s3698" alt="" style="position:absolute;left:6691;top:712;width:214;height:134" filled="f" strokecolor="#dd8d29" strokeweight=".24536mm"/>
            <v:line id="_x0000_s3699" alt="" style="position:absolute" from="6928,647" to="7141,647" strokecolor="#f5d9af" strokeweight="2.29539mm"/>
            <v:rect id="_x0000_s3700" alt="" style="position:absolute;left:6928;top:582;width:214;height:131" filled="f" strokecolor="#dd8d29" strokeweight=".24536mm"/>
            <v:rect id="_x0000_s3701" alt="" style="position:absolute;left:7165;top:483;width:214;height:229" fillcolor="#f5d9af" stroked="f"/>
            <v:rect id="_x0000_s3702" alt="" style="position:absolute;left:7165;top:483;width:214;height:229" filled="f" strokecolor="#dd8d29" strokeweight=".24536mm"/>
            <v:rect id="_x0000_s3703" alt="" style="position:absolute;left:7402;top:490;width:214;height:222" fillcolor="#f7e29c" stroked="f"/>
            <v:rect id="_x0000_s3704" alt="" style="position:absolute;left:7402;top:490;width:214;height:222" filled="f" strokecolor="#dfa818" strokeweight=".24536mm"/>
            <v:line id="_x0000_s3705" alt="" style="position:absolute" from="7852,804" to="8112,804" strokecolor="red" strokeweight=".24536mm">
              <v:stroke dashstyle="dash"/>
            </v:line>
            <v:rect id="_x0000_s3706" alt="" style="position:absolute;left:7638;top:712;width:214;height:886" fillcolor="#fcf080" stroked="f"/>
            <v:rect id="_x0000_s3707" alt="" style="position:absolute;left:7638;top:712;width:214;height:886" filled="f" strokecolor="#e1c408" strokeweight=".24536mm"/>
            <v:rect id="_x0000_s3708" alt="" style="position:absolute;left:7875;top:236;width:214;height:477" fillcolor="#fcf080" stroked="f"/>
            <v:rect id="_x0000_s3709" alt="" style="position:absolute;left:7875;top:236;width:214;height:477" filled="f" strokecolor="#e1c408" strokeweight=".24536mm"/>
            <v:line id="_x0000_s3710" alt="" style="position:absolute" from="8325,804" to="8586,804" strokecolor="red" strokeweight=".24536mm">
              <v:stroke dashstyle="dash"/>
            </v:line>
            <v:rect id="_x0000_s3711" alt="" style="position:absolute;left:8112;top:712;width:214;height:294" fillcolor="#dfeedb" stroked="f"/>
            <v:rect id="_x0000_s3712" alt="" style="position:absolute;left:8112;top:712;width:214;height:294" filled="f" strokecolor="#84bb78" strokeweight=".24536mm"/>
            <v:rect id="_x0000_s3713" alt="" style="position:absolute;left:8349;top:406;width:214;height:307" fillcolor="#dfeedb" stroked="f"/>
            <v:rect id="_x0000_s3714" alt="" style="position:absolute;left:8349;top:406;width:214;height:307" filled="f" strokecolor="#84bb78" strokeweight=".24536mm"/>
            <v:line id="_x0000_s3715" alt="" style="position:absolute" from="8799,804" to="9060,804" strokecolor="red" strokeweight=".24536mm">
              <v:stroke dashstyle="dash"/>
            </v:line>
            <v:rect id="_x0000_s3716" alt="" style="position:absolute;left:8585;top:712;width:214;height:290" fillcolor="#dfeedb" stroked="f"/>
            <v:rect id="_x0000_s3717" alt="" style="position:absolute;left:8585;top:712;width:214;height:290" filled="f" strokecolor="#84bb78" strokeweight=".24536mm"/>
            <v:rect id="_x0000_s3718" alt="" style="position:absolute;left:8822;top:484;width:214;height:228" fillcolor="#dfeedb" stroked="f"/>
            <v:rect id="_x0000_s3719" alt="" style="position:absolute;left:8822;top:484;width:214;height:228" filled="f" strokecolor="#84bb78" strokeweight=".24536mm"/>
            <v:line id="_x0000_s3720" alt="" style="position:absolute" from="9273,804" to="10007,804" strokecolor="red" strokeweight=".24536mm">
              <v:stroke dashstyle="dash"/>
            </v:line>
            <v:rect id="_x0000_s3721" alt="" style="position:absolute;left:9059;top:712;width:214;height:190" fillcolor="#dfeedb" stroked="f"/>
            <v:rect id="_x0000_s3722" alt="" style="position:absolute;left:9059;top:712;width:214;height:190" filled="f" strokecolor="#84bb78" strokeweight=".24536mm"/>
            <v:rect id="_x0000_s3723" alt="" style="position:absolute;left:9296;top:483;width:214;height:229" fillcolor="#dfeedb" stroked="f"/>
            <v:rect id="_x0000_s3724" alt="" style="position:absolute;left:9296;top:483;width:214;height:229" filled="f" strokecolor="#84bb78" strokeweight=".24536mm"/>
            <v:rect id="_x0000_s3725" alt="" style="position:absolute;left:9533;top:571;width:214;height:141" fillcolor="#bfe5ee" stroked="f"/>
            <v:rect id="_x0000_s3726" alt="" style="position:absolute;left:9533;top:571;width:214;height:141" filled="f" strokecolor="#46acc8" strokeweight=".24536mm"/>
            <v:rect id="_x0000_s3727" alt="" style="position:absolute;left:9769;top:540;width:214;height:172" fillcolor="#bfe5ee" stroked="f"/>
            <v:rect id="_x0000_s3728" alt="" style="position:absolute;left:9769;top:540;width:214;height:172" filled="f" strokecolor="#46acc8" strokeweight=".24536mm"/>
            <v:line id="_x0000_s3729" alt="" style="position:absolute" from="10220,804" to="10729,804" strokecolor="red" strokeweight=".24536mm">
              <v:stroke dashstyle="dash"/>
            </v:line>
            <v:line id="_x0000_s3730" alt="" style="position:absolute" from="10007,771" to="10220,771" strokecolor="#bfe5ee" strokeweight="2.08672mm"/>
            <v:rect id="_x0000_s3731" alt="" style="position:absolute;left:10006;top:712;width:214;height:119" filled="f" strokecolor="#46acc8" strokeweight=".24536mm"/>
            <v:rect id="_x0000_s3732" alt="" style="position:absolute;left:10243;top:532;width:214;height:180" fillcolor="#d9e0d4" stroked="f"/>
            <v:rect id="_x0000_s3733" alt="" style="position:absolute;left:10243;top:532;width:214;height:180" filled="f" strokecolor="#859c78" strokeweight=".24536mm"/>
            <v:line id="_x0000_s3734" alt="" style="position:absolute" from="10480,645" to="10693,645" strokecolor="#f64e70" strokeweight="2.37564mm"/>
            <v:rect id="_x0000_s3735" alt="" style="position:absolute;left:10480;top:577;width:214;height:135" filled="f" strokecolor="#b40f20" strokeweight=".24536mm"/>
            <v:line id="_x0000_s3736" alt="" style="position:absolute" from="6656,712" to="10729,712" strokeweight=".24536mm"/>
            <v:line id="_x0000_s3737" alt="" style="position:absolute" from="6656,1856" to="6656,59" strokeweight=".24536mm"/>
            <v:shape id="_x0000_s3738" alt="" style="position:absolute;left:7969;top:9318;width:55;height:2533" coordorigin="7970,9319" coordsize="55,2533" o:spt="100" adj="0,,0" path="m6620,1810r36,m6620,1261r36,m6620,712r36,m6620,164r36,e" filled="f" strokecolor="#333" strokeweight=".24536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B3C614B">
          <v:shape id="_x0000_s3694" type="#_x0000_t202" alt="" style="position:absolute;left:0;text-align:left;margin-left:174.3pt;margin-top:12.3pt;width:8.55pt;height:30.15pt;z-index:25153536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D216C82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50A45C"/>
                      <w:w w:val="105"/>
                      <w:sz w:val="11"/>
                    </w:rPr>
                    <w:t>Excerpt.11</w:t>
                  </w:r>
                </w:p>
              </w:txbxContent>
            </v:textbox>
            <w10:wrap anchorx="page"/>
          </v:shape>
        </w:pict>
      </w:r>
      <w:r>
        <w:pict w14:anchorId="3A2C9BB5">
          <v:shape id="_x0000_s3693" type="#_x0000_t202" alt="" style="position:absolute;left:0;text-align:left;margin-left:198.05pt;margin-top:-42.5pt;width:8.55pt;height:30.15pt;z-index:25153843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FC848FA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1"/>
                    </w:rPr>
                    <w:t>Excerpt.13</w:t>
                  </w:r>
                </w:p>
              </w:txbxContent>
            </v:textbox>
            <w10:wrap anchorx="page"/>
          </v:shape>
        </w:pict>
      </w:r>
      <w:r>
        <w:pict w14:anchorId="51AB8FAE">
          <v:shape id="_x0000_s3692" type="#_x0000_t202" alt="" style="position:absolute;left:0;text-align:left;margin-left:219.85pt;margin-top:-42.5pt;width:8.55pt;height:30.15pt;z-index:25154048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39239A2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1"/>
                    </w:rPr>
                    <w:t>Excerpt.23</w:t>
                  </w:r>
                </w:p>
              </w:txbxContent>
            </v:textbox>
            <w10:wrap anchorx="page"/>
          </v:shape>
        </w:pict>
      </w:r>
      <w:r>
        <w:pict w14:anchorId="4DB1EDA7">
          <v:shape id="_x0000_s3691" type="#_x0000_t202" alt="" style="position:absolute;left:0;text-align:left;margin-left:240.7pt;margin-top:12.3pt;width:8.55pt;height:30.15pt;z-index:25154150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3D77282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50A45C"/>
                      <w:w w:val="105"/>
                      <w:sz w:val="11"/>
                    </w:rPr>
                    <w:t>Excerpt.17</w:t>
                  </w:r>
                </w:p>
              </w:txbxContent>
            </v:textbox>
            <w10:wrap anchorx="page"/>
          </v:shape>
        </w:pict>
      </w:r>
      <w:r>
        <w:pict w14:anchorId="5908B129">
          <v:shape id="_x0000_s3690" type="#_x0000_t202" alt="" style="position:absolute;left:0;text-align:left;margin-left:335.7pt;margin-top:1.9pt;width:8.55pt;height:31.75pt;z-index:25154969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18B5A31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DD8D29"/>
                      <w:w w:val="105"/>
                      <w:sz w:val="11"/>
                    </w:rPr>
                    <w:t>harm.Minor</w:t>
                  </w:r>
                </w:p>
              </w:txbxContent>
            </v:textbox>
            <w10:wrap anchorx="page"/>
          </v:shape>
        </w:pict>
      </w:r>
      <w:r>
        <w:pict w14:anchorId="757255E6">
          <v:shape id="_x0000_s3689" type="#_x0000_t202" alt="" style="position:absolute;left:0;text-align:left;margin-left:383.05pt;margin-top:6.3pt;width:8.55pt;height:27.75pt;z-index:25155584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49BD744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E1C408"/>
                      <w:w w:val="105"/>
                      <w:sz w:val="11"/>
                    </w:rPr>
                    <w:t>meter.Trip</w:t>
                  </w:r>
                </w:p>
              </w:txbxContent>
            </v:textbox>
            <w10:wrap anchorx="page"/>
          </v:shape>
        </w:pict>
      </w:r>
      <w:r>
        <w:pict w14:anchorId="45D06650">
          <v:shape id="_x0000_s3688" type="#_x0000_t202" alt="" style="position:absolute;left:0;text-align:left;margin-left:406.75pt;margin-top:2.4pt;width:8.55pt;height:30.25pt;z-index:25155993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1F683F9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84BB78"/>
                      <w:w w:val="105"/>
                      <w:sz w:val="11"/>
                    </w:rPr>
                    <w:t>genre.Clas</w:t>
                  </w:r>
                </w:p>
              </w:txbxContent>
            </v:textbox>
            <w10:wrap anchorx="page"/>
          </v:shape>
        </w:pict>
      </w:r>
      <w:r>
        <w:pict w14:anchorId="1BEFCBD1">
          <v:shape id="_x0000_s3687" type="#_x0000_t202" alt="" style="position:absolute;left:0;text-align:left;margin-left:430.45pt;margin-top:1.65pt;width:8.55pt;height:30.9pt;z-index:25156403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2A68B3E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84BB78"/>
                      <w:w w:val="105"/>
                      <w:sz w:val="11"/>
                    </w:rPr>
                    <w:t>genre.Rom</w:t>
                  </w:r>
                </w:p>
              </w:txbxContent>
            </v:textbox>
            <w10:wrap anchorx="page"/>
          </v:shape>
        </w:pict>
      </w:r>
      <w:r>
        <w:pict w14:anchorId="03334974">
          <v:shape id="_x0000_s3686" type="#_x0000_t202" alt="" style="position:absolute;left:0;text-align:left;margin-left:454.1pt;margin-top:1.9pt;width:8.55pt;height:30.9pt;z-index:25156812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844EAF4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84BB78"/>
                      <w:w w:val="105"/>
                      <w:sz w:val="11"/>
                    </w:rPr>
                    <w:t>genre.Baro</w:t>
                  </w:r>
                </w:p>
              </w:txbxContent>
            </v:textbox>
            <w10:wrap anchorx="page"/>
          </v:shape>
        </w:pict>
      </w:r>
      <w:r>
        <w:pict w14:anchorId="32B7C1FD">
          <v:shape id="_x0000_s3685" type="#_x0000_t202" alt="" style="position:absolute;left:0;text-align:left;margin-left:501.45pt;margin-top:11pt;width:8.55pt;height:23.5pt;z-index:25157427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2EF476B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46ACC8"/>
                      <w:w w:val="105"/>
                      <w:sz w:val="11"/>
                    </w:rPr>
                    <w:t>dyn.Soft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1"/>
        </w:rPr>
        <w:t>0.1</w:t>
      </w:r>
    </w:p>
    <w:p w14:paraId="5B78947C" w14:textId="77777777" w:rsidR="00371D9F" w:rsidRDefault="000A52AF">
      <w:pPr>
        <w:spacing w:before="39"/>
        <w:ind w:right="9516"/>
        <w:jc w:val="center"/>
        <w:rPr>
          <w:rFonts w:ascii="Helvetica"/>
          <w:sz w:val="11"/>
        </w:rPr>
      </w:pPr>
      <w:r>
        <w:pict w14:anchorId="20461097">
          <v:shape id="_x0000_s3684" type="#_x0000_t202" alt="" style="position:absolute;left:0;text-align:left;margin-left:107.9pt;margin-top:4.4pt;width:8.55pt;height:26.9pt;z-index:25152921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0DA1E7C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1"/>
                    </w:rPr>
                    <w:t>Excerpt.2</w:t>
                  </w:r>
                </w:p>
              </w:txbxContent>
            </v:textbox>
            <w10:wrap anchorx="page"/>
          </v:shape>
        </w:pict>
      </w:r>
      <w:r>
        <w:pict w14:anchorId="4A467784">
          <v:shape id="_x0000_s3683" type="#_x0000_t202" alt="" style="position:absolute;left:0;text-align:left;margin-left:130pt;margin-top:4.4pt;width:8.55pt;height:26.9pt;z-index:25153126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0BDAF08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50A45C"/>
                      <w:w w:val="105"/>
                      <w:sz w:val="11"/>
                    </w:rPr>
                    <w:t>Excerpt.3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1"/>
        </w:rPr>
        <w:t>0.1</w:t>
      </w:r>
    </w:p>
    <w:p w14:paraId="3BE544DF" w14:textId="77777777" w:rsidR="00371D9F" w:rsidRDefault="00371D9F">
      <w:pPr>
        <w:pStyle w:val="BodyText"/>
        <w:spacing w:before="9"/>
        <w:ind w:left="0"/>
        <w:rPr>
          <w:rFonts w:ascii="Helvetica"/>
          <w:sz w:val="12"/>
        </w:rPr>
      </w:pPr>
    </w:p>
    <w:p w14:paraId="658FE119" w14:textId="77777777" w:rsidR="00371D9F" w:rsidRDefault="000A52AF">
      <w:pPr>
        <w:spacing w:before="102"/>
        <w:ind w:right="156"/>
        <w:jc w:val="center"/>
        <w:rPr>
          <w:rFonts w:ascii="Helvetica"/>
          <w:sz w:val="11"/>
        </w:rPr>
      </w:pPr>
      <w:r>
        <w:pict w14:anchorId="1E0BAD65">
          <v:shape id="_x0000_s3682" type="#_x0000_t202" alt="" style="position:absolute;left:0;text-align:left;margin-left:73.2pt;margin-top:-1.55pt;width:10pt;height:44.1pt;z-index:25152716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4BFF8FA" w14:textId="77777777" w:rsidR="00787276" w:rsidRDefault="00787276">
                  <w:pPr>
                    <w:spacing w:before="16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sz w:val="14"/>
                    </w:rPr>
                    <w:t>Contributions</w:t>
                  </w:r>
                </w:p>
              </w:txbxContent>
            </v:textbox>
            <w10:wrap anchorx="page"/>
          </v:shape>
        </w:pict>
      </w:r>
      <w:r>
        <w:pict w14:anchorId="5B095725">
          <v:shape id="_x0000_s3681" type="#_x0000_t202" alt="" style="position:absolute;left:0;text-align:left;margin-left:307.25pt;margin-top:-1.55pt;width:10pt;height:44.1pt;z-index:25154764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BC6AAA0" w14:textId="77777777" w:rsidR="00787276" w:rsidRDefault="00787276">
                  <w:pPr>
                    <w:spacing w:before="16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sz w:val="14"/>
                    </w:rPr>
                    <w:t>Contributions</w:t>
                  </w:r>
                </w:p>
              </w:txbxContent>
            </v:textbox>
            <w10:wrap anchorx="page"/>
          </v:shape>
        </w:pict>
      </w:r>
      <w:r>
        <w:pict w14:anchorId="64ACB136">
          <v:shape id="_x0000_s3680" type="#_x0000_t202" alt="" style="position:absolute;left:0;text-align:left;margin-left:347.55pt;margin-top:9.65pt;width:32.25pt;height:32.3pt;z-index:25155174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0142E76" w14:textId="77777777" w:rsidR="00787276" w:rsidRDefault="00787276">
                  <w:pPr>
                    <w:spacing w:before="21" w:line="439" w:lineRule="auto"/>
                    <w:ind w:left="20" w:right="16" w:firstLine="5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DD8D29"/>
                      <w:w w:val="105"/>
                      <w:sz w:val="11"/>
                    </w:rPr>
                    <w:t>harm.Quin harm.Blues</w:t>
                  </w:r>
                </w:p>
                <w:p w14:paraId="71472BE6" w14:textId="77777777" w:rsidR="00787276" w:rsidRDefault="00787276">
                  <w:pPr>
                    <w:spacing w:before="1"/>
                    <w:ind w:left="135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DFA818"/>
                      <w:w w:val="105"/>
                      <w:sz w:val="11"/>
                    </w:rPr>
                    <w:t>tempo.F1</w:t>
                  </w:r>
                </w:p>
              </w:txbxContent>
            </v:textbox>
            <w10:wrap anchorx="page"/>
          </v:shape>
        </w:pict>
      </w:r>
      <w:r>
        <w:pict w14:anchorId="0347848A">
          <v:shape id="_x0000_s3679" type="#_x0000_t202" alt="" style="position:absolute;left:0;text-align:left;margin-left:394.9pt;margin-top:10.3pt;width:8.55pt;height:32.6pt;z-index:25155788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3119782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E1C408"/>
                      <w:w w:val="105"/>
                      <w:sz w:val="11"/>
                    </w:rPr>
                    <w:t>meter.Quad</w:t>
                  </w:r>
                </w:p>
              </w:txbxContent>
            </v:textbox>
            <w10:wrap anchorx="page"/>
          </v:shape>
        </w:pict>
      </w:r>
      <w:r>
        <w:pict w14:anchorId="49DBDC74">
          <v:shape id="_x0000_s3678" type="#_x0000_t202" alt="" style="position:absolute;left:0;text-align:left;margin-left:418.6pt;margin-top:12.6pt;width:8.55pt;height:52.45pt;z-index:25156198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D6C93BD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84BB78"/>
                      <w:w w:val="105"/>
                      <w:sz w:val="11"/>
                    </w:rPr>
                    <w:t>enre.Contemporary</w:t>
                  </w:r>
                </w:p>
              </w:txbxContent>
            </v:textbox>
            <w10:wrap anchorx="page"/>
          </v:shape>
        </w:pict>
      </w:r>
      <w:r>
        <w:pict w14:anchorId="3B0CDD45">
          <v:shape id="_x0000_s3677" type="#_x0000_t202" alt="" style="position:absolute;left:0;text-align:left;margin-left:442.25pt;margin-top:10.85pt;width:8.55pt;height:38.5pt;z-index:25156608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80CA885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84BB78"/>
                      <w:w w:val="105"/>
                      <w:sz w:val="11"/>
                    </w:rPr>
                    <w:t>genre.Modern</w:t>
                  </w:r>
                </w:p>
              </w:txbxContent>
            </v:textbox>
            <w10:wrap anchorx="page"/>
          </v:shape>
        </w:pict>
      </w:r>
      <w:r>
        <w:pict w14:anchorId="3C327823">
          <v:shape id="_x0000_s3676" type="#_x0000_t202" alt="" style="position:absolute;left:0;text-align:left;margin-left:465.95pt;margin-top:9.65pt;width:32.25pt;height:48.75pt;z-index:25157017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8AE5D29" w14:textId="77777777" w:rsidR="00787276" w:rsidRDefault="00787276">
                  <w:pPr>
                    <w:spacing w:before="21"/>
                    <w:ind w:right="59"/>
                    <w:jc w:val="right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84BB78"/>
                      <w:w w:val="105"/>
                      <w:sz w:val="11"/>
                    </w:rPr>
                    <w:t>genre.Jazz/Blues</w:t>
                  </w:r>
                </w:p>
                <w:p w14:paraId="74389CA6" w14:textId="77777777" w:rsidR="00787276" w:rsidRDefault="00787276">
                  <w:pPr>
                    <w:spacing w:before="7" w:line="230" w:lineRule="atLeast"/>
                    <w:ind w:left="202" w:right="18" w:firstLine="270"/>
                    <w:jc w:val="right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46ACC8"/>
                      <w:w w:val="105"/>
                      <w:sz w:val="11"/>
                    </w:rPr>
                    <w:t>dyn.Loud dyn.Gra_Decr</w:t>
                  </w:r>
                </w:p>
              </w:txbxContent>
            </v:textbox>
            <w10:wrap anchorx="page"/>
          </v:shape>
        </w:pict>
      </w:r>
      <w:r>
        <w:pict w14:anchorId="66D9AE6B">
          <v:shape id="_x0000_s3675" type="#_x0000_t202" alt="" style="position:absolute;left:0;text-align:left;margin-left:513.3pt;margin-top:10pt;width:20.4pt;height:43.25pt;z-index:25157529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2FB546E" w14:textId="77777777" w:rsidR="00787276" w:rsidRDefault="00787276">
                  <w:pPr>
                    <w:spacing w:before="21"/>
                    <w:ind w:right="42"/>
                    <w:jc w:val="right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859C78"/>
                      <w:spacing w:val="-1"/>
                      <w:w w:val="105"/>
                      <w:sz w:val="11"/>
                    </w:rPr>
                    <w:t>cont.Ascending</w:t>
                  </w:r>
                </w:p>
                <w:p w14:paraId="7EE2BD8C" w14:textId="77777777" w:rsidR="00787276" w:rsidRDefault="00787276">
                  <w:pPr>
                    <w:spacing w:before="108"/>
                    <w:ind w:right="18"/>
                    <w:jc w:val="right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B40F20"/>
                      <w:w w:val="105"/>
                      <w:sz w:val="11"/>
                    </w:rPr>
                    <w:t>melody.No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1"/>
        </w:rPr>
        <w:t>0.0</w:t>
      </w:r>
    </w:p>
    <w:p w14:paraId="5BBB5DDD" w14:textId="77777777" w:rsidR="00371D9F" w:rsidRDefault="000A52AF">
      <w:pPr>
        <w:spacing w:before="44"/>
        <w:ind w:right="9516"/>
        <w:jc w:val="center"/>
        <w:rPr>
          <w:rFonts w:ascii="Helvetica"/>
          <w:sz w:val="11"/>
        </w:rPr>
      </w:pPr>
      <w:r>
        <w:pict w14:anchorId="5F91ECA1">
          <v:shape id="_x0000_s3674" type="#_x0000_t202" alt="" style="position:absolute;left:0;text-align:left;margin-left:152.15pt;margin-top:6.8pt;width:8.55pt;height:26.9pt;z-index:25153331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BFF0E0F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69100"/>
                      <w:w w:val="105"/>
                      <w:sz w:val="11"/>
                    </w:rPr>
                    <w:t>Excerpt.7</w:t>
                  </w:r>
                </w:p>
              </w:txbxContent>
            </v:textbox>
            <w10:wrap anchorx="page"/>
          </v:shape>
        </w:pict>
      </w:r>
      <w:r>
        <w:pict w14:anchorId="7E680ABA">
          <v:shape id="_x0000_s3673" type="#_x0000_t202" alt="" style="position:absolute;left:0;text-align:left;margin-left:196.45pt;margin-top:7.15pt;width:8.55pt;height:30.15pt;z-index:25153740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0DD6C62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69100"/>
                      <w:w w:val="105"/>
                      <w:sz w:val="11"/>
                    </w:rPr>
                    <w:t>Excerpt.12</w:t>
                  </w:r>
                </w:p>
              </w:txbxContent>
            </v:textbox>
            <w10:wrap anchorx="page"/>
          </v:shape>
        </w:pict>
      </w:r>
      <w:r>
        <w:pict w14:anchorId="73698D42">
          <v:shape id="_x0000_s3672" type="#_x0000_t202" alt="" style="position:absolute;left:0;text-align:left;margin-left:218.55pt;margin-top:7.15pt;width:8.55pt;height:30.15pt;z-index:25153945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5C52952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69100"/>
                      <w:w w:val="105"/>
                      <w:sz w:val="11"/>
                    </w:rPr>
                    <w:t>Excerpt.15</w:t>
                  </w:r>
                </w:p>
              </w:txbxContent>
            </v:textbox>
            <w10:wrap anchorx="page"/>
          </v:shape>
        </w:pict>
      </w:r>
      <w:r>
        <w:pict w14:anchorId="241A7652">
          <v:shape id="_x0000_s3671" type="#_x0000_t202" alt="" style="position:absolute;left:0;text-align:left;margin-left:262.85pt;margin-top:7.15pt;width:8.55pt;height:30.15pt;z-index:25154355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6D3BBFC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5BBCD6"/>
                      <w:w w:val="105"/>
                      <w:sz w:val="11"/>
                    </w:rPr>
                    <w:t>Excerpt.19</w:t>
                  </w:r>
                </w:p>
              </w:txbxContent>
            </v:textbox>
            <w10:wrap anchorx="page"/>
          </v:shape>
        </w:pict>
      </w:r>
      <w:r>
        <w:pict w14:anchorId="2B8D39D9">
          <v:shape id="_x0000_s3670" type="#_x0000_t202" alt="" style="position:absolute;left:0;text-align:left;margin-left:284.95pt;margin-top:7.15pt;width:8.55pt;height:30.15pt;z-index:25154560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5EDB78A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69100"/>
                      <w:w w:val="105"/>
                      <w:sz w:val="11"/>
                    </w:rPr>
                    <w:t>Excerpt.27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1"/>
        </w:rPr>
        <w:t>0.0</w:t>
      </w:r>
    </w:p>
    <w:p w14:paraId="3E0CC2B3" w14:textId="77777777" w:rsidR="00371D9F" w:rsidRDefault="00371D9F">
      <w:pPr>
        <w:pStyle w:val="BodyText"/>
        <w:spacing w:before="3"/>
        <w:ind w:left="0"/>
        <w:rPr>
          <w:rFonts w:ascii="Helvetica"/>
          <w:sz w:val="12"/>
        </w:rPr>
      </w:pPr>
    </w:p>
    <w:p w14:paraId="0A961796" w14:textId="77777777" w:rsidR="00371D9F" w:rsidRDefault="00787276">
      <w:pPr>
        <w:spacing w:before="102"/>
        <w:ind w:right="224"/>
        <w:jc w:val="center"/>
        <w:rPr>
          <w:rFonts w:ascii="Helvetica" w:hAnsi="Helvetica"/>
          <w:sz w:val="11"/>
        </w:rPr>
      </w:pPr>
      <w:r>
        <w:rPr>
          <w:rFonts w:ascii="Helvetica" w:hAnsi="Helvetica"/>
          <w:color w:val="4D4D4D"/>
          <w:w w:val="105"/>
          <w:sz w:val="11"/>
        </w:rPr>
        <w:t>−0.1</w:t>
      </w:r>
    </w:p>
    <w:p w14:paraId="3B137EB4" w14:textId="77777777" w:rsidR="00371D9F" w:rsidRDefault="00787276">
      <w:pPr>
        <w:spacing w:before="49"/>
        <w:ind w:right="9584"/>
        <w:jc w:val="center"/>
        <w:rPr>
          <w:rFonts w:ascii="Helvetica" w:hAnsi="Helvetica"/>
          <w:sz w:val="11"/>
        </w:rPr>
      </w:pPr>
      <w:r>
        <w:rPr>
          <w:rFonts w:ascii="Helvetica" w:hAnsi="Helvetica"/>
          <w:color w:val="4D4D4D"/>
          <w:w w:val="105"/>
          <w:sz w:val="11"/>
        </w:rPr>
        <w:t>−0.1</w:t>
      </w:r>
    </w:p>
    <w:p w14:paraId="75F0957B" w14:textId="77777777" w:rsidR="00371D9F" w:rsidRDefault="00371D9F">
      <w:pPr>
        <w:pStyle w:val="BodyText"/>
        <w:spacing w:before="10"/>
        <w:ind w:left="0"/>
        <w:rPr>
          <w:rFonts w:ascii="Helvetica"/>
          <w:sz w:val="11"/>
        </w:rPr>
      </w:pPr>
    </w:p>
    <w:p w14:paraId="29A38493" w14:textId="77777777" w:rsidR="00371D9F" w:rsidRDefault="00787276">
      <w:pPr>
        <w:spacing w:before="101"/>
        <w:ind w:right="224"/>
        <w:jc w:val="center"/>
        <w:rPr>
          <w:rFonts w:ascii="Helvetica" w:hAnsi="Helvetica"/>
          <w:sz w:val="11"/>
        </w:rPr>
      </w:pPr>
      <w:r>
        <w:rPr>
          <w:rFonts w:ascii="Helvetica" w:hAnsi="Helvetica"/>
          <w:color w:val="4D4D4D"/>
          <w:w w:val="105"/>
          <w:sz w:val="11"/>
        </w:rPr>
        <w:t>−0.2</w:t>
      </w:r>
    </w:p>
    <w:p w14:paraId="0121BCAB" w14:textId="77777777" w:rsidR="00371D9F" w:rsidRDefault="00371D9F">
      <w:pPr>
        <w:pStyle w:val="BodyText"/>
        <w:spacing w:before="5"/>
        <w:ind w:left="0"/>
        <w:rPr>
          <w:rFonts w:ascii="Helvetica"/>
          <w:sz w:val="21"/>
        </w:rPr>
      </w:pPr>
    </w:p>
    <w:p w14:paraId="064FA79E" w14:textId="77777777" w:rsidR="00371D9F" w:rsidRDefault="00787276">
      <w:pPr>
        <w:spacing w:before="145"/>
        <w:ind w:left="487"/>
        <w:rPr>
          <w:i/>
          <w:sz w:val="24"/>
        </w:rPr>
      </w:pPr>
      <w:r>
        <w:rPr>
          <w:i/>
          <w:sz w:val="24"/>
        </w:rPr>
        <w:t>Figure 4</w:t>
      </w:r>
    </w:p>
    <w:p w14:paraId="38DE146B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3AC21ECD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44247577" w14:textId="77777777" w:rsidR="00371D9F" w:rsidRDefault="00371D9F">
      <w:pPr>
        <w:pStyle w:val="BodyText"/>
        <w:spacing w:before="7"/>
        <w:ind w:left="0"/>
        <w:rPr>
          <w:i/>
          <w:sz w:val="26"/>
        </w:rPr>
      </w:pPr>
    </w:p>
    <w:p w14:paraId="45BB2BA6" w14:textId="77777777" w:rsidR="00371D9F" w:rsidRDefault="00787276">
      <w:pPr>
        <w:pStyle w:val="BodyText"/>
        <w:spacing w:before="0"/>
      </w:pPr>
      <w:r>
        <w:rPr>
          <w:rFonts w:ascii="Arial"/>
          <w:w w:val="105"/>
          <w:sz w:val="12"/>
        </w:rPr>
        <w:t xml:space="preserve">355 </w:t>
      </w:r>
      <w:r>
        <w:rPr>
          <w:w w:val="105"/>
        </w:rPr>
        <w:t xml:space="preserve">musical qualities can be interpreted directly as similarity, but the distance between </w:t>
      </w:r>
      <w:proofErr w:type="gramStart"/>
      <w:r>
        <w:rPr>
          <w:w w:val="105"/>
        </w:rPr>
        <w:t>a</w:t>
      </w:r>
      <w:proofErr w:type="gramEnd"/>
    </w:p>
    <w:p w14:paraId="38865BD8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356 </w:t>
      </w:r>
      <w:r>
        <w:rPr>
          <w:w w:val="105"/>
        </w:rPr>
        <w:t>quality and an excerpt cannot. Instead, the angle between an excerpt and a quality is</w:t>
      </w:r>
    </w:p>
    <w:p w14:paraId="157E2D76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357 </w:t>
      </w:r>
      <w:proofErr w:type="gramStart"/>
      <w:r>
        <w:rPr>
          <w:w w:val="105"/>
        </w:rPr>
        <w:t>indicative</w:t>
      </w:r>
      <w:proofErr w:type="gramEnd"/>
      <w:r>
        <w:rPr>
          <w:w w:val="105"/>
        </w:rPr>
        <w:t xml:space="preserve"> of their correlation. An angle of 0 indicates a correlation of 1, an angle of 90</w:t>
      </w:r>
    </w:p>
    <w:p w14:paraId="24A2BFFE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358 </w:t>
      </w:r>
      <w:r>
        <w:rPr>
          <w:w w:val="105"/>
        </w:rPr>
        <w:t>indicates a correlation of 0, and an angle of 180 indicates a correlation of -1.</w:t>
      </w:r>
    </w:p>
    <w:p w14:paraId="12AC28A0" w14:textId="77777777" w:rsidR="00371D9F" w:rsidRDefault="00787276">
      <w:pPr>
        <w:pStyle w:val="BodyText"/>
        <w:tabs>
          <w:tab w:val="left" w:pos="1075"/>
        </w:tabs>
      </w:pPr>
      <w:r>
        <w:rPr>
          <w:rFonts w:ascii="Arial"/>
          <w:w w:val="110"/>
          <w:sz w:val="12"/>
        </w:rPr>
        <w:t>359</w:t>
      </w:r>
      <w:r>
        <w:rPr>
          <w:rFonts w:ascii="Arial"/>
          <w:w w:val="110"/>
          <w:sz w:val="12"/>
        </w:rPr>
        <w:tab/>
      </w:r>
      <w:r>
        <w:rPr>
          <w:w w:val="110"/>
        </w:rPr>
        <w:t>Overall, this helps us to evaluate what contribute to the excerpt groupings.</w:t>
      </w:r>
      <w:r>
        <w:rPr>
          <w:spacing w:val="58"/>
          <w:w w:val="110"/>
        </w:rPr>
        <w:t xml:space="preserve"> </w:t>
      </w:r>
      <w:r>
        <w:rPr>
          <w:w w:val="110"/>
        </w:rPr>
        <w:t>These</w:t>
      </w:r>
    </w:p>
    <w:p w14:paraId="719F423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360 </w:t>
      </w:r>
      <w:r>
        <w:rPr>
          <w:w w:val="105"/>
        </w:rPr>
        <w:t>first two dimensions suggest that the hierarchical cluster analysis (see supplementary</w:t>
      </w:r>
    </w:p>
    <w:p w14:paraId="05BB10E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361 </w:t>
      </w:r>
      <w:r>
        <w:rPr>
          <w:w w:val="105"/>
        </w:rPr>
        <w:t xml:space="preserve">materials) revealed groupings roughly according to genre. However, there are two </w:t>
      </w:r>
      <w:proofErr w:type="gramStart"/>
      <w:r>
        <w:rPr>
          <w:w w:val="105"/>
        </w:rPr>
        <w:t>notable</w:t>
      </w:r>
      <w:proofErr w:type="gramEnd"/>
    </w:p>
    <w:p w14:paraId="7483D29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362 </w:t>
      </w:r>
      <w:r>
        <w:rPr>
          <w:w w:val="105"/>
        </w:rPr>
        <w:t xml:space="preserve">outliers. Excerpts 6 and 14 are unique in that they are each the only representative of </w:t>
      </w:r>
      <w:proofErr w:type="gramStart"/>
      <w:r>
        <w:rPr>
          <w:w w:val="105"/>
        </w:rPr>
        <w:t>their</w:t>
      </w:r>
      <w:proofErr w:type="gramEnd"/>
    </w:p>
    <w:p w14:paraId="0031F96B" w14:textId="77777777" w:rsidR="00371D9F" w:rsidRDefault="00787276">
      <w:pPr>
        <w:pStyle w:val="BodyText"/>
        <w:spacing w:before="203"/>
      </w:pPr>
      <w:r>
        <w:rPr>
          <w:rFonts w:ascii="Arial" w:hAnsi="Arial"/>
          <w:w w:val="105"/>
          <w:sz w:val="12"/>
        </w:rPr>
        <w:t xml:space="preserve">363 </w:t>
      </w:r>
      <w:r>
        <w:rPr>
          <w:w w:val="105"/>
        </w:rPr>
        <w:t>respective genres. Excerpt 6 is minimalist, à la Steve Reich, and Excerpt 14 is jazzy.</w:t>
      </w:r>
    </w:p>
    <w:p w14:paraId="183A3159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364 </w:t>
      </w:r>
      <w:r>
        <w:rPr>
          <w:w w:val="105"/>
        </w:rPr>
        <w:t>Preliminary versions of this analysis showed that they dominated the 2nd and 3rd</w:t>
      </w:r>
    </w:p>
    <w:p w14:paraId="0B83F50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365      </w:t>
      </w:r>
      <w:r>
        <w:rPr>
          <w:w w:val="105"/>
        </w:rPr>
        <w:t>dimensions, respectively (see supplementary materials for visualizations).  In the plot</w:t>
      </w:r>
      <w:r>
        <w:rPr>
          <w:spacing w:val="3"/>
          <w:w w:val="105"/>
        </w:rPr>
        <w:t xml:space="preserve"> </w:t>
      </w:r>
      <w:r>
        <w:rPr>
          <w:w w:val="105"/>
        </w:rPr>
        <w:t>below,</w:t>
      </w:r>
    </w:p>
    <w:p w14:paraId="605B0F1E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366      </w:t>
      </w:r>
      <w:r>
        <w:rPr>
          <w:w w:val="105"/>
        </w:rPr>
        <w:t>they are included instead as supplementary projections, essentially ‘out of sample’</w:t>
      </w:r>
      <w:r>
        <w:rPr>
          <w:spacing w:val="41"/>
          <w:w w:val="105"/>
        </w:rPr>
        <w:t xml:space="preserve"> </w:t>
      </w:r>
      <w:r>
        <w:rPr>
          <w:w w:val="105"/>
        </w:rPr>
        <w:t>elements.</w:t>
      </w:r>
    </w:p>
    <w:p w14:paraId="205FE98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367 </w:t>
      </w:r>
      <w:r>
        <w:rPr>
          <w:w w:val="105"/>
        </w:rPr>
        <w:t>Their placement on the plot below alludes to the fact that the dimensionality of this space</w:t>
      </w:r>
    </w:p>
    <w:p w14:paraId="1A8F37EA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368 </w:t>
      </w:r>
      <w:r>
        <w:rPr>
          <w:w w:val="105"/>
        </w:rPr>
        <w:t>may in fact be related to musical genre or family. Although they dominated the space</w:t>
      </w:r>
    </w:p>
    <w:p w14:paraId="0360CB4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369 </w:t>
      </w:r>
      <w:r>
        <w:rPr>
          <w:w w:val="105"/>
        </w:rPr>
        <w:t>when included in the sample, they are much closer to the barycenter of the plot when</w:t>
      </w:r>
    </w:p>
    <w:p w14:paraId="3362156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370 </w:t>
      </w:r>
      <w:r>
        <w:rPr>
          <w:w w:val="105"/>
        </w:rPr>
        <w:t xml:space="preserve">included as out of sample. Were they to fall exactly on the origin, that would suggest </w:t>
      </w:r>
      <w:proofErr w:type="gramStart"/>
      <w:r>
        <w:rPr>
          <w:w w:val="105"/>
        </w:rPr>
        <w:t>that</w:t>
      </w:r>
      <w:proofErr w:type="gramEnd"/>
    </w:p>
    <w:p w14:paraId="54DC6211" w14:textId="77777777" w:rsidR="00371D9F" w:rsidRDefault="00371D9F">
      <w:p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25AB08DC" w14:textId="77777777" w:rsidR="00371D9F" w:rsidRDefault="00787276">
      <w:pPr>
        <w:pStyle w:val="BodyText"/>
        <w:spacing w:before="239"/>
      </w:pPr>
      <w:r>
        <w:rPr>
          <w:rFonts w:ascii="Arial"/>
          <w:w w:val="105"/>
          <w:sz w:val="12"/>
        </w:rPr>
        <w:lastRenderedPageBreak/>
        <w:t xml:space="preserve">371 </w:t>
      </w:r>
      <w:r>
        <w:rPr>
          <w:w w:val="105"/>
        </w:rPr>
        <w:t>they shared no information whatsoever with the other excerpts included in the analysis.</w:t>
      </w:r>
    </w:p>
    <w:p w14:paraId="2D7F9BDE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372 </w:t>
      </w:r>
      <w:r>
        <w:rPr>
          <w:w w:val="105"/>
        </w:rPr>
        <w:t>The disparity between their placement on the graph below and their placement on the</w:t>
      </w:r>
    </w:p>
    <w:p w14:paraId="138B531E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373 </w:t>
      </w:r>
      <w:r>
        <w:rPr>
          <w:w w:val="105"/>
        </w:rPr>
        <w:t>graphs in which they are included in the main sample suggests that they share some</w:t>
      </w:r>
    </w:p>
    <w:p w14:paraId="6300539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374 </w:t>
      </w:r>
      <w:r>
        <w:rPr>
          <w:w w:val="105"/>
        </w:rPr>
        <w:t>information, but there is still a large amount of information that is not accounted for in the</w:t>
      </w:r>
    </w:p>
    <w:p w14:paraId="1E94338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375 </w:t>
      </w:r>
      <w:r>
        <w:rPr>
          <w:w w:val="105"/>
        </w:rPr>
        <w:t>factor space depicted in Figure</w:t>
      </w:r>
      <w:r>
        <w:rPr>
          <w:spacing w:val="56"/>
          <w:w w:val="105"/>
        </w:rPr>
        <w:t xml:space="preserve"> </w:t>
      </w:r>
      <w:hyperlink w:anchor="_bookmark5" w:history="1">
        <w:r>
          <w:rPr>
            <w:w w:val="105"/>
          </w:rPr>
          <w:t>5</w:t>
        </w:r>
      </w:hyperlink>
      <w:r>
        <w:rPr>
          <w:w w:val="105"/>
        </w:rPr>
        <w:t>.</w:t>
      </w:r>
    </w:p>
    <w:p w14:paraId="3688BFAB" w14:textId="77777777" w:rsidR="00371D9F" w:rsidRDefault="00787276">
      <w:pPr>
        <w:pStyle w:val="BodyText"/>
        <w:tabs>
          <w:tab w:val="left" w:pos="1075"/>
        </w:tabs>
        <w:spacing w:before="203"/>
      </w:pPr>
      <w:r>
        <w:rPr>
          <w:rFonts w:ascii="Arial"/>
          <w:w w:val="105"/>
          <w:sz w:val="12"/>
        </w:rPr>
        <w:t>376</w:t>
      </w:r>
      <w:r>
        <w:rPr>
          <w:rFonts w:ascii="Arial"/>
          <w:w w:val="105"/>
          <w:sz w:val="12"/>
        </w:rPr>
        <w:tab/>
      </w:r>
      <w:r>
        <w:rPr>
          <w:w w:val="105"/>
        </w:rPr>
        <w:t>One</w:t>
      </w:r>
      <w:r>
        <w:rPr>
          <w:spacing w:val="15"/>
          <w:w w:val="105"/>
        </w:rPr>
        <w:t xml:space="preserve"> </w:t>
      </w:r>
      <w:r>
        <w:rPr>
          <w:w w:val="105"/>
        </w:rPr>
        <w:t>perceptual</w:t>
      </w:r>
      <w:r>
        <w:rPr>
          <w:spacing w:val="16"/>
          <w:w w:val="105"/>
        </w:rPr>
        <w:t xml:space="preserve"> </w:t>
      </w:r>
      <w:r>
        <w:rPr>
          <w:w w:val="105"/>
        </w:rPr>
        <w:t>element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revealed</w:t>
      </w:r>
      <w:r>
        <w:rPr>
          <w:spacing w:val="16"/>
          <w:w w:val="105"/>
        </w:rPr>
        <w:t xml:space="preserve"> </w:t>
      </w:r>
      <w:r>
        <w:rPr>
          <w:w w:val="105"/>
        </w:rPr>
        <w:t>here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r>
        <w:rPr>
          <w:w w:val="105"/>
        </w:rPr>
        <w:t>tempo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dynamics</w:t>
      </w:r>
      <w:r>
        <w:rPr>
          <w:spacing w:val="16"/>
          <w:w w:val="105"/>
        </w:rPr>
        <w:t xml:space="preserve"> </w:t>
      </w:r>
      <w:r>
        <w:rPr>
          <w:w w:val="105"/>
        </w:rPr>
        <w:t>seem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</w:p>
    <w:p w14:paraId="372DDADD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377 </w:t>
      </w:r>
      <w:r>
        <w:rPr>
          <w:w w:val="105"/>
        </w:rPr>
        <w:t xml:space="preserve">contribute, intensity-wise, similarly to the first dimension. This points to two </w:t>
      </w:r>
      <w:proofErr w:type="gramStart"/>
      <w:r>
        <w:rPr>
          <w:w w:val="105"/>
        </w:rPr>
        <w:t>specific</w:t>
      </w:r>
      <w:proofErr w:type="gramEnd"/>
    </w:p>
    <w:p w14:paraId="75321EA8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378 </w:t>
      </w:r>
      <w:r>
        <w:rPr>
          <w:w w:val="105"/>
        </w:rPr>
        <w:t>things. Firstly, it highlights possible bias in the compositional process. The excerpts were</w:t>
      </w:r>
    </w:p>
    <w:p w14:paraId="1ECF1316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379 </w:t>
      </w:r>
      <w:r>
        <w:rPr>
          <w:w w:val="105"/>
        </w:rPr>
        <w:t>not intentionally composed with those characteristics being similar in mind, but it’s</w:t>
      </w:r>
    </w:p>
    <w:p w14:paraId="091BF6CE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380    </w:t>
      </w:r>
      <w:r>
        <w:rPr>
          <w:rFonts w:ascii="Arial"/>
          <w:spacing w:val="27"/>
          <w:w w:val="105"/>
          <w:sz w:val="12"/>
        </w:rPr>
        <w:t xml:space="preserve"> </w:t>
      </w:r>
      <w:r>
        <w:rPr>
          <w:w w:val="105"/>
        </w:rPr>
        <w:t>entirely</w:t>
      </w:r>
      <w:r>
        <w:rPr>
          <w:spacing w:val="12"/>
          <w:w w:val="105"/>
        </w:rPr>
        <w:t xml:space="preserve"> </w:t>
      </w:r>
      <w:r>
        <w:rPr>
          <w:w w:val="105"/>
        </w:rPr>
        <w:t>possible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high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spacing w:val="-3"/>
          <w:w w:val="105"/>
        </w:rPr>
        <w:t>low</w:t>
      </w:r>
      <w:r>
        <w:rPr>
          <w:spacing w:val="11"/>
          <w:w w:val="105"/>
        </w:rPr>
        <w:t xml:space="preserve"> </w:t>
      </w:r>
      <w:r>
        <w:rPr>
          <w:w w:val="105"/>
        </w:rPr>
        <w:t>arousal</w:t>
      </w:r>
      <w:r>
        <w:rPr>
          <w:spacing w:val="12"/>
          <w:w w:val="105"/>
        </w:rPr>
        <w:t xml:space="preserve"> </w:t>
      </w:r>
      <w:r>
        <w:rPr>
          <w:w w:val="105"/>
        </w:rPr>
        <w:t>levels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various</w:t>
      </w:r>
      <w:r>
        <w:rPr>
          <w:spacing w:val="11"/>
          <w:w w:val="105"/>
        </w:rPr>
        <w:t xml:space="preserve"> </w:t>
      </w:r>
      <w:r>
        <w:rPr>
          <w:w w:val="105"/>
        </w:rPr>
        <w:t>excerpts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participants</w:t>
      </w:r>
    </w:p>
    <w:p w14:paraId="10D7FF13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381    </w:t>
      </w:r>
      <w:r>
        <w:rPr>
          <w:rFonts w:ascii="Arial"/>
          <w:spacing w:val="30"/>
          <w:w w:val="105"/>
          <w:sz w:val="12"/>
        </w:rPr>
        <w:t xml:space="preserve"> </w:t>
      </w:r>
      <w:r>
        <w:rPr>
          <w:w w:val="105"/>
        </w:rPr>
        <w:t>respond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also</w:t>
      </w:r>
      <w:r>
        <w:rPr>
          <w:spacing w:val="16"/>
          <w:w w:val="105"/>
        </w:rPr>
        <w:t xml:space="preserve"> </w:t>
      </w:r>
      <w:r>
        <w:rPr>
          <w:spacing w:val="-3"/>
          <w:w w:val="105"/>
        </w:rPr>
        <w:t>drove</w:t>
      </w:r>
      <w:r>
        <w:rPr>
          <w:spacing w:val="17"/>
          <w:w w:val="105"/>
        </w:rPr>
        <w:t xml:space="preserve"> </w:t>
      </w:r>
      <w:r>
        <w:rPr>
          <w:w w:val="105"/>
        </w:rPr>
        <w:t>some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compositional</w:t>
      </w:r>
      <w:r>
        <w:rPr>
          <w:spacing w:val="17"/>
          <w:w w:val="105"/>
        </w:rPr>
        <w:t xml:space="preserve"> </w:t>
      </w:r>
      <w:r>
        <w:rPr>
          <w:w w:val="105"/>
        </w:rPr>
        <w:t>process,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turned</w:t>
      </w:r>
      <w:r>
        <w:rPr>
          <w:spacing w:val="17"/>
          <w:w w:val="105"/>
        </w:rPr>
        <w:t xml:space="preserve"> </w:t>
      </w:r>
      <w:r>
        <w:rPr>
          <w:w w:val="105"/>
        </w:rPr>
        <w:t>up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results.</w:t>
      </w:r>
    </w:p>
    <w:p w14:paraId="49614542" w14:textId="77777777" w:rsidR="00371D9F" w:rsidRDefault="00787276">
      <w:pPr>
        <w:pStyle w:val="BodyText"/>
        <w:spacing w:before="203"/>
      </w:pPr>
      <w:r>
        <w:rPr>
          <w:rFonts w:ascii="Arial" w:hAnsi="Arial"/>
          <w:w w:val="105"/>
          <w:sz w:val="12"/>
        </w:rPr>
        <w:t xml:space="preserve">382 </w:t>
      </w:r>
      <w:r>
        <w:rPr>
          <w:w w:val="105"/>
        </w:rPr>
        <w:t>Secondly, it’s possible that the level of arousal was conflated between various musical</w:t>
      </w:r>
    </w:p>
    <w:p w14:paraId="33AAC82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383 </w:t>
      </w:r>
      <w:r>
        <w:rPr>
          <w:w w:val="105"/>
        </w:rPr>
        <w:t>qualities. For example, the intensity and therefore tempo of a stimulus may have been</w:t>
      </w:r>
    </w:p>
    <w:p w14:paraId="39CD251C" w14:textId="77777777" w:rsidR="00371D9F" w:rsidRDefault="00787276">
      <w:pPr>
        <w:spacing w:before="202"/>
        <w:ind w:left="110"/>
        <w:rPr>
          <w:sz w:val="24"/>
        </w:rPr>
      </w:pPr>
      <w:r>
        <w:rPr>
          <w:rFonts w:ascii="Arial"/>
          <w:w w:val="105"/>
          <w:sz w:val="12"/>
        </w:rPr>
        <w:t xml:space="preserve">384 </w:t>
      </w:r>
      <w:r>
        <w:rPr>
          <w:w w:val="105"/>
          <w:sz w:val="24"/>
        </w:rPr>
        <w:t>affected by the volume or dynamics (</w:t>
      </w:r>
      <w:r>
        <w:rPr>
          <w:b/>
          <w:w w:val="105"/>
          <w:sz w:val="24"/>
        </w:rPr>
        <w:t>Kamenetsky1997?</w:t>
      </w:r>
      <w:r>
        <w:rPr>
          <w:w w:val="105"/>
          <w:sz w:val="24"/>
        </w:rPr>
        <w:t>). Perception of tempo is also</w:t>
      </w:r>
    </w:p>
    <w:p w14:paraId="0E156BB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385 </w:t>
      </w:r>
      <w:r>
        <w:rPr>
          <w:w w:val="105"/>
        </w:rPr>
        <w:t>affected by note rate or event density, which is also tied to arousal. In two pieces played at</w:t>
      </w:r>
    </w:p>
    <w:p w14:paraId="66D1ABA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386    </w:t>
      </w:r>
      <w:r>
        <w:rPr>
          <w:rFonts w:ascii="Arial"/>
          <w:spacing w:val="24"/>
          <w:w w:val="105"/>
          <w:sz w:val="12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same</w:t>
      </w:r>
      <w:r>
        <w:rPr>
          <w:spacing w:val="14"/>
          <w:w w:val="105"/>
        </w:rPr>
        <w:t xml:space="preserve"> </w:t>
      </w:r>
      <w:r>
        <w:rPr>
          <w:w w:val="105"/>
        </w:rPr>
        <w:t>tempo,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one</w:t>
      </w:r>
      <w:r>
        <w:rPr>
          <w:spacing w:val="14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more</w:t>
      </w:r>
      <w:r>
        <w:rPr>
          <w:spacing w:val="15"/>
          <w:w w:val="105"/>
        </w:rPr>
        <w:t xml:space="preserve"> </w:t>
      </w:r>
      <w:r>
        <w:rPr>
          <w:w w:val="105"/>
        </w:rPr>
        <w:t>notes</w:t>
      </w:r>
      <w:r>
        <w:rPr>
          <w:spacing w:val="14"/>
          <w:w w:val="105"/>
        </w:rPr>
        <w:t xml:space="preserve"> </w:t>
      </w:r>
      <w:r>
        <w:rPr>
          <w:w w:val="105"/>
        </w:rPr>
        <w:t>per</w:t>
      </w:r>
      <w:r>
        <w:rPr>
          <w:spacing w:val="14"/>
          <w:w w:val="105"/>
        </w:rPr>
        <w:t xml:space="preserve"> </w:t>
      </w:r>
      <w:r>
        <w:rPr>
          <w:w w:val="105"/>
        </w:rPr>
        <w:t>unit</w:t>
      </w:r>
      <w:r>
        <w:rPr>
          <w:spacing w:val="15"/>
          <w:w w:val="105"/>
        </w:rPr>
        <w:t xml:space="preserve"> </w:t>
      </w:r>
      <w:r>
        <w:rPr>
          <w:w w:val="105"/>
        </w:rPr>
        <w:t>time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more</w:t>
      </w:r>
      <w:r>
        <w:rPr>
          <w:spacing w:val="15"/>
          <w:w w:val="105"/>
        </w:rPr>
        <w:t xml:space="preserve"> </w:t>
      </w:r>
      <w:r>
        <w:rPr>
          <w:w w:val="105"/>
        </w:rPr>
        <w:t>likely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3"/>
          <w:w w:val="105"/>
        </w:rPr>
        <w:t>be</w:t>
      </w:r>
      <w:r>
        <w:rPr>
          <w:spacing w:val="15"/>
          <w:w w:val="105"/>
        </w:rPr>
        <w:t xml:space="preserve"> </w:t>
      </w:r>
      <w:r>
        <w:rPr>
          <w:w w:val="105"/>
        </w:rPr>
        <w:t>judged</w:t>
      </w:r>
      <w:r>
        <w:rPr>
          <w:spacing w:val="14"/>
          <w:w w:val="105"/>
        </w:rPr>
        <w:t xml:space="preserve"> </w:t>
      </w:r>
      <w:r>
        <w:rPr>
          <w:w w:val="105"/>
        </w:rPr>
        <w:t>faster</w:t>
      </w:r>
    </w:p>
    <w:p w14:paraId="14B25E7D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387      </w:t>
      </w:r>
      <w:r>
        <w:rPr>
          <w:w w:val="105"/>
        </w:rPr>
        <w:t>than one with fewer (</w:t>
      </w:r>
      <w:r>
        <w:rPr>
          <w:b/>
          <w:w w:val="105"/>
        </w:rPr>
        <w:t>Drake1999?</w:t>
      </w:r>
      <w:r>
        <w:rPr>
          <w:w w:val="105"/>
        </w:rPr>
        <w:t xml:space="preserve">).  There are also a few musical elements </w:t>
      </w:r>
      <w:proofErr w:type="gramStart"/>
      <w:r>
        <w:rPr>
          <w:w w:val="105"/>
        </w:rPr>
        <w:t xml:space="preserve">revealed </w:t>
      </w:r>
      <w:r>
        <w:rPr>
          <w:spacing w:val="18"/>
          <w:w w:val="105"/>
        </w:rPr>
        <w:t xml:space="preserve"> </w:t>
      </w:r>
      <w:r>
        <w:rPr>
          <w:w w:val="105"/>
        </w:rPr>
        <w:t>from</w:t>
      </w:r>
      <w:proofErr w:type="gramEnd"/>
    </w:p>
    <w:p w14:paraId="19DFA5D3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388 </w:t>
      </w:r>
      <w:r>
        <w:rPr>
          <w:w w:val="105"/>
        </w:rPr>
        <w:t>the associations. The term staccato means short, or light and separated, and the term</w:t>
      </w:r>
    </w:p>
    <w:p w14:paraId="33E93CE9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389 </w:t>
      </w:r>
      <w:r>
        <w:rPr>
          <w:w w:val="105"/>
        </w:rPr>
        <w:t>legato means smooth and connected. The participants in this experiment didn’t have access</w:t>
      </w:r>
    </w:p>
    <w:p w14:paraId="15D2856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390 </w:t>
      </w:r>
      <w:r>
        <w:rPr>
          <w:w w:val="105"/>
        </w:rPr>
        <w:t>to the notation, so they would be judging the excerpts aurally only. Between faster and</w:t>
      </w:r>
    </w:p>
    <w:p w14:paraId="485449DC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391 </w:t>
      </w:r>
      <w:r>
        <w:rPr>
          <w:w w:val="105"/>
        </w:rPr>
        <w:t>slower excerpts, notes of the same rhythmic value take up less time in the faster excerpts,</w:t>
      </w:r>
    </w:p>
    <w:p w14:paraId="64A2526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392 </w:t>
      </w:r>
      <w:r>
        <w:rPr>
          <w:w w:val="105"/>
        </w:rPr>
        <w:t>and may be more likely to be judged as light and separate, regardless of what the actual</w:t>
      </w:r>
    </w:p>
    <w:p w14:paraId="42409003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393      </w:t>
      </w:r>
      <w:r>
        <w:rPr>
          <w:w w:val="105"/>
        </w:rPr>
        <w:t xml:space="preserve">articulation was.  Slow tempo and legato are associated </w:t>
      </w:r>
      <w:r>
        <w:rPr>
          <w:spacing w:val="-3"/>
          <w:w w:val="105"/>
        </w:rPr>
        <w:t xml:space="preserve">differently.  </w:t>
      </w:r>
      <w:r>
        <w:rPr>
          <w:w w:val="105"/>
        </w:rPr>
        <w:t>In terms of</w:t>
      </w:r>
      <w:r>
        <w:rPr>
          <w:spacing w:val="25"/>
          <w:w w:val="105"/>
        </w:rPr>
        <w:t xml:space="preserve"> </w:t>
      </w:r>
      <w:r>
        <w:rPr>
          <w:w w:val="105"/>
        </w:rPr>
        <w:t>performance</w:t>
      </w:r>
    </w:p>
    <w:p w14:paraId="41E1A55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394     </w:t>
      </w:r>
      <w:r>
        <w:rPr>
          <w:w w:val="105"/>
        </w:rPr>
        <w:t xml:space="preserve">practice or pedagogy, slow notes are often intended to </w:t>
      </w:r>
      <w:r>
        <w:rPr>
          <w:spacing w:val="3"/>
          <w:w w:val="105"/>
        </w:rPr>
        <w:t xml:space="preserve">be </w:t>
      </w:r>
      <w:r>
        <w:rPr>
          <w:w w:val="105"/>
        </w:rPr>
        <w:t>connected as smoothly as</w:t>
      </w:r>
      <w:r>
        <w:rPr>
          <w:spacing w:val="38"/>
          <w:w w:val="105"/>
        </w:rPr>
        <w:t xml:space="preserve"> </w:t>
      </w:r>
      <w:r>
        <w:rPr>
          <w:w w:val="105"/>
        </w:rPr>
        <w:t>possible,</w:t>
      </w:r>
    </w:p>
    <w:p w14:paraId="089019A7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395 </w:t>
      </w:r>
      <w:r>
        <w:rPr>
          <w:w w:val="105"/>
        </w:rPr>
        <w:t>in order to create a sense of continuity. In terms of genre and harmony, while jazz/blues</w:t>
      </w:r>
    </w:p>
    <w:p w14:paraId="1B34CD7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396 </w:t>
      </w:r>
      <w:r>
        <w:rPr>
          <w:w w:val="105"/>
        </w:rPr>
        <w:t>(on the third dimension) is the most extreme example of this, many genres have harmonies</w:t>
      </w:r>
    </w:p>
    <w:p w14:paraId="53BC52F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397 </w:t>
      </w:r>
      <w:r>
        <w:rPr>
          <w:w w:val="105"/>
        </w:rPr>
        <w:t>associated with them. For example, the classical genre has fairly structured rules for both</w:t>
      </w:r>
    </w:p>
    <w:p w14:paraId="7AC76854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4EFA4ADD" w14:textId="77777777" w:rsidR="00371D9F" w:rsidRDefault="00787276">
      <w:pPr>
        <w:pStyle w:val="BodyText"/>
        <w:spacing w:before="239"/>
      </w:pPr>
      <w:r>
        <w:rPr>
          <w:rFonts w:ascii="Arial"/>
          <w:w w:val="105"/>
          <w:sz w:val="12"/>
        </w:rPr>
        <w:lastRenderedPageBreak/>
        <w:t xml:space="preserve">398 </w:t>
      </w:r>
      <w:r>
        <w:rPr>
          <w:w w:val="105"/>
        </w:rPr>
        <w:t>harmony and voice leading, but the romantic era relaxed those rules and introduced more</w:t>
      </w:r>
    </w:p>
    <w:p w14:paraId="7316CCE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399 </w:t>
      </w:r>
      <w:r>
        <w:rPr>
          <w:w w:val="105"/>
        </w:rPr>
        <w:t>complex harmonies. The gradual devolution of those rules and the increase in complexity of</w:t>
      </w:r>
    </w:p>
    <w:p w14:paraId="4CC0E60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400 </w:t>
      </w:r>
      <w:r>
        <w:rPr>
          <w:w w:val="105"/>
        </w:rPr>
        <w:t>harmony continued through the modern and contemporary styles. Although these specific</w:t>
      </w:r>
    </w:p>
    <w:p w14:paraId="1F46A365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401    </w:t>
      </w:r>
      <w:r>
        <w:rPr>
          <w:rFonts w:ascii="Arial" w:hAnsi="Arial"/>
          <w:spacing w:val="25"/>
          <w:w w:val="105"/>
          <w:sz w:val="12"/>
        </w:rPr>
        <w:t xml:space="preserve"> </w:t>
      </w:r>
      <w:r>
        <w:rPr>
          <w:w w:val="105"/>
        </w:rPr>
        <w:t>contributions</w:t>
      </w:r>
      <w:r>
        <w:rPr>
          <w:spacing w:val="14"/>
          <w:w w:val="105"/>
        </w:rPr>
        <w:t xml:space="preserve"> </w:t>
      </w:r>
      <w:r>
        <w:rPr>
          <w:w w:val="105"/>
        </w:rPr>
        <w:t>aren’t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strong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some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others,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glance</w:t>
      </w:r>
      <w:r>
        <w:rPr>
          <w:spacing w:val="14"/>
          <w:w w:val="105"/>
        </w:rPr>
        <w:t xml:space="preserve"> </w:t>
      </w:r>
      <w:r>
        <w:rPr>
          <w:w w:val="105"/>
        </w:rPr>
        <w:t>back</w:t>
      </w:r>
      <w:r>
        <w:rPr>
          <w:spacing w:val="15"/>
          <w:w w:val="105"/>
        </w:rPr>
        <w:t xml:space="preserve"> </w:t>
      </w:r>
      <w:r>
        <w:rPr>
          <w:w w:val="105"/>
        </w:rPr>
        <w:t>at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factor</w:t>
      </w:r>
      <w:r>
        <w:rPr>
          <w:spacing w:val="14"/>
          <w:w w:val="105"/>
        </w:rPr>
        <w:t xml:space="preserve"> </w:t>
      </w:r>
      <w:r>
        <w:rPr>
          <w:w w:val="105"/>
        </w:rPr>
        <w:t>scores</w:t>
      </w:r>
      <w:r>
        <w:rPr>
          <w:spacing w:val="15"/>
          <w:w w:val="105"/>
        </w:rPr>
        <w:t xml:space="preserve"> </w:t>
      </w:r>
      <w:r>
        <w:rPr>
          <w:w w:val="105"/>
        </w:rPr>
        <w:t>plot</w:t>
      </w:r>
    </w:p>
    <w:p w14:paraId="73F71A47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402    </w:t>
      </w:r>
      <w:r>
        <w:rPr>
          <w:rFonts w:ascii="Arial"/>
          <w:spacing w:val="27"/>
          <w:w w:val="105"/>
          <w:sz w:val="12"/>
        </w:rPr>
        <w:t xml:space="preserve"> </w:t>
      </w:r>
      <w:r>
        <w:rPr>
          <w:w w:val="105"/>
        </w:rPr>
        <w:t>shows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older</w:t>
      </w:r>
      <w:r>
        <w:rPr>
          <w:spacing w:val="15"/>
          <w:w w:val="105"/>
        </w:rPr>
        <w:t xml:space="preserve"> </w:t>
      </w:r>
      <w:r>
        <w:rPr>
          <w:w w:val="105"/>
        </w:rPr>
        <w:t>styles:</w:t>
      </w:r>
      <w:r>
        <w:rPr>
          <w:spacing w:val="42"/>
          <w:w w:val="105"/>
        </w:rPr>
        <w:t xml:space="preserve"> </w:t>
      </w:r>
      <w:r>
        <w:rPr>
          <w:w w:val="105"/>
        </w:rPr>
        <w:t>baroque,</w:t>
      </w:r>
      <w:r>
        <w:rPr>
          <w:spacing w:val="16"/>
          <w:w w:val="105"/>
        </w:rPr>
        <w:t xml:space="preserve"> </w:t>
      </w:r>
      <w:r>
        <w:rPr>
          <w:w w:val="105"/>
        </w:rPr>
        <w:t>classical,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romantic,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both</w:t>
      </w:r>
      <w:r>
        <w:rPr>
          <w:spacing w:val="15"/>
          <w:w w:val="105"/>
        </w:rPr>
        <w:t xml:space="preserve"> </w:t>
      </w:r>
      <w:r>
        <w:rPr>
          <w:w w:val="105"/>
        </w:rPr>
        <w:t>negative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2nd</w:t>
      </w:r>
    </w:p>
    <w:p w14:paraId="69B805A9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403 </w:t>
      </w:r>
      <w:proofErr w:type="gramStart"/>
      <w:r>
        <w:rPr>
          <w:w w:val="105"/>
        </w:rPr>
        <w:t>dimension</w:t>
      </w:r>
      <w:proofErr w:type="gramEnd"/>
      <w:r>
        <w:rPr>
          <w:w w:val="105"/>
        </w:rPr>
        <w:t xml:space="preserve">, as are the simpler harmonies of major and minor. </w:t>
      </w:r>
      <w:proofErr w:type="gramStart"/>
      <w:r>
        <w:rPr>
          <w:w w:val="105"/>
        </w:rPr>
        <w:t>Likewise</w:t>
      </w:r>
      <w:proofErr w:type="gramEnd"/>
      <w:r>
        <w:rPr>
          <w:w w:val="105"/>
        </w:rPr>
        <w:t xml:space="preserve"> the newer western</w:t>
      </w:r>
    </w:p>
    <w:p w14:paraId="53BE0593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404 </w:t>
      </w:r>
      <w:r>
        <w:rPr>
          <w:w w:val="105"/>
        </w:rPr>
        <w:t>styles: impressionist, modern, and contemporary, load positively on the 2nd dimension,</w:t>
      </w:r>
    </w:p>
    <w:p w14:paraId="3BE8C8CC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405 </w:t>
      </w:r>
      <w:r>
        <w:rPr>
          <w:w w:val="105"/>
        </w:rPr>
        <w:t>along with the more complex harmonies of chromatic, whole tone, and ambiguous.</w:t>
      </w:r>
    </w:p>
    <w:p w14:paraId="6C6BFF4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406 </w:t>
      </w:r>
      <w:r>
        <w:rPr>
          <w:w w:val="105"/>
        </w:rPr>
        <w:t>Historically speaking, the whole tone scale gained great popularity with composers in the</w:t>
      </w:r>
    </w:p>
    <w:p w14:paraId="062CC6A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407 </w:t>
      </w:r>
      <w:r>
        <w:rPr>
          <w:w w:val="105"/>
        </w:rPr>
        <w:t xml:space="preserve">impressionist </w:t>
      </w:r>
      <w:proofErr w:type="gramStart"/>
      <w:r>
        <w:rPr>
          <w:w w:val="105"/>
        </w:rPr>
        <w:t>era</w:t>
      </w:r>
      <w:proofErr w:type="gramEnd"/>
      <w:r>
        <w:rPr>
          <w:w w:val="105"/>
        </w:rPr>
        <w:t>. However, because of the nature of this survey, these results tell us more</w:t>
      </w:r>
    </w:p>
    <w:p w14:paraId="7ECD73FD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408 </w:t>
      </w:r>
      <w:r>
        <w:rPr>
          <w:w w:val="110"/>
        </w:rPr>
        <w:t>about the perception of the excerpts rather than the behavior of the participants. Because</w:t>
      </w:r>
    </w:p>
    <w:p w14:paraId="2AE7BF20" w14:textId="77777777" w:rsidR="00371D9F" w:rsidRDefault="00787276">
      <w:pPr>
        <w:pStyle w:val="BodyText"/>
        <w:spacing w:before="203"/>
      </w:pPr>
      <w:r>
        <w:rPr>
          <w:rFonts w:ascii="Arial"/>
          <w:sz w:val="12"/>
        </w:rPr>
        <w:t xml:space="preserve">409 </w:t>
      </w:r>
      <w:r>
        <w:t>the excerpts were composed with the intent of varying across all of these musical</w:t>
      </w:r>
    </w:p>
    <w:p w14:paraId="179BFF2D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410 </w:t>
      </w:r>
      <w:r>
        <w:rPr>
          <w:w w:val="105"/>
        </w:rPr>
        <w:t>dimensions, what we see is a sort of validation that there is, in fact, that variety among</w:t>
      </w:r>
    </w:p>
    <w:p w14:paraId="56991EF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411 </w:t>
      </w:r>
      <w:r>
        <w:rPr>
          <w:w w:val="105"/>
        </w:rPr>
        <w:t>these excerpts, and that they are different enough to create a large and varied factor space.</w:t>
      </w:r>
    </w:p>
    <w:p w14:paraId="4B44C2DD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27F484C8" w14:textId="77777777" w:rsidR="00371D9F" w:rsidRDefault="00371D9F">
      <w:pPr>
        <w:pStyle w:val="BodyText"/>
        <w:spacing w:before="5"/>
        <w:ind w:left="0"/>
        <w:rPr>
          <w:sz w:val="26"/>
        </w:rPr>
      </w:pPr>
    </w:p>
    <w:p w14:paraId="6A96C718" w14:textId="77777777" w:rsidR="00371D9F" w:rsidRDefault="00787276">
      <w:pPr>
        <w:pStyle w:val="Heading3"/>
      </w:pPr>
      <w:r>
        <w:rPr>
          <w:rFonts w:ascii="Arial"/>
          <w:b w:val="0"/>
          <w:w w:val="110"/>
          <w:sz w:val="12"/>
        </w:rPr>
        <w:t>412</w:t>
      </w:r>
      <w:bookmarkStart w:id="179" w:name="Experiment_2:_Musical_Adjectives_Survey"/>
      <w:bookmarkEnd w:id="179"/>
      <w:r>
        <w:rPr>
          <w:rFonts w:ascii="Arial"/>
          <w:b w:val="0"/>
          <w:w w:val="110"/>
          <w:sz w:val="12"/>
        </w:rPr>
        <w:t xml:space="preserve"> </w:t>
      </w:r>
      <w:r>
        <w:rPr>
          <w:w w:val="110"/>
        </w:rPr>
        <w:t>Experiment 2: Musical Adjectives Survey</w:t>
      </w:r>
    </w:p>
    <w:p w14:paraId="3560C6C6" w14:textId="77777777" w:rsidR="00371D9F" w:rsidRDefault="00371D9F">
      <w:pPr>
        <w:pStyle w:val="BodyText"/>
        <w:spacing w:before="8"/>
        <w:ind w:left="0"/>
        <w:rPr>
          <w:b/>
          <w:sz w:val="29"/>
        </w:rPr>
      </w:pPr>
    </w:p>
    <w:p w14:paraId="5CB678B6" w14:textId="77777777" w:rsidR="00371D9F" w:rsidRDefault="00371D9F">
      <w:pPr>
        <w:rPr>
          <w:sz w:val="29"/>
        </w:r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5F41D5B3" w14:textId="77777777" w:rsidR="00371D9F" w:rsidRDefault="00371D9F">
      <w:pPr>
        <w:pStyle w:val="BodyText"/>
        <w:spacing w:before="6"/>
        <w:ind w:left="0"/>
        <w:rPr>
          <w:b/>
          <w:sz w:val="22"/>
        </w:rPr>
      </w:pPr>
    </w:p>
    <w:p w14:paraId="7BB03054" w14:textId="77777777" w:rsidR="00371D9F" w:rsidRDefault="00787276">
      <w:pPr>
        <w:ind w:left="110"/>
        <w:rPr>
          <w:rFonts w:ascii="Arial"/>
          <w:sz w:val="12"/>
        </w:rPr>
      </w:pPr>
      <w:r>
        <w:rPr>
          <w:rFonts w:ascii="Arial"/>
          <w:w w:val="95"/>
          <w:sz w:val="12"/>
        </w:rPr>
        <w:t>413</w:t>
      </w:r>
    </w:p>
    <w:p w14:paraId="313B13D5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42749C09" w14:textId="77777777" w:rsidR="00371D9F" w:rsidRDefault="00787276">
      <w:pPr>
        <w:spacing w:before="134"/>
        <w:ind w:left="110"/>
        <w:rPr>
          <w:rFonts w:ascii="Arial"/>
          <w:sz w:val="12"/>
        </w:rPr>
      </w:pPr>
      <w:r>
        <w:rPr>
          <w:rFonts w:ascii="Arial"/>
          <w:w w:val="95"/>
          <w:sz w:val="12"/>
        </w:rPr>
        <w:t>414</w:t>
      </w:r>
    </w:p>
    <w:p w14:paraId="0E92CDF4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30F3C476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w w:val="95"/>
          <w:sz w:val="12"/>
        </w:rPr>
        <w:t>415</w:t>
      </w:r>
    </w:p>
    <w:p w14:paraId="12C4ACE6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1E29B8B7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w w:val="95"/>
          <w:sz w:val="12"/>
        </w:rPr>
        <w:t>416</w:t>
      </w:r>
    </w:p>
    <w:p w14:paraId="41A0110F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34BB385A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w w:val="95"/>
          <w:sz w:val="12"/>
        </w:rPr>
        <w:t>417</w:t>
      </w:r>
    </w:p>
    <w:p w14:paraId="0D6DAE9D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43D06F50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w w:val="95"/>
          <w:sz w:val="12"/>
        </w:rPr>
        <w:t>418</w:t>
      </w:r>
    </w:p>
    <w:p w14:paraId="2E4B2555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13E3FC7B" w14:textId="77777777" w:rsidR="00371D9F" w:rsidRDefault="00787276">
      <w:pPr>
        <w:spacing w:before="134"/>
        <w:ind w:left="110"/>
        <w:rPr>
          <w:rFonts w:ascii="Arial"/>
          <w:sz w:val="12"/>
        </w:rPr>
      </w:pPr>
      <w:r>
        <w:rPr>
          <w:rFonts w:ascii="Arial"/>
          <w:w w:val="95"/>
          <w:sz w:val="12"/>
        </w:rPr>
        <w:t>419</w:t>
      </w:r>
    </w:p>
    <w:p w14:paraId="2C59C2EA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0A9768BF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w w:val="95"/>
          <w:sz w:val="12"/>
        </w:rPr>
        <w:t>420</w:t>
      </w:r>
    </w:p>
    <w:p w14:paraId="6D9A23C7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4D5B7291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w w:val="95"/>
          <w:sz w:val="12"/>
        </w:rPr>
        <w:t>421</w:t>
      </w:r>
    </w:p>
    <w:p w14:paraId="48470675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67CF91EA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w w:val="95"/>
          <w:sz w:val="12"/>
        </w:rPr>
        <w:t>422</w:t>
      </w:r>
    </w:p>
    <w:p w14:paraId="211DAEED" w14:textId="77777777" w:rsidR="00371D9F" w:rsidRDefault="00787276">
      <w:pPr>
        <w:pStyle w:val="BodyText"/>
        <w:tabs>
          <w:tab w:val="left" w:pos="2391"/>
          <w:tab w:val="left" w:pos="2436"/>
        </w:tabs>
        <w:spacing w:before="148" w:line="415" w:lineRule="auto"/>
        <w:ind w:right="38" w:firstLine="587"/>
      </w:pPr>
      <w:r>
        <w:br w:type="column"/>
      </w:r>
      <w:r>
        <w:rPr>
          <w:b/>
          <w:w w:val="105"/>
        </w:rPr>
        <w:t>Participants.</w:t>
      </w:r>
      <w:r>
        <w:rPr>
          <w:b/>
          <w:w w:val="105"/>
        </w:rPr>
        <w:tab/>
      </w:r>
      <w:r>
        <w:rPr>
          <w:b/>
          <w:w w:val="105"/>
        </w:rPr>
        <w:tab/>
      </w:r>
      <w:r>
        <w:rPr>
          <w:w w:val="105"/>
        </w:rPr>
        <w:t xml:space="preserve">The scree plot depicted in Figure </w:t>
      </w:r>
      <w:hyperlink w:anchor="_bookmark4" w:history="1">
        <w:r>
          <w:rPr>
            <w:w w:val="105"/>
          </w:rPr>
          <w:t xml:space="preserve">6 </w:t>
        </w:r>
      </w:hyperlink>
      <w:r>
        <w:rPr>
          <w:w w:val="105"/>
        </w:rPr>
        <w:t xml:space="preserve">shows the explained variance per dimension for the distance analysis of participants in the adjectives </w:t>
      </w:r>
      <w:r>
        <w:rPr>
          <w:spacing w:val="-4"/>
          <w:w w:val="105"/>
        </w:rPr>
        <w:t xml:space="preserve">survey. </w:t>
      </w:r>
      <w:r>
        <w:rPr>
          <w:w w:val="105"/>
        </w:rPr>
        <w:t>Again, having a high number of participants means that the dimensionality is high, and each dimension is only extracting a little variance. The first five dimensions</w:t>
      </w:r>
      <w:r>
        <w:rPr>
          <w:spacing w:val="6"/>
          <w:w w:val="105"/>
        </w:rPr>
        <w:t xml:space="preserve"> </w:t>
      </w:r>
      <w:r>
        <w:rPr>
          <w:w w:val="105"/>
        </w:rPr>
        <w:t>all</w:t>
      </w:r>
      <w:r>
        <w:rPr>
          <w:spacing w:val="6"/>
          <w:w w:val="105"/>
        </w:rPr>
        <w:t xml:space="preserve"> </w:t>
      </w:r>
      <w:r>
        <w:rPr>
          <w:spacing w:val="-4"/>
          <w:w w:val="105"/>
        </w:rPr>
        <w:t>have</w:t>
      </w:r>
      <w:r>
        <w:rPr>
          <w:spacing w:val="-4"/>
          <w:w w:val="105"/>
        </w:rPr>
        <w:tab/>
      </w:r>
      <w:r>
        <w:rPr>
          <w:w w:val="105"/>
        </w:rPr>
        <w:t>&gt; 1: 1.66, 1.27, 1.13, 1.09, and 1.06, respectively, but because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</w:p>
    <w:p w14:paraId="0ACC89AD" w14:textId="77777777" w:rsidR="00371D9F" w:rsidRDefault="00787276">
      <w:pPr>
        <w:pStyle w:val="BodyText"/>
        <w:spacing w:before="0"/>
        <w:ind w:left="0"/>
        <w:rPr>
          <w:sz w:val="20"/>
        </w:rPr>
      </w:pPr>
      <w:r>
        <w:br w:type="column"/>
      </w:r>
    </w:p>
    <w:p w14:paraId="63CA6193" w14:textId="77777777" w:rsidR="00371D9F" w:rsidRDefault="00787276">
      <w:pPr>
        <w:pStyle w:val="BodyText"/>
        <w:spacing w:before="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504640" behindDoc="0" locked="0" layoutInCell="1" allowOverlap="1" wp14:anchorId="4301CFB4" wp14:editId="3789F1ED">
            <wp:simplePos x="0" y="0"/>
            <wp:positionH relativeFrom="page">
              <wp:posOffset>3886200</wp:posOffset>
            </wp:positionH>
            <wp:positionV relativeFrom="paragraph">
              <wp:posOffset>175900</wp:posOffset>
            </wp:positionV>
            <wp:extent cx="2971800" cy="2057400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E394A" w14:textId="77777777" w:rsidR="00371D9F" w:rsidRDefault="00787276">
      <w:pPr>
        <w:spacing w:before="281"/>
        <w:ind w:left="110"/>
        <w:rPr>
          <w:i/>
          <w:sz w:val="24"/>
        </w:rPr>
      </w:pPr>
      <w:bookmarkStart w:id="180" w:name="Participants"/>
      <w:bookmarkStart w:id="181" w:name="_bookmark4"/>
      <w:bookmarkEnd w:id="180"/>
      <w:bookmarkEnd w:id="181"/>
      <w:r>
        <w:rPr>
          <w:i/>
          <w:sz w:val="24"/>
        </w:rPr>
        <w:t>Figure 6</w:t>
      </w:r>
    </w:p>
    <w:p w14:paraId="4AB8B382" w14:textId="77777777" w:rsidR="00371D9F" w:rsidRDefault="00371D9F">
      <w:pPr>
        <w:rPr>
          <w:sz w:val="24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3" w:space="720" w:equalWidth="0">
            <w:col w:w="301" w:space="77"/>
            <w:col w:w="4591" w:space="88"/>
            <w:col w:w="6243"/>
          </w:cols>
        </w:sectPr>
      </w:pPr>
    </w:p>
    <w:p w14:paraId="2ACB6416" w14:textId="77777777" w:rsidR="00371D9F" w:rsidRDefault="000A52AF">
      <w:pPr>
        <w:pStyle w:val="BodyText"/>
        <w:spacing w:before="7"/>
      </w:pPr>
      <w:r>
        <w:pict w14:anchorId="44567D74">
          <v:shape id="_x0000_s3669" type="#_x0000_t202" alt="" style="position:absolute;left:0;text-align:left;margin-left:175.2pt;margin-top:632.8pt;width:7pt;height:79.15pt;z-index:-25180467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D7826AE" w14:textId="77777777" w:rsidR="00787276" w:rsidRDefault="00787276">
                  <w:pPr>
                    <w:pStyle w:val="BodyText"/>
                    <w:spacing w:before="594"/>
                    <w:ind w:left="0"/>
                    <w:rPr>
                      <w:rFonts w:ascii="Arial Unicode MS" w:eastAsia="Arial Unicode MS"/>
                    </w:rPr>
                  </w:pPr>
                  <w:r>
                    <w:rPr>
                      <w:rFonts w:ascii="Arial Unicode MS" w:eastAsia="Arial Unicode MS" w:hint="eastAsia"/>
                      <w:w w:val="55"/>
                    </w:rPr>
                    <w:t>𝜆</w:t>
                  </w:r>
                </w:p>
              </w:txbxContent>
            </v:textbox>
            <w10:wrap anchorx="page" anchory="page"/>
          </v:shape>
        </w:pict>
      </w:r>
      <w:r w:rsidR="00787276">
        <w:rPr>
          <w:rFonts w:ascii="Arial"/>
          <w:w w:val="105"/>
          <w:sz w:val="12"/>
        </w:rPr>
        <w:t xml:space="preserve">423 </w:t>
      </w:r>
      <w:r w:rsidR="00787276">
        <w:rPr>
          <w:w w:val="105"/>
        </w:rPr>
        <w:t xml:space="preserve">the high dimensionality here, the </w:t>
      </w:r>
      <w:proofErr w:type="gramStart"/>
      <w:r w:rsidR="00787276">
        <w:rPr>
          <w:w w:val="105"/>
        </w:rPr>
        <w:t>first dimension</w:t>
      </w:r>
      <w:proofErr w:type="gramEnd"/>
      <w:r w:rsidR="00787276">
        <w:rPr>
          <w:w w:val="105"/>
        </w:rPr>
        <w:t xml:space="preserve"> extracts only ~3% of the overall variance.</w:t>
      </w:r>
    </w:p>
    <w:p w14:paraId="57CB5C02" w14:textId="77777777" w:rsidR="00371D9F" w:rsidRDefault="00371D9F">
      <w:p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2F95A586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1AFBD5A1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4A3F540F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7A88A3BB" w14:textId="77777777" w:rsidR="00371D9F" w:rsidRDefault="00371D9F">
      <w:pPr>
        <w:pStyle w:val="BodyText"/>
        <w:spacing w:before="10"/>
        <w:ind w:left="0"/>
        <w:rPr>
          <w:sz w:val="22"/>
        </w:rPr>
      </w:pPr>
    </w:p>
    <w:p w14:paraId="66FE266E" w14:textId="77777777" w:rsidR="00371D9F" w:rsidRDefault="00787276">
      <w:pPr>
        <w:ind w:left="2295"/>
        <w:rPr>
          <w:rFonts w:ascii="Helvetica"/>
          <w:sz w:val="19"/>
        </w:rPr>
      </w:pPr>
      <w:bookmarkStart w:id="182" w:name="_bookmark5"/>
      <w:bookmarkEnd w:id="182"/>
      <w:r>
        <w:rPr>
          <w:rFonts w:ascii="Helvetica"/>
          <w:w w:val="105"/>
          <w:sz w:val="19"/>
        </w:rPr>
        <w:t>Dimensions 1 and 2</w:t>
      </w:r>
    </w:p>
    <w:p w14:paraId="3F154093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2D5B0F7C" w14:textId="77777777" w:rsidR="00371D9F" w:rsidRDefault="00371D9F">
      <w:pPr>
        <w:pStyle w:val="BodyText"/>
        <w:spacing w:before="1"/>
        <w:ind w:left="0"/>
        <w:rPr>
          <w:rFonts w:ascii="Helvetica"/>
          <w:sz w:val="22"/>
        </w:rPr>
      </w:pPr>
    </w:p>
    <w:p w14:paraId="196DD7D9" w14:textId="77777777" w:rsidR="00371D9F" w:rsidRDefault="000A52AF">
      <w:pPr>
        <w:spacing w:before="99"/>
        <w:ind w:left="2033"/>
        <w:rPr>
          <w:rFonts w:ascii="Helvetica"/>
          <w:sz w:val="13"/>
        </w:rPr>
      </w:pPr>
      <w:r>
        <w:rPr>
          <w:noProof/>
        </w:rPr>
        <w:pict w14:anchorId="5ACF9439">
          <v:group id="Group 3057" o:spid="_x0000_s3595" style="position:absolute;left:0;text-align:left;margin-left:159.7pt;margin-top:-21.05pt;width:318.1pt;height:216.1pt;z-index:251577344;mso-position-horizontal-relative:page" coordorigin="3194,-421" coordsize="6362,4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U7dAP1AIAANQCAAAUAAAAZHJzL21lZGlhL2ltYWdlMi5wbmeJUE5HDQoa&#10;CgAAAA1JSERSAAAAFAAAABMIBgAAAJCMLbUAAAAGYktHRAD/AP8A/6C9p5MAAAAJcEhZcwAADsQA&#10;AA7EAZUrDhsAAAJ0SURBVDiNtZQ7T9tQGIa/cxzfHZMbcUJSGxCIDm0qOkCFWDuwdGgH+hPLwNKF&#10;oStqC5WKGhiKiig2hBCTG47ja+zToaKCFImEqs9+nvPqfN95ESEEhgmjkNW7p087brfY7LfLDduc&#10;BQBQpPxxVszUMnzqXE2VDxiK8YbPomFhzaovfDK+vNa7p5VgEPAIoZhLsH0ARLyBJxFCMJNgXDVV&#10;3l9RlzZLcvHwTmEYhezu2ddX3y4OXl65Vl6RJo95mrcQQrcuJISAO/DkRs+cneBl81nhyYel8vP3&#10;NEX7t4Qf9d032/rntxzN2Tkha2CE/n6LG8SEoKbTUr3Qk1a1F+9WtKVNAAAMAHDSMSp79eoaR3N2&#10;Xszp98kAADBCJC/mdI7m7L16de2kY1QAALATuvK2vrNu+XZ2Usga94mGmRSyRs+3M9v6zroTujKu&#10;XZ0/vug15qaSyg80QrJhEEKkkFSOLnqNuZpVX8Att1MKo5BlKMYZV3YNSzFOEAVs2+mU8EnHqGCM&#10;o+FpjpkSKEwNGrY5g/uBk/IGvvhg25+UrNN02o+wyAjd34v7b/iRL+SEzCmeTqvVOI6pu77gqBBC&#10;IIqjhCLlf+Isn67RFO0HUSA8PF0gMBTjZ4R0DZcmpr4XksrRea8xTwgZezKEEFTvNeYLSeWoJBcP&#10;sUDz1qq2vCGzUuvSaanjCi+dliqzUmtVW94QaN7CAADTabW6WKxseaEnmf2mFo+QNCYEmf2m5oWe&#10;tFisbE2n1SrA/2yba271YRTwCFDMJTgbAMAf+GIMMcVQI/ThTa4bu+12p5r9dtm0zRkCgBQpf5wT&#10;M2dpPlXXUuX9uxr7FzzpXhrggsb7AAAAAElFTkSuQmCCUEsDBAoAAAAAAAAAIQDcO3xKtwIAALcC&#10;AAAUAAAAZHJzL21lZGlhL2ltYWdlMy5wbmeJUE5HDQoaCgAAAA1JSERSAAAAFAAAABQIBgAAAI2J&#10;HQ0AAAAGYktHRAD/AP8A/6C9p5MAAAAJcEhZcwAADsQAAA7EAZUrDhsAAAJXSURBVDiNpZXNbtNA&#10;FIXvXI89jhMHErUxiaWokYJawbJF7QrEE3RT9rwZe+imT4BgRQVZAq2IFFTkRG6LI+LE8djjGRbF&#10;ErXSn7Rnf765P5pziVIKisqkoqMoWR/z1A24aPlR8hgAwLGMfp1Rr8Z0r2kZxxoSUfSSInDM09ah&#10;P9kbhPHWXMgqAADTcAYAwDNZJgDKpDjt2Obnbae6X2P6cCFQKoVH4+hF7yzcPY3Tzgqjvyq69psQ&#10;culFpRSZpln9nIt2w9QHm6v2wUbN+oCEyEvAb8Hs5cfRn9eplOajkvFjUTvFsfjzpEsRk+fNB2+e&#10;1MvvAQAwb7N3Fu4KKZlbZt9vggEAaEhEq8yOhJRG7yzcHfO0BQCAmVT00J/sncZpxykZ/ZtARTkl&#10;o38ap51Df7KXSUVxFCXrgzB+tsLoyW0qW1TpCqMngzDeGkXJOo556sZCViq6FiwLy1XRtSAW0h7z&#10;1MWACxcAoLjNZZR7Ay5c9Gb8qfq3nPuIaRj5UdK9N6godMvsKwGQ9wXxTFqOZfSxzqgHcPED7grL&#10;vXVGPawx3TMpTqdpVr8rcJpmdZNiWGO6h03LOF6zzS/nXLQzqeiysEwqes5Fu2ObX5qWcYwaErHj&#10;VN81TH3gz5PuskB/nnQbpj7Ydqr7GhKBAAA1pg83V+0DipgMZ3zjNpVmUtHhjG9QxGRz1T7IY+y6&#10;+Dqp6FpwZXzFot0oXRNfucY8bX3yJ69+hvFWLGRFAZA8YJNMWgAAJsXpmm32dpzq2ysDttjOfyfA&#10;9aOL2eYn4CGjw5bFjhaFyV9PlVEdOz3UHQAAAABJRU5ErkJgglBLAwQUAAYACAAAACEA5r9w+AM9&#10;AAALOgIADgAAAGRycy9lMm9Eb2MueG1s7J3tcttIsqb/b8TeA0M/d6PbBIgP0jGeE33c7omJ6Jnt&#10;2OFeAC3RlmIkkYekW+5z9ftmFQqoTGQCMGxLYgsTMU1aTBYTmVlfT2VV/eU/Pt/dzn7fHo43u/s3&#10;F8mP84vZ9v5yd3Vz//HNxf9b//LD8mJ2PG3urza3u/vtm4s/tseL//jr//wff3nYv96mu+vd7dX2&#10;MEMh98fXD/s3F9en0/71q1fHy+vt3eb4426/vceHH3aHu80J/zx8fHV12Dyg9LvbV+l8Xrx62B2u&#10;9ofd5fZ4xF9/9h9e/NWV/+HD9vL0fz58OG5Ps9s3F9Dt5P57cP99T/999de/bF5/PGz21zeXlRqb&#10;EVrcbW7u8aN1UT9vTpvZp8NNq6i7m8vD7rj7cPrxcnf3avfhw83l1j0DniaZi6f522H3ae+e5ePr&#10;h4/72kwwrbDT6GIv//n7b4fZzdWbi8W8SC9m95s7eMn98Gwxz0sy0MP+42vI/e2w/9f+t4N/Srz9&#10;dXf57+Psfvf2enP/cfvTcQ9jIwToG6/kV+jfH/33Z+8f/rG7wo9sPp12zmafPxzuqFRYY/bZueaP&#10;2jXbz6fZJf6YzRerZQkPXuKztMyyDP9wzru8hofpe4tklV3M8PEPWeq02Ly+vH5Xfb9Y0NPRl7NF&#10;mjodN6/9DztlK+XoYRGIx8bWx6+z9b+uN/utc+GRbNjYehFs/X9hNhjwdkv2Xnp7O9lg7KNpaRj/&#10;3dXN6bfdzf0JeiYoMnjjcNg9XG83V/zPTpv1H3tY3wmvYV4qoXFb9MtkiSMc3uuwRbrIK8MnC++U&#10;4LZigb94s6el++xVMPvm9f5wPP1tu7ub0Zs3FwcYwsXD5vdfjyeKokaEwuO4u725+uXm9tb94/Dx&#10;/dvbw+z3DSr2u+Jd8ctP/ru3++uN/yuah7mLEZRz9OKuTFbO7T2Vdr+jcv1P0l8QEv7ZfTy83139&#10;ATscdtASIYjmDm+ud4f/vpg9oOl4c3H8r0+bw/Zidvv3exh8lWQZtTXuH1lepvjHIf7kffzJ5v4S&#10;Rb25OF3M/Nu3J98+fdofbj5eO994HX9Chflw4yxD+nmtKmURso8Xu6hmvp1gsbuaYnfz2ojdOsA2&#10;r2/vZw+ob/NklbqIZeFYxakP4NVqkb59W7VVTIwqzM+b47WXcx/5end3c0J3entz9+ZiSeFftZHU&#10;Ery7v3Lt5Wlzc+vfo15MwR5GDmZDjabNBztVPyeFhrpwhqVaiEb9bBrq5QKNMbrAvEhdR7N5Hdrp&#10;ZZaUvp3Oi5Xr9KN2+vKTb6epFQrxjZHOFVpp+tPHq8pAa7RzH+5uMX763z/M5jPqFmb0ky7sGin0&#10;PF7qf72areezh5n7cSGEzpoVVa5mjdZNWXieuqxFCqFriPkHiBVDgxWVtsqzpaYYPF0Xts4MxYog&#10;VD2joRisWZfVoRhGx5FilsVWQYostjQUS7j108UqVU2WxPZ3UrrNEu4Cy2jUv9dPuk5SSzvuAlu7&#10;2Ald2kk/GLEW+2GdFJZ23A9JPs9128WecFK67ajHj/xq2Q7D1Mh2qVkXuCdM7dLYFV3acV9YUZfG&#10;rlinVoVIuSeKZKmaLo09QUKG5bgnTMvFjlinVp1YcD9Yui1iP9i6LbgfLLtRI9vUiIVVIxbcCz+k&#10;hdHExW5wUrrlFtwPluUWsR/WC6tGLLgfbO1iR3RoRwPiqEYsFstMa4Kz2BPrzKoRmfDEspirQZfF&#10;rliQlG67jPvC1C52xTqzakTGPfFDlix07WJXOClDO+6LPMnV7iuLXbFGF6f3rLnwhGW7PHZFh+1y&#10;7gtLuzx2xTq3akXOPWHaLo9d0WG7nPuiwJBaizuAjqjO5latwPycRbFpu9gVHbbDMDIuz9KuiF2x&#10;RhTrniXCEdUx03ZF7IoO2xXcF8AvhWa7InbFurBqRcE94ayiDemK2BVdtuO+MLWLXbEurFpBaGmI&#10;7crYFcJ2GDLXg+LNtWcYYFCf76uBMt5hig94N3cTv/3uSNhqjRIxJl8HOgIpGlUbwrA1CYchercw&#10;Hp2EMeLzaKNbmkZyTjwfJg4/OXE378ezd5dOYx0SxyBliDI0+HDiw540rR4VPfmQ0qt50BrcapB4&#10;9aiLYY9KnRjpjt5nSOlZ9ajZsEelZp5KR/s8pHRqd534sEelhtCJD3tUaplIHE3KEGWoqXDiwx61&#10;qB4VlS4q3YdaVacIGkq2f7iYge2/p++AIG5OVBXDW2IvfrJ7TfNgTBXpk7vd79v1zsmcqE6m2Rxt&#10;KTT9IV3A3v7HG6Hb+1h4WSb+sWLhINJ8aS9KxvCxGFxyJNxfcpbUlaz5+fA1r0ajcyQcRJovSZ1z&#10;rFEM1jkSHlDyssYOzc+Hr0md80Y4iDRfqnTOafxCHkzKwsEOhE0jFL4mhYs5Kq93dxBpvuSFsX5Q&#10;uXtAyY3wgJKL+coH/BCdG+EBJZdLwPeh1miEWyXDhlSfPJoPFYvqY0SIWqgzn2fLHtL5i/tfZfhh&#10;pBNLYxXQnOBm70KiCTcxJlPgpqsCE9yk/qBBjXyAaE3+0eg0c39roM7H6Ysy1UldPEx3Qsb0MPyk&#10;I5LWvB9tVqOYOUYPQh5uWoqxEToJ6YrxAbplMTR5jWLW8FzCzSVwnzZ54HCTpHTVvi/cNLWLnZB2&#10;aCemShZIj/0wHG6ugAZU28WewFq6ieh4TbACbiTctLTjcLNDOz5ptaJuHNxM5kWi2o7RTSelxx3W&#10;XeJppmm72BWD8aapHeObHdp9V8CZlJlqOsodqBsAEtIt913xpqlb7AdbNwE3s7RMNFDyPOCmqV3s&#10;hyeDmxhyqouGzwNuWto9D7hZLpOVFnfPA25a2j0i3MRMZQJ0FlmcAJ1lmT8foKMpe42lvzdCS1bz&#10;4aArErYATATnylXgjg2lCV+T0AjZIUE4iDRfqjhQjf0WxXI46IqE+0vOcixwDAWKkXB/yXmGxbOh&#10;JUfCVsmLjBaBByK0RrgFjWLu5u2cpzT/GlhyIzyg5GK1xNxpYMmNcKvkUaBrSE7fRLqQSfsUOauY&#10;Kyuky2WCT6TrkUiXgwoaeohJVwd54FN7a/LM5zHWWnmYdDrSZSoWE5YOxfis3polxJPJoWl85jI5&#10;I10dy+SCdFm6jUvjM1MMaEWsntS/hGXyRx1RRQOOZggTunE57omEg0jzpW/bH4/qNdMUuWA960Mj&#10;MuH/3OtD+5vL1/h/tSMM71q7lPp3zuFbp0+0a8XvvrsbVMbd5vDvT/sfsHkNC4E3729ub05/uI14&#10;8CApdf/7bzeX1MPTP9iGJ7SRvgOGAP0uZdG7AXmQ9N/DCuPNpbW17Ks3PL097LBdxy/x8t99Rf9k&#10;2r+/vdmH7Ub0vrITNueIzXeKqf3Gvp93l5/utvcnv1PxsL2FyXb3x+ub/RE7gl5v795vr7Dv6e9X&#10;TiHapXRJO2owhsf702F7usRS6+b1B+xNqv6OGlZ/4DRulCT9B23XKuYlWmeMkdPC5wk02wCQNOx3&#10;AdAbP5UIm/O+cLMWWwWmh6j/gEdwu06CvhgM0lv83wcN3pxTWKNTb4W1m4bRQ1EFeMFh7UbXjxXW&#10;mCf66Wq6LKsfDrtbnjqsaYLxCHtKKYfRx+Ivh+2W9kxTG+vyvs5tilPOq4y+ZLV0+VdRG4UsPLej&#10;NKnT8UIbFaehfMFGpRJ5N7Nyjs0CruVtlvxbi/nVT8ZpAXwtn9SdNTo3RfEZDoSuZ0phfIJTzstU&#10;1SseXLuNSkpRfAk5Wa1yVS8+wYGQqhef35TzfK7q1ZrgKHrJlXxklKmKsfkN7Y3XNRPTG3gxV1VT&#10;5jeactwB6RzZ4po32fTGSalmS7gTKMR05WIv+IV8TTnuhXSe66GWxG5wUqpyYo+SaTllHV9RDnvq&#10;44XtdL7U440t4zspXTnuCDPilGV8TTnuhzSZl6pb2Sq+k9KV444wqyk1YfUk2K/iK8qJPUpAo3rM&#10;sUV8J6UqJ9bwzbZN2aWkKcf9gJ9dqpZji/hOSleOO6JM0kKtEMomJU057gfbcrEfbMuJVfwyQQaM&#10;1isoy/iKcmKLkhlzbIuSHXNih1KZFAtdOd43UKKXphz3g1lbkZLeRLBdW5HfGVd+KGdYLnaE36Gk&#10;KCc2KJntHNugZLdzYn+SaTllDV9TTlQIq4dg+5PsHkJsTzJjTlnC15TjfnC9ptZ95bEf7L5V7E4y&#10;a6uygq8oJ3YnmSMStjvJSalNidicZLZzyu4kTTleIcxhHNuc5KRq5TCvnZILrCX0KbnAssyfL7nA&#10;3Lum7/5Bvfm6XASqzjPs5qFXIk2Sble7iALQaj4OONxDcOqwAcVCqkL4MLx6IRo0EzmTm0S4lMdr&#10;9fav8GF49UX5kvwpVo6J+T1FXMiXtBqkVAL+4ZldKCO8sgdM/Ikc5k9W5qoaSVMMOpEl+kojpZxc&#10;j3JUDsn1PGpSpST0mC2U1uOCoFyPO6tH7XaCiLJg+svb3XHrvdK7c4ZtfGEnAf3yizvLh6J70xxw&#10;lc9xxFXl8umAK39g4BcdhGdti6FNvm2Q5vw/gTTEYIO10Ij5Ga5bRrcBRxALR/4oQzAJEAy6EYM0&#10;e9DPR+km2+CTJX2uxEeGJhLiMyVwo3pgGNuLD9BNrBGPz12mgGKv7w3SDPY4CqSZg30G0uzBfguk&#10;WcA29sJQkGYO9hlI44P92KcSpFlQYxRIMy3HQJptuVTUBAtqjANpFrzlIM2Et2I3jDk1HwfSrKk5&#10;B2kkpVZVCdIsqDEOpFnwloM0ktKV462SablxIM2CtzTQroFmBw4SvYIVc88DpBkIkuZl9bP67TBK&#10;IyyO+jERJAdphHhVt0qQZi1MKbthFOUkSLPgLQdpJKUqJ0GauToVd9H+pB9NOd4wmZbjIM20nARp&#10;1hLVOJBmLRhwkEZSquUkSLMWqUaBNBPeMpBm19YWSDMWqUaBNBPeMpDGx3GYck4gzcJFE0izLDOB&#10;tO8N0gSxskDaIPo1DKQNYnIGeQkExsOvQQxnIA8aSpe+jFX1ka+BIK160D4uN5DyVQ7oK63yZh+B&#10;HEQzRZR5N6JP6MVndYZhOGO7KNEFEjPrBWse0DGxvXXE9p87sfixUtVAe9qEzW2MOzfClhc0uKdF&#10;gXLlcu2+Z6pajpkeTlHwR8XFEOLLU9VI3Vmjc8P04uG7E1LHtHz4nhdIadP04rOoQYRtOU9UvWK2&#10;k5KQqhcnbHlRlKpe8Ux2KGFbwvaawXiqGkmpmolUtbzI6VhYxZWxA/yJ2sr8KeEOwGkyS1252ANO&#10;SleOAwXSS1cu9sJQwpYuCz3UGGFzUqpygrCZlhtF2NIlDkrX3MoIm5PSleOOMCNuHGHDXSK6crEf&#10;UpLSlZPVwaim4wjbKl2pynHCRlKqcoKwmW3bOMK2WuiW44SNpHTlRIUoM722jiNspuXidik1LSdS&#10;1fIS9UtrSsYRNivmeKqaGXMiVS0vl3Q4d7udG0fYrNpKnXDN6+zaKggblNP703GEzWrnOGEjKTXm&#10;BGEzLTcuVc3qIThhIyldOVkhjJgbR9isvpUTNrNvFYQtt2rrOMJmjUg4YTOHJIKwme3cOMJmDeM4&#10;YSOp2q0TYaNZIbKOtOO4J8JmWWYibN+bsAmUZRG2QVhsGGFDo46pa0+elIpkiLLEx2D7kupTnMOH&#10;4ZXlzyUY+A9KVQsH2oRSwqsvbSDEqpFYd2mB/vUpF/Bfz6PSnI1s+8JS1fL5T1n+1mG3KVXt+98j&#10;Sud6t0HaWV4j6uYIjwbSTMARTSPc7XQKexGpataoP+Y4NtyQ+MCgQjHGGbbn00RCfKZkjfclOXjG&#10;IM2AGqNS1RxZ1HAQS1Wz+aNIVTMH+3TfYj1fHQzSrME+B2lssB9TYgnSrGnSSJBmgFsB0ixyK1LV&#10;TKgxDqRZE0yeqmZOMEWqmjk1HwfSrKk5B2nm1LwF0gyoMQ6kmc1b3CTZ7Zs4uNm03DiQZuEgnqpG&#10;UvXsN64Q5wXSDAQ5DqRZCJKDNBtBiv7BWpgaB9IseMtBmglvJUgzV6fiLnpwqpplOQ7STMuJVDVz&#10;wWAcSLPgLQdpJryVIM1apBoJ0oylFgHSrNoqQZo1hhsH0qx2joM0Bm8nkDaBNLrCj9ZZMNWfbnxr&#10;XW74RHs+BbGyQNog+jUMpA1icoLvBZoVXp8wVe2LWFUf+apT1bop30AuN5Dy1alq3ZSv8mYf5BtE&#10;M0WUeTd+r1S1CqxNqWr+MLW//uWxUtUAaNqEzUX22aWq5XOM2ilVrcBsC5H0XVPVMNOb5fm8Or6t&#10;yS8bkapWUHIT/uN1boqKh+/0uTHJC6TFbVLNcTOkqlc8nR1I2ArMyDS9YraTkpA6+RQzqBx5Mpq9&#10;4pSQoalqBa4I1xTjqWokpWomU9Vy5Bdpqo0jbLhbQVcu9kBKUrpyaJs9Oav8OdftNpKwYROParnY&#10;DSnO/NKVk4TNstw4wlZSTpNSDzhhIynVcpKwWRE3jrCVuDZdVY7VBpLSlZPVwaim4whbiSu5NOU4&#10;YSMpVTlJ2Ky2bRxhK0vdcjxVjaR05USFKObIBlMa3nGEzbQcrxCW5SRhK1IklirKjUtVs2KOp6qZ&#10;MSdT1YoMN3FqysUt0+DNoFZt5YTNrK0yVa3AeXSqcrEjBp+qRi2YViE4YTPbuRZhMyw3LlXN6iE4&#10;YTN7iBZhM2JuHGGz+lZO2My+tUXYjNo6jrBZIxJO2MwhiSRsVjs3jrBZwzhO2Ng4biJsE2GbCNt9&#10;RxA8EWETKMsibBWVcRujUJcD6QqvLCsMY+eupDD0wZSq5s52N4vySAbK9ZfUs+GyBkXf9lS17tJq&#10;JCavquMGa1LVuourU9W6zy4LqWo9Zgul9bggKNfjzupRuyNDRFmwwrc5VW1KVaNbCR4PpKECt0Ca&#10;z46cQFrHqWo05lcH/iNAmjXqZyDNHPSLVDWLbfDJ0qA9n9aAn6EDc7wvycEzBmkG1BgJ0gz8yFPV&#10;zMG+TFWzBvvjQJo12OepamywH2fmSJBmQY1xIM2aJnGQZlpOgjQLaowDadYEk6eqmRNMmapmQY1x&#10;IM2qqRykmVVVgjSXwqEQl5EgzYAaAqRZ8FamqlmWGwnSDHjLU9VsHIShbYy9rZh7HiDNgBrjUtUs&#10;BClAmokgZf9gLEyNS1Wz4K0AaRa8lSDNXJ2Ku+jBqWqW5ThIM7G3BGnWgsE4kGbBWw7STHgrQZo1&#10;HBkH0ix4y0GaWVtbIM0Yw40DadYwjoM0No6bQFoHQ5n2fE57PtdPBNIEsbJA2iD6VTGrHvIyiMkZ&#10;5CUQGJaq1s1wBvKgoXSpOlVtIKvqgXxBN3rtIoYDuVxlNLqloKu0ygH0xF1ilTf7dPOR0fOgIsq8&#10;G9EnfJdT1aZUtT/oCuRXVYbaOd5rWyKnwMM6XGBbXdeMaxEQrtO9tleu2j7WvbZFTkNOrHwk83n1&#10;wy/tXltQwDY4dutA5waOy3nIjV5g8ora9D0zMMv5ku7h811bzNa+HBwnCySf0H+8znoGphNSM5Q4&#10;OC7nRaLq9eXgOFlgu7SmVwyOnZCqFwcDuCaE7gFu24sl2Cx1oC2u40gWuANRU4xlYDopVTORgYn7&#10;kDNVtVHgGOt9uHRX8SYDx05KV44nnJHJdOViLwzd45xkCW5n1ZSL3eCkVOUEODYtNwocJ1mWqcox&#10;cOykdOVkTTAibhQ4TrKi0JWL/eCkdOVkdTCq6ShwjEsgElU5Bo6dlKqcAMdm2zYKHONndcsxcOyk&#10;dOVEhUgSuoW63ZCMAse25XiFgH1V5UQGZpksSlW5UeDYjDmWgWnHnMjALJOcrjxvW24UODZrKwPH&#10;dm0VGZhQzrBc7IihGZhmO8fAsd3OCXBsWm5UBqbZQzBwbPcQAhybMTcKHJt9KwPHdt8qwHFp1dZR&#10;4NgckTBwbA9JBDg227lR4Ji6VbURZuDYSdVNyQSOJ3A8ZWA+wwxMpE4RFghJkxY4po4YYt2MtloA&#10;6QHHGOV8owxMX1IPs6yU6uOf1QP20dTKXH1sFnubHWzpYbO0f9jJ+aGKmY+KttTJ9TwqelIn1ku1&#10;fWm9GZi+tB53Vo/aHRkiygL//zYZmNO9to+bgYkJXhukOag4gbSODEwbcISUnMH32pqj/ji9wx70&#10;S3xgUKExIM1AQgwdEDeqB4YxUZTkwMAabJ70RCDNgBojQZqBHwVIg5RqNpGBaQ72R2VgmoN9loHJ&#10;B/uxTyVIs6ZJ40CaBW45SCMp1XIiA9OcYI4DaRa8ZRmY9gRTZGCaU/NxIM2CtxykmVVVgjQLaowE&#10;aQa8FSANUqpbRQamabmRIM2AtywDswMH8QxMM+aeB0gzEORIkGbAWwHSTAQp+wdjYWpUBqYJbwVI&#10;A+JVY06CNHN1Ku6ih2ZgmvCWgzSC47pygixbS1TjQJq1YMBBGkmpykmQZi1SjQNp1lILB2kkpSsn&#10;x0rGItU4kGYtUnGQRlK1chNIm0DaBNKeIUgTuXEWSBtEv4aBtEFMziAvgcBUGZgeV3UznACrenhQ&#10;YFV9dOnLWFUf+RoI0gZyuYGUbyAzHEggB9FMEWXfNwOzAms+u3S61/YsMzABS1oZmO5syykD88rZ&#10;4bEyMHMMuj2dx7ST5+wtC8xsLik5c1mj+88fDnc00qEbpP+23d3N6M2bi8P28uSvxfn91+PJ18wg&#10;QuLs+mr2B7e4gHRi8vtx7zKL6S3+/2h795dovdrk2PU650eOq8Y/na+qsynrfFrys/Mm3ngPBWde&#10;fvLOJMdsKgcSLIMr6U9NQqRkBMkC+SzIcnFx04h9eQomqTtrdG6KiqelTqieccR6ydkQZsOaXl9O&#10;jtMEez01vWJy7IRUvSQZKCjPsW2vEeQ4TVKcM1k7uTEYS8F0UqpmrRTMjLJD26qNIsdpggPTVOVi&#10;DzgpXTnJBTANVpWLvTA0BTNNkLyqKhe7wUmpyklyPDcsN4ocpwndW664lZFjJ6UrJ2uCEXGjyHGa&#10;gjKoysV+cFK6crI6GNV0FDlO04Uec4wcOylVuRY5Ntq2UeQYP6tbjpFjJ6UrJypEks3VCjGKHNuW&#10;YxWC7Ksq10rBLCjLsd2UjCLHZsxRP1dfMWXHHNSIDxYok5KyHBXl4pZp8CGYVm1l5Niura0UzKVh&#10;udgRQ1MwzXaOkWO7nZPk2LLcqBRMs4dg5NjuIVopmEbMjSLHZt/KyLHdt0pybNXWUeTYHJEwcmwP&#10;SWQKZmK0c6PIMXUOag/ByLGTqpuSiRzTGHu6r5m6B8w1p2tmnss1M9V+794UTFwYCr91H8JIg2YI&#10;YUzsZ56B84ZXz3vRB0MIPXuXkIoam8M345J66GylVN9tKQM3tNfb48PsOjxbeK2YtuepfQmdzd79&#10;7uLCwQI9j0qJoc5Lw0rrcUFQrsed0Kk/MkSUBWNNKZizzf3l9e7w5uJ0Ub19e8K/EP6f9oebj9eg&#10;bolDbve7nz6ddh9uHHYjYPV+dyW26NNfcRrm7PPd7T3e7Y9vLq5Pp/3rV6+Ol9fbu83xx7uby8Pu&#10;uPtw+vFyd/dq9+HDzeX21cPucPUqnSdz925/2F1uj8eb+4//ut7st/jtio79dpjdXL25WMyXaMLb&#10;IM21DJXovxzhA9vc/7q7/Pdxdr97e725/7j96bgHQaQnwp/eXd2cftvd3J+gpvtDJXM47B6ut5sr&#10;/menzPqP/bYSXgN4UQn0T2pH2C/TP4gyzt4//GN3ha9sYDpnxcDC8OgzLGRijoAJBjVZ9WT8O4I0&#10;TEjUWQmevp7jDLyv2aIbbLpEQvUArAukGWyDT5b0PcN8ymoO+Bk6IG6k6iXJgYE12DxpWAqmOdgf&#10;C9IMqDESpBn4kaVg2oN9mYJpDfZHpWCag32WgskH+3GsSZBmTZNSVguAPR+wy8v1Y6w0cW+5BW4F&#10;SIN91YBrpWAaE8xxIM2CtywF055gtlIwDagxDqRZ8JaDNLOqtkCaATXGgTSzeYubJBtqtFIwDcuN&#10;A2kWDqKVl7od78BBcnnFiLnnAdIMBDkqBdNEkByk2QhS9A9WOzcqBdOEtxykEeJVmxIJ0uZGDzEO&#10;pFnYm4M003ISpM2NnnUcSLMWDDhIIynVchKkWUstI0GasdQiQBqkdOUEWbbGcONAmtXOcZDGxnET&#10;SJtA2pSCeb4pmIPo1zCQViGrbiZnkJdAYBiu6i5pIA8KrKqPLn0Zq+ojX9jDTPP4PspXwao+LjeQ&#10;8g1khgMJpI+MngdVuSj6hO9yCOaUgvlEhA2z3DZhc4l7jHOdAWHLcxoZEWFbYGbpMsi+H2HDMZN0&#10;bWjh2rEYGzC2YKGFMHtzV/KSurNG5ybzihE2ElKHjXzUmBdzuveyrVc8nV1nOvIQhG2Bo680vRhh&#10;IyFVLz6DynNMUjS94pns0PuaF7gXRlOMEzaSUjUTqWp5jqsQNNXGEbZFiVuH6whsvMkJG0npynEn&#10;kF66crEXBqeqZXPDcrEbUpJSlROEzbTcOMKWpXq8ccJGUrpyoiZYETeOsGUg15pbOWEjKV05UR2s&#10;ajqOsGWYZGvKccJGUqpygrCZbds4wpaVSCxVKgRPVSMpXTlRIQpALK22jiNspuV4hbAsJ1LV8mJJ&#10;V7+3W99xhM2KOVpJavCfGXMiVS0vkEujKsf7BqNzyLgfUqu2csJm1laRqpZjfUxXLnbE4FQ1q53j&#10;hM1s5wRhMy03jrBZPQQnbGYPIQibGXPjCJvVt3LCZvatgrChKui1dRxhs0YknLCZQxKRqma2c+MI&#10;mzWM44SNjeMmwjYRtomwPUPCJlCWtcl5EBYLhC3kvQUeFl7jBLMekuWRDHbtduWzDYI7NSj6Jnev&#10;DIRYA5FYoH/02vWgAf/1cKyQqtZjtlBajwuCcjBgl27Vo3ZjThFlISC+TaradF/zo54WuMSYvA3S&#10;XABPIK1jz6cNOKI5zsBUNWvUz6dLFtyQ+MCgQnyyNAykGUgoRjipOd4X5MDCGmyeNDBVzRrsjwRp&#10;FtQYCdIM/ChAmsUfRaqaOdgfl6pmDfZ5qhob7MeUWII0a5o0DqRZ0yQO0sxpkkhVMyeY40CaFXMc&#10;pJkTTJGqZk7Nx4E0a2rOQZpZVSVIs6DGSJBmwFsB0qz2TaSqmZYbCdIMeMtT1WwcxFPVzJh7HiDN&#10;gBrjUtUsBClAmokgRf9gLUyNS1Wz4K0AaRa8bYE0a3Uq7qKHnhaYWpbjIM3E3hKkWT3rOJBmwVsO&#10;0kx4K0GatUg1DqRZ8JaDNLO2SpBmLVKNA2nWMI6DNAZvJ5A2gbQJpD1DkCaIlQXSPLPqQS/DQNog&#10;JmeQl0BgxqSqdfOgoXSpSlUbyKr6yFedqtYN0gZyuYGU70tT1bp1G0QzRZR5N36vVLXpvuYnSlUD&#10;oGkTNrdv6+wIW0GEhVLVsrTKIPueqWo4LjunX3Q5cVFG0gjCRrM8DAtlUfHw3WUGqKkcgrAVOZb8&#10;Fb1GELaMzmpS9GKEjYRUvVozKKxZK3qNIWxZphuMEzaSUjWTqWoFjsjWVBtH2LICOU2K1ThhIyld&#10;OZ4RQnrpysVeGJ6qtip05WI3pBmkVOVahM2w3DjClqcLVTlO2EhKV07WBESm5tZxhC3PcOSb4lZO&#10;2EhKV05WB6OajiNsSFBVleOEjaRU5SRhK4y2bRxho3msZjlO2EhKV05UCNxQo7p1HGEzLccqhGk5&#10;mapWLuaqcuMImxVzPFXNjDmZqlbi/AKtQowjbFZt5YTNrK2tVLXcsFzsiOGpakY7Jwib1c5JwmZZ&#10;blyqmtVDSMJm9BCSsFkxN5aw6X2rJGxG3yoJm1VbRxI2Y0QiCJs1JJGEzWrnRhI2YxgnCBuk6nZu&#10;ImwTYZsI2zMkbNUdDgE/WYSNOmJMOLuvvqDBMM1KQ2GBh4VXz8UwyoEQME9XApRHMkBGXUK+pB6K&#10;VSnVlw1WPWDffsvKXNWBL2jVwrOF14r9Yc6Ch+wrLdwV0qdcwH89jzr4YlvvzB4XBOV63Pn0F9tO&#10;qWqPm6oGwNICabizADX1AceZXf7z97M5Vc3NEVyT9SggzQIcI0CaMernIM0a9Et8YLCNMSDNQEIx&#10;wsG6uzHel+TAwBpsnjQwVe1bgzQDaowEacZgX4A0a7DfSlUzoMa4VDWQIBVq8FQ1kqoH+12patY0&#10;aRxIs8AtB2kmuZWpatYEcxxIs2KOgzQT3spUNWtqPg6kWVNzDtLMqipBWmlAjXEgjbBsP0gz4a1M&#10;VbMsNxKkGfCWp6rZOEikqlkx9zxAmoEgR4I0A94KkGbBWwnSLKgxLlXNgrccpJnwVoI0c3Uq7qIH&#10;p6pZ8JaDNBPeSpBWGD3rOJBmwVsO0kx4K0GatUg1DqRZ8JaDNLO2tkCaMYYbCdKMdk6AtHgcN4G0&#10;CaRNIO0ZgjRBrCyQNoh+DQNpg5ic4HsBU4VXhqu66d5AHhRYVR9douESEFkP4gul9ZGv73SxbTd/&#10;HMgMBxLIQTRTRJl345SqdjE7/P0e5/CvkowWqt+7f2R5SWkcZ3hvAULBE7afcB2Au1Bg5m4zOEfE&#10;ltHiPK0KYPwG/Tev61Q1nO3rbwBNs0VYMgjXHoy8AhTnhC1meYbpifuprmQ1+nUhJI5sL1JkhQWt&#10;m6LiAXxKMteYq/oHiMGHgGx5gpQERbE2ZFMUQzz4A3v8iW95rirGIBvJ6IoJygadVMXalE1RLEH9&#10;ijUzTMbT1WybyXw1y2gaZtO04z5IixWOL2s7lGM2EtINJzmbGWuxI6qENU077ggXSpp2sSM64k1k&#10;rBVZiuOalIDTQJuiXcorg9uw2jYd42x+u6pWFwRnwx4zQzdWG1J3lJSmm6gPhepWjtkgo3tVYLYi&#10;XSE9R7Nb7Id16rizohsagrhGGHZjlM22m6Bspt00yqbpxutDNkcuXdunLFuNZHS7CchmxpsG2TTd&#10;eG2w7BY7wbabSFYrcsJYik81xqboRlsSolaODkJT7EajwfpYNZLR7SZy1YpsodcFDbFpuvG6UCAt&#10;T9MtbpJIxtCNO6FYYKVGtVvshipVTdEt53XBsBsDbLbdBGAz7aZlqmm68bpQ0iXM7brA+BrJ6HYT&#10;fM2MN42vaboJN+jxxvAat9sEiSZI9OeERIhsXE366/FEDj7gjrbZrbuDDterobHBfXQHzP7eXLz3&#10;Q3s6a7ySpbezB6TkUH2bXdPeGXTVVEpDajwMCQc+pQvfHuAnGxHOTaotbWm68ne7WelAUI1mQE2B&#10;oZjw6n85FNdMh8Ln4dXUMAg0mnrR1RJPi9+udwQ2AuErlWDiBcNELHwaXr3UknqluLjwcXjlhfWm&#10;SUntQjGNlr5AeA29K344ww5HzNo6fLJa+QdB31VJhkLDa6UjDUpZieHz8FrJVeXlc7dtCb8cPg+v&#10;popeAN/oPfP+uLu9ufrl5vaWAvJ4+Pj+7e1h9vsGsf3zz8ufscJLf9/c7q83/q/5PJ0HT1Xiziis&#10;nFtHSe93VK63Gf3FXUBIdw76dB1/OePssPM16PftAW9wz+N/X8weDpv9m4vjf33aHLYXs9sYsJxi&#10;wPKnQi8YKCnoxSUrnlt202JFF2AixBOsTjnUEdBLVpQYNl7iIzRdDoMgSL8SvWR0iZz7SUFVWkfa&#10;u18XQnyEneJ0/KR9DHI8wCYRDMYq9W3wks1xjrumFptq0kxTU4sPrqGSplY8tiYRXS0+piONVLXY&#10;yJommZpaErvo5uLUxbSXgC6mwRToouqGZjWaLC1wo6HiSsZcSEY3mkAudozFPvDIRdWNO8EIM57Z&#10;ZNpNABdML3PVowpw0XQTwCXJsdKsGI4RFyekW04gF/Sbha4dqwepVRGwzzj2KjB7qmoX+8EJGdpx&#10;R2SLxNCOVQcHXTTbCehi2Y5Rlw7bCexi2k7BLqp2vEYk+XKu2Y5xFyek206AFzPuFPCiasddYdou&#10;9kSH7QR6yVbJQo07Bb1o2gn0ki5A55RawdiLE9JtJ+BLtsRGQa1zUOCLqh2vFbjVUK2zPL+JhAzt&#10;uCuystRbFCXBSdNO4BfLdoy/dNhOABjTdgqAUbXjtSLNwIQVzzIC44R02wkEY8adgmBU7bgrTNvF&#10;taLDdiLHqUyXSzXuMONsGOIaiXB6/1/w4VJSIh1ZsR3LcXJCuu1EklNJF2BqtUJJctJsh4Eb6yvo&#10;VgtNO9ZXkJChHXdFmeCSFFW72BdrsDrddpQQEY1PLNuVsSc6bFdyV5i2K+PB67pMLe14rUiWSDZV&#10;bFfGvbYT0m1Hw/zoYc24K2NfrMvC0o67wrRd7IkO22HTSKzdco5FGs2zNI2pyfoavafu2SV3RTrP&#10;lprt6KjlujQnpNuO2ERsu9Uq1bWLfbFGGBvacVckq1Jt75axJ5yQoR13RblCoKi2i32xRrOja7fi&#10;rrBsB841yHYr7orSst0q9sUaBja0465IsV9O8+wq9oQT0m1HB1ZFnjXjjra21ZGyRhamoR13hWm7&#10;2BMdcZeA7DD1irxUXZvMY2+s8T1DwWTO3ZGUaanZL5nH7nBSugGTOXfIMl9aKsYugYpW7QDgYw8N&#10;ZGGoGPvESVkqcq8sc6NTS+axX6CiVUUSMes2rcjm3V1WFDNv24pi6p1Y9SQhiBtFdlIiaJXuI2HT&#10;bydlWFFMwJdmLIrNRZjP6ZXFXYDAVDRikc3ChRVBqz5eVWB/Q4Tf0aRmYQDvkPb1kdYECJzud8cZ&#10;LYegugB5rRcVF4YUfWoII3BJOEDfbmGEEAnD89AE2nVLkzudeEi47BFHyDvxALS7xat0wzVIwRBl&#10;aG8Tle5P5erVnXYbkTjm0kNKpymyEx/2qDRndeLDHpUmkSSO6d8QZarFizXmY4PEq0fFBGmIOM17&#10;SBnMWAaJV4+KZdwh4jQzoNIxph8kXnkVOwkGiVePilHvEHEazJIyGIYOEq8etRz2qBW1XmOgNqT0&#10;ZfWoGDkNEq8etV6y665NNEKhR8XYYkjp1W749WrYo7ounIqnrndI+cm8etqkXo7q1t91b+4XhjZO&#10;deuETmKQStT0+19gD+2bkq9YqnVzS7dUS5SfmurWsqBMIm8E+OLcoCx4DLvwGD3LhlVJfSub5lEM&#10;jYZ+2TAr0WXjZ5MFWidv7kaEPwTIvBdNMa3zokEgvPoyF4QSeZlBILxWPx5KzDBw6CpR0TKU1Gjr&#10;y1wRPcWPpykQdPcDLatF3TSp28xQanj1ZZbVGmxUZhAIr16wLjFFve16IEXLUJJ8oMUCVc2ZM1/2&#10;LT4vcA9LJdtz+xSINwao5KSm1KBBePXP1JSJwVfnQ2mahrLkU2Vzmn3T7y8xb+72E85K971PskTj&#10;0GXWxYqALS81aBBe/VM1Za4AFrvK1DQNZbWeyi1sOqv2Jm9kBc05SBawsFuDvPZqXWrQILxWT1WX&#10;iSS77jIVTX1ZaDe/Jl/gl5+WCL0pXwBHkTwc97PPd7f3eLfH5pDr02n/+tWr4+X19m5z/PHu5vKw&#10;O+4+nH683N292n34cHO5ffWwO1y9SufJ3L3bH3aX2+Px5v6j24QBq1Y5AL8dZjdXby6wKQOVuH0Y&#10;iqsk55YukC8I3KI+oMH5/qcKZwtcTE6/iKofr96joWmQCwGNqqeNZTjNIHVnjc76Rg0npB5QwWfM&#10;pJKqF3rURi+iGIpeHGGgNdb1Qg9RF+WEVL04vsgte2E0Wxe2JnSh6CXABW5uwrpS7eTGYAxcOClV&#10;M4Et8hzL96orMXRudHPQQlOOO8C0GkMWttkEsDDtJngF4QpNOe4FM9QYrOCxhub8xbOKr54KkGto&#10;JkCv2kRAjO+bYQHvnv2IB8Jd440vHOEPK03+5Le5pPNd8hajo6mzp672MTp7BKGSHOimOWfX22cr&#10;P/+odz2E5MAkI4LokgOX9YTnK5MDcX0iTp6nn+zt7unXhZDo7+dYOau1bnqvuLfBlM3tv6keIB48&#10;8O4G94fqirX7e0Ux0eFj2Kgpxvp7kgFrVxTjXQ0ZS7VYu8NXFJM9vmEy3uHbNmv1+IbRxDoFLVO4&#10;aBL+FKsUC1rRVxzKe3wS0g0nu3wz1mJHVPsyNdtxR7hQ0rSLHdERbyJNsNon164JSpqgZjuRJmjs&#10;k2NZgtU+OSXkRJJgtb9Q0Y3VhtQNfxXLiSRBGE1zq7YvU9ONu6Hal6noFvuh2pep6CZSBA27sQxB&#10;224iQdC0m5IgqPl0wdukL9iXqdhNpAea8aakB6q6cTdYdoudYNtNJAcWRUL7C9s+VZIDNd1kcuAy&#10;x7FxntCwFj/uGVIS0tsRkRxYYGKja8dqAzII9VYu471DWiIDV9MubpWckKEdd0SR0SmPmu1iV1R7&#10;M5X6IJMDDdvx5EDbdiI50LSdkhyoeTbnNSJdpbiTpO1ZnhxIQrrtRHKgGXdKcqCqHXeFCylNu9gT&#10;HXEnkgNxAIHe8+P5o/m0Sw7UtBPJgekK6VyKdiw50AnpthPJgcjT0+uskhyoaidqxWqO40XbnuUn&#10;oJGQoR13RVEiO0yrFbS1rmERLjlQ047mfl7Mn7Rh2I4lB3bYTiQHmrZTkgNV7XitWMwz1bMsOdAJ&#10;6bYTyYFm3CnJgap23BVW3GERuPGEsN3ESghuYEFXy16Z8josy0x5HZZlqh3F68fM6/h62EfDFbfu&#10;T8NbDfc5HIiVipSWujzLs5BfZYG0xKYJLxmQYHj1K3ceDUYFho/DqxcLxVUDbzxr+Dy8ejlFwyDQ&#10;aOpFVzTpwMPUILERCF/xgksaAEBQskQuhUxgXlz4OLzywkjRLru0tAvFNFpWT5xUDVSa17kyjUz4&#10;ViU7p/EiOTBH+lnnz1O2thOsCw1FhVdZZOEP9rJdoygaymoUrkrNaPpOv1/W2TCNTPhWJbugwTLJ&#10;Fhj6dz1UklKqOi81lBVeZZkl0pw6y1Q09WXBEF+xnrzM/vM/ywkxu4XfR0DMlIevIGbn+3NDzBnO&#10;wfFh7jNMmqP/sPaITxxiLutzDL4SMWcltgbiJ1v0GJWyGfnTirL7ddSlmBFwxIzzPHBBp88/jKUY&#10;SCAZDKyrB4jF+DA9wymUqmIcIxiKiekSbVhUFGMMgWR0xfgInYylKhaP0N2asmYxgZgtkzHE7IR0&#10;1QRiNo2mIGZVO+6DdIVzIRW7McTshAztuBvsWIsd4RGzqh13hGm72BEdthOIOccNK6pfFcSsaScR&#10;M5022a4LHDH70yaVuiAQc56ARmi1VLliQ9WNOwJ6qbrFbiAZ3avi6L8cObW6brEfPGLWdJOIWbcb&#10;R8ym3QRiNu2mIGZVN14fMMLW7Ma2oJOMbjeBmM14UxCzqhuvDQvDbrETSEbXTSDmEqmLqk8VxKzp&#10;JhBzgnmEZji2/9wJGdpxNxSrzNCO9w2EmFXteG3ACSy6dnF1cEKGdtwRxRLbVLW6quw/17QTiNmy&#10;HUPMHbaTiNmynYKYVe24K5B/rTYlDDE7Id12AjGbcacgZlU77grTdnGlELbDuP/FJx5NMA2bo/ys&#10;9E+0SQqRDUb6FTtLXI1zhIlGLJ2Eqcnjtub9AQnhMsHOGXo1F2oKDFP98Oqn/KG4ZmIUPg+vAQ2g&#10;7jva0Mo0bzT1ogRkSBRFe4TQCPAyicaQYDdhyqiti4sLhYTX6lerwug8xS5y0dIuFNNo6Qv0XsMP&#10;r+p8/UYkfKkSxSnOTscVxrxdP44dJb56NGWGksKrKBE7lbvNo6jpi/o6EJMVP719O4GYRwMxCIt2&#10;Yr/jeufGYcqk2r6SpliQdOCjzvWjvFriMA0G/koMA9hRztwvuh9q0vNaGKb6yRicCAqTlhiS4T9e&#10;56YohmFISE1T5+M7UknVi4+0KZfDE/FYLz7MThc4/EzTKx5mOyFVLz6yM+0Vj+wGJvanGSY7mmIc&#10;wpCUqplgMDglolBNpjAYxWgiy8+0GmcwZFtdOe4E026jEvvJaLrlYjc4qVq5aXwdjjr4ipEYxc03&#10;S+yvxzeh6w6vvguvE/u7xyNOpf7hTVWaHAt8m8T+t+XiHWoZjUynU3+//y4+WjJVVl3cbtuz6+2x&#10;WudG5xkIPevsi4Syqqi3x825YSrwld39Illls9If7BD3mK3e3v24GBLw7n5R4i6lAp1TV3fvhK5n&#10;4QHin+T9PTZh5Zpire5eU4x3NaZicX/foRjv8C2LxR2N6+81xeSiyxIPqZmMd/gkpdtM9PiW0ZQO&#10;X9WOuwDg3dAudoKTMrQTfrBiLfaDX3RRteN+QGFL3XaxJ5yUrp1YdbFspyy6aNqJRRdTO7bs0qUd&#10;94UVdcqyi6od9wTmwIlqO5bb76QM23FfmLaLXeEXXjTtxMKLqR1beunQTqy9WLZTll5U7bgnEqwg&#10;aFWWrb2QkG45sfZiWU5ZelF1434wdYv9YOsm1l4yJM1oTbCy9KLpJpZecPKvHnNs7cVJ6ZYT6f2m&#10;dnHjtHbZ/ap2vEbgeO256lZ29q+TMrTjnijmuJZP6VeVpRdNO7H0YtqOrb102E6uvRjaKUsvqna8&#10;Rpi2Y2svHbaTay9LbCtRbKcsvajacU/YtosrRYftRHp/aWinZPdr2onsftN2LL1f2G6audLEakqz&#10;/vOtDJlerVJnxfF5X72Q5Goo8Qs3IdEWksDk0KFgzvVDWizDpMtctghLK7FwgBjNl6oVibrkRV4f&#10;CNYIha8F4WrR5odIOIg0XwrCQecsq88bbITC14JwKDkSDiLNl4JwKDlfoI/CfBAuaITC14JwKDkS&#10;DiLNl4JwKLmgM7iGlhwJWyUvsiqj+ocUGUI9JcfCPhURD2iVnKfViTtDSo6Fe0su5zQWc1HXr3Ms&#10;LEqG8r25w/UFU/Sg/oq1BBajysCuo2LXWi3c/ypjMrH94Xj6eXO89hdduY9IDLe97T7dX7l319vN&#10;1bvq/Wlzc+vfO0NP91t1n1dFx1l60rWmNaD/3H2mm8UdEI1A1+z0GZ9gVch7cf/r7vLfx9n97u01&#10;TtXd/nTc4+I9+hR/end1c/ptd3N/wgFb7g+VzOGweyA/8T+7Y7TWf+y3lTApQSXQP6nKRjr4s7bo&#10;orLZ+4d/7K7wlQ1uQ3caBWiFQ7voYF8M5X0b67e5NHnGODa4Wt6q94mEr1KY/W27u5vRG1wbiCfy&#10;uPV3f5wwRX4lQsHHgpz9QQ+70+f3n90RYf54V3quL7xpDfXX37KGN/6GNbzxF9vjzfldak9HOLYj&#10;z/WIkdfPLfJWtDkS7SxOUfStVL2yOg9Lq6v61MbHjj2fqDDF3pzyX1qxhwwRNDnnG3s42gwzVYq9&#10;6i7IqN0jruuW9etdQ48ee65Bn2JvTpdNtGOvts7lP3//F/Vx59Xj5iscO0axV2ai3XMXzlLo5fX5&#10;848eevVtnS+9y0Xf1A692jpnGnr1Ebs06nPzgdDnltQgPnGzVx/9+tJjD65ox15tnXONvep8f+S0&#10;upFr0+Vi68WTx159EOFLjz2Q+Xbs1dY5z9jDqXZ4LBruLbAcz9q95BkM9+odyi879tzlXe3Yq61z&#10;prFHdwT42POjuqbdy2jNz/W5T4ZY/CHi01TDXSbTjj2Zs35mU40spRkUtXu55xlN7D0DvOfvV5pi&#10;z10x2I49mUF5ZrGXzykty8WevzOsib3nMN6rsf1L73O1RQ1/qijVzDPtc+fVPWhJjnX6Zzfeq8H9&#10;S489bVnD3/52xrHXXHjkb+Z6Vu2ePyht6nPdXYCyz6UJyFkvaxRLOpaF+twsbMQLfO8ZzHP9CvMU&#10;e8iebjMWmoCcdexltOnexV59klGIvYYtP9k812/enWKPrj5t8T2agJx17OVJdSZmUiKngI33ckpd&#10;J8ZS4L5OfIKUk8deU/ObsKfYw/XwWuyd/7oGcreoz10ib5DFHt0v5WIvq49VffTYq8n9S59rKOsa&#10;CdadzrrdQwp1ta5R+izmZq5RUv6vb/dC3u2jx15N7l947NHO0/Zco7bOeTKWPKn2BSzoRGbW7i0p&#10;NZtiL8NuwCfqc2ty/9JjjxKLN3fIAG6SlmkCctbtXj6nrYEIMNzW7qpR0+4lIfaSp5tr1OT+pcce&#10;FgDasVdb5zzbvWJFu40Re+kSu2d5u0e3wnyTdo/t6mCbP94V74pffvLp9rf7643f6oEs1vos8Erc&#10;TXVYObf3X5J8j6MwqjbipUexskJCU5mzbkGRCOhX55QoDi3oE/be0wrJzRV6t4TOAWu3oLV1zrMF&#10;zVO6dZR6b1zmwVvQHDn3rgV9ut57Wa8BvPR2T9n4kfhNnMSyzjT2whU/zS3CgVI/g6wErFpPfa5r&#10;99BAtNo9f7rVGcfeoqI1aSmz75/B6pyfxE+UOqFDMNuxd+YrJNjm61eGlfHeN5u1jN7o629ImWKP&#10;Rj1K7J35CkkzY174i+gaWrP8ZrHHZrpPM2Ne1qsJL33kqK21YCpz5jPm6qrUFJf98llLSdM04j5P&#10;OGupVxNeeOzRyZLt3ru2znnOWnBhvefdaYY7wVCNmhb0OYwc69WElx572loLWMd5t3tpdRcJ7pt1&#10;j/K8Yq9eTXjpsaettWAqc9axV68xp+2R49NT6ubop5cee9oKiV9+PV9a08yY27H3zWYt42fM9RrA&#10;S489bYUkqa1znuO9ckmHgdOEYlWI/IYlHdfm1pixvQ6N+xPkszaHP7302NNWSDABOes+tyyqw0BT&#10;On4Jj9KM97Be99TzXD/1nkhhgrF4e56b1utH59nu4U5fT6mTpd+C2sTeM5jn4mDWqma/9HZPWyHx&#10;3dH5jvdwwnSVETPHHhnW7uW0m5j63IVHvE/R59ZrAC899rQVEn+wyvnGXp7Q1TRuvOeXwuJ278nZ&#10;Mk6fndo9l62krWt4IHu+sdfMNXKf1NjE3nOYa9Tk/oW3e3RPU2tdA2S2qpnnOd4rcT6Hb/dwKCrv&#10;czO6+uVp19T89Geaa+DQPC32zn1dY0VLhdTnPsezEnBW5tTnUp9L98m1273aOufZ7i0W1XpuovS5&#10;YQ/J1/K9Z5AR05wj9dJ7b22FxCe/n+/IsV4hwX5CB9zjkWOI4ifbAdqcI/XSY09bIUnPfIWk3r+U&#10;PMPNx9E5Ui899rQVEkxlznrWUvfeuGlOrJD8qfJZoyOpnmsY49Krj68fPu7dOujHw2Z/fXP58+a0&#10;if+N9w/719t0d727vdoe/vr/AQAA//8DAFBLAwQUAAYACAAAACEATAphYOUAAAAQAQAADwAAAGRy&#10;cy9kb3ducmV2LnhtbExPy27CMBC8V+o/WIvUGzgGgpoQByH6OKFKhUoVNxMvSURsR7FJwt93e2ov&#10;I61mdh7ZZjQN67HztbMSxCwChrZwuralhK/j2/QZmA/KatU4ixLu6GGTPz5kKtVusJ/YH0LJyMT6&#10;VEmoQmhTzn1RoVF+5lq0xF1cZ1Sgsyu57tRA5qbh8yhacaNqSwmVanFXYXE93IyE90EN24V47ffX&#10;y+5+OsYf33uBUj5Nxpc1wXYNLOAY/j7gdwP1h5yKnd3Nas8aCQuRLEkqYbqcC2CkSOJ4BexMVBIJ&#10;4HnG/w/JfwAAAP//AwBQSwMECgAAAAAAAAAhAFUY4290AgAAdAIAABQAAABkcnMvbWVkaWEvaW1h&#10;Z2UxLnBuZ4lQTkcNChoKAAAADUlIRFIAAAAUAAAAFAgGAAAAjYkdDQAAAAZiS0dEAP8A/wD/oL2n&#10;kwAAAAlwSFlzAAAOxAAADsQBlSsOGwAAAhRJREFUOI2llb1O23AUR4//cghKSAaz2cESliMTOjo7&#10;4gnM0GTnydgDQ/0EiLl4LImFFVQ39lYPmEQNtpwOkVEhfCU9+z33Xl3pd6XFYsEKeS7j+xZRpDGZ&#10;aASBCYBpBrRaEZoWYVk+spy/LJVWhHGscn7+Fc/rcn/fACRqtSkAs1kdWNBsptj2Nb3eBaoavy4s&#10;CsHV1RGu6zAe76Prv1CU3wjxvGNRSCTJLmG4h2Hc4TguR0dXCFE8F15eHnN2dsp8voVpBlQqK+s8&#10;I8tkgsCkWn3k9PSM4+NLAPG0pus6zOdbdDqjD2UAlUpOpzNiPt/CdR3iWF0K81xmMOgzHu/Tbgcf&#10;il5imgHj8T6DQY88lwWj0QGeZ6Pr4WtX+9Skuh7ieV183xLEsUqa7qAoydqyEkVJSNMdokgTTCYa&#10;wMo112FZKzGZaIKbmy8UhdhYVlKrTQkCcymSpP/2lR7B4eEPJGnzdUtmszrt9q2g1YqABUWx+Zhl&#10;rarGAk2LaDQeSBJlY2GS7NJs3qNpkcCyfGz7mjDUyTJ5bVmWyYThHrZ9jWX5AlnO6ffPMYy7p5ha&#10;hyBoYxh39HoXyHK+vLKqxjiOS7X6yHB48KlJs0xmODxge/sPJyffyhh7K74MdP0nipK8EV8KYai/&#10;H18lcawyGPTxPJs03QGgXp8BMJ3WAGg0Huh2v78fsP/y8gXc3raRpMVnXsBfvJMFHmzOg1QAAAAA&#10;SUVORK5CYIJQSwMEFAAGAAgAAAAhAFd98erUAAAArQIAABkAAABkcnMvX3JlbHMvZTJvRG9jLnht&#10;bC5yZWxzvJLBasMwDIbvg76D0X1xkpYxRp1eRqHX0T2AsBXHNJaN7ZX17WcogxVKd8tREv/3fwdt&#10;d99+FmdK2QVW0DUtCGIdjGOr4PO4f34FkQuywTkwKbhQht2wetp+0IylhvLkYhaVwlnBVEp8kzLr&#10;iTzmJkTiehlD8ljqmKyMqE9oSfZt+yLTXwYMN0xxMArSwaxBHC+xNv/PDuPoNL0H/eWJy50K6Xzt&#10;rkBMlooCT8bhdbluIluQ9x36ZRz6Rw7dMg7dI4fNMg6bXwd582TDDwAAAP//AwBQSwMECgAAAAAA&#10;AAAhAOalukp4SAAAeEgAABQAAABkcnMvbWVkaWEvaW1hZ2U0LnBuZ4lQTkcNChoKAAAADUlIRFIA&#10;AAD5AAAA+ggGAAAAY9vhPgAAAAZiS0dEAP8A/wD/oL2nkwAAAAlwSFlzAAAOxAAADsQBlSsOGwAA&#10;IABJREFUeJzsvWeQXNeVoHnOfS7dS1OV5TLLOwAFFDydSIqkREo0ohMJkHItdXT3rrbVO7sT0T27&#10;ET3Rw4iN2NjpiYnZ2FnN9PZ2z8q0DAFSohEpUQQp0YoWhAfK+yyf3j5zz/4oFAWAKFRWmqrKwvv+&#10;seqZw0J++e6795xzkYjAYgmu69L0879+3Lt/94fO9tbBjY7HwqIUsI0OYLPADUMMPfvik6nB4W2h&#10;Z198MjUy1rHRMVlYlAJLclgSfPrZF59Mj453AACQaYqhZ174miW6xVbgupd8WfDUyFjnpT+3RLfY&#10;KlzXkq8k+DLLoqdHx9vXOzYLi1Jx3UrODUOc/sWvnlhJ8GXINMWpo89/3RLdolK5LiX/VPDh0a58&#10;jrdEt6hkrjvJ1yr4MmSa4tQzL3wtPTbRVq7YLCzKwXUlOTcMcfqXLx1eq+DLkGFIU0ef/7olukUl&#10;cV1JnpuZa0iPjBc1W06GIUU/OnFTqWKysCg315Xk9sbARMOjDxxBJpiFXsPR0jxc/9C9z5YyLguL&#10;cnJdSQ4A4Opq7ytUdEdL83Dg8Qd/xiRJL0dsFhbl4LqTHOCi6I/cfxSR8XzPsQS3qFSuS8kBAFzd&#10;HRcaHn3gSD6iO5qbRizBLSqV61ZygPxEdzQ3jQQOPfRTS3CLSuW6lhxgSfT6FYbuluAWW4HrXnIA&#10;AHVb5/krRbc3N45aQ3SLrQBaTSP+SKJvcMfMcy8fsjUFxoOPP/RTJsvaRsdkYVEsluRXkB6baLM1&#10;1E1ZgltsFSzJLSy2ONY7uYXFFseSvALI6hlvWktVb3QcFpWJJfkmJ6tnvKemP/7Oqenj37FEtygE&#10;S/JNzLLgWSPr1cycaoluUQiW5JuUSwVf/pklukUhWJJvQq4m+DKW6BZrxZJ8k3EtwZexRLdYC5bk&#10;m4iskfWcmj7+7WsJvowlukW+WJJvErJG1nMq9PF3skbGl+85lugW+WBJvgkoRPBlNDOnnp4+/m1L&#10;dIuVsCTfYAxuKIUKvkzOzLlPTx//tmZqzlLGZrE1sCTfYEQm5urVwPFir1Pjqj8tMSldipgsthaW&#10;5JuAZl/bW62+jtcLPb/R0/JOW1XnMUS0qo0sPoO4XjciIgQt5qFkKECpUACQcXQFp9AZCKGsJtYr&#10;js1Ks6/tTQLCscjwXWs5r9HT8q4luMW1KLvkRJzxmfdv4uO/vYfSMw2gJVTSk04AJJRcKZDdcXQF&#10;p4SW+36NNXtPXM8f1hZf+xsAAPmKflHwV6/nv5nF6pS1npyy4Spj8Nmv0tSbd5CRdqCtahFkdwIk&#10;ZwqIAPSkC/SESpnFalR8Udb0hdeF9oefv96f7GOR4TvHIsN3XuuYoKf5D+1VXb+1BLdYjbJJzhPj&#10;zebJ7/8lj17Yjo6GaXDUzSLiVY8lIoDUVJAyi37m7z0l7v6r76Ojdq4UcRBxNpMI7a9XA8fX0md9&#10;oxkND901Hh2542q/swS3WAtlmXgjU5PN/qef4JELO9DXcx6d9SsKDgCAiICuxin0dvXz+ZN7jYGj&#10;jxM3haLjIM4uzJ396sDCha/0z59/iIhXzERji6/9983etjev/HnQ3fyeJbjFWijLh94cf/VuPvvB&#10;DehpG0ZRyeV7HkqODKqNEzT97q089PZtxcSwLPh8anYXAMBscnpvJYmOiNTia//dpaIH3c3vtVd3&#10;vWIJbrEWSj7xRslQgI++9BUQFA0Vb2yt56O9ZoFn5mvM4eceZv7dp9Dmi6w5BuKsb+7co8uCLzOb&#10;nN4LANBds+OFShi6L4tOQMg5lyzBLQqh5JLz+HA7pWfr0Lf9QqHXQLV1DJITTZQYa1mr5MuCz6Vm&#10;eq/2+0oUfXkN3RLcohBKPnSl5FQAuCGgUMSmBKI9TUbGRqlQYE33Js765s89spLgy1Ti0N0S3KJQ&#10;Si/5/Il9IEhGMddYmqRD4omJprzvuyx4cmZ3Psf/UXRaeUbQwmILUFLJiQjJzNhBTxZfKCEqOUiF&#10;GvK7L2f98+cfzlfwZWaT03sHFizRLbY2JZUcEQnttXMgOlNFX8zI2kBtHl/tsGXBZ5PTewq5zUwi&#10;tM8SffNjZMdbUvNHvkZclzY6lkqj5MN15tt+AbhZ1ITeReGQuRqnVjt2PDp6e6GCLzOTCO2biI7e&#10;Xsw1LMqHkZtoTs3//BtGpn9bauHpr1uir42SS47OQAgESScjqxR8ET3pRNGZQmcgtNqhAXfjhy5Z&#10;nSn4XgDgktXpBnfjh8Vcw6I8GLmJ5tTcz74JpMkAAGZ2tM0SfW2UXnJv1wC6msYpNtxRyPlEBBQb&#10;aUd3yyi620ZWO14S5HRvw74fOWXXbCH3c8nqdG/D/h9JgpQp5HyL8nGl4MssiW4N3fOl9JLbqxeF&#10;jkeeR0HSKT1Xs+YLpEJBVDwxofPxZ1F2JfM5RRLk9O6G/T9cq+iW4JsXIzfZdDXBlzGzI+2W6PlR&#10;lnVi1nDrO9hw69uUnGwkLa7mex5lIz5Kz9Wwxrtex5p9n6zlnktP9P0/ckquvApbXLI609uw78eW&#10;4JuPJcF/+q2VBF/GzI60pxeOPmmJfm3KVoVGmQW/ceYf/4LPfXwAJFcK3S2jiOyqNyNuChQfbkdT&#10;l7D+pvfEnX/xT6i444XcVzM15+nQ8W+n9GTtSsdcFPxHkiBvqXZJuQT3JGbNxuScGYzPGMFcnPvc&#10;AXHcVSOEXLVCSK0TJpmIReUwlBsjN9mUmv/ZN4Hn8p7TEW3tQw7/oZ8jKyIBawtT3npyI2szR399&#10;Lx//zX2UDDWA4omjrMZBUpMAhEsNJBIqaAkVXU0TQvuDL7LGL75WVLYcLIl+KvTxd9J66jOvC1tR&#10;cG6SMPFR7o6h32UeTEd4jZ7hTiBAJqJhGiQKIhqyk8X9neKZ7fc6jqj14uRGx3w1jNxkY2r+Z99a&#10;i+DLiLb2IUfN4Z8hipv6S2wjKKvky/BI3zZz6o3PQ3Sok3IRH+gJFQAJZDWBSlUYvd19rOmu3zN3&#10;62ip7qkZOdep6ePfvlR0p+ya3d2w/4dbSfDUglnX99v0oalPtFuJCNU6YVKyYwrZH9NgTZ2kXIJ7&#10;EzNmozsgjnV9wf5800Hljc30VC9G8GVEW8ego+bQzy3RL2ddJF+GiDPIzNdQ8mKPN2cgBPbqxXIV&#10;ilwq+lYUPBM1qz/8/xJ/vTCs97jrhXG7T1i81vHcJCE6bnQCInXfbXt225ecz65XrKuRXvjF43r6&#10;3K7Vj7wWSM7ab/xItLWuuipzPbGukq8HS80mCJEtfZtrRs41tNh/X4d/28uyIBefibdJIE7s5DOp&#10;Px9+M/NAdad0TpQx77r92JTRKkioHfwT9T9Vt0vnyxlnvhAZYnr+6JNGdqizsCsg2asf/oXs3HW6&#10;tJFVPhUvOZm6ROGzOyk52cgT400UG+4A4gzd7cPM3TyOruAUVu06s5bmFZXA1Ce5z514Ovk/SA5M&#10;Ov3CmpYOiRPO9+m763bInxz8jvofZQfbFF9+hYtuCX4tKlpySkw2GoNHD9HcRwdJTzkBkIPsSgIw&#10;Aj3hAm4KKDky6N97Qug6fIR5Vk+uqQS4QeLb/zn2v4XHjU5/p3j2Wq21VkJPc2dsymzbc9j1D623&#10;2I6VIcyCIK5L6YWjTxrZfJOpkOzVD/1SdvaeKm9klcu69V0vJUSc8cnf3WUOPf8wJUZb0N06hp7O&#10;gSs/7EQEoMU9fPrdz1FirEVoe/BF1nzPq8tD+UoltWjWpSO8xuln1+yddy0kB0tx0xDi00be5bzr&#10;ATJJd/gP/Tw/0S3B86EimiZcCQ+9fZt5/kd/Qtm5GvTvPo22qvDVPuyICKh4YujffZK0mNu88ONv&#10;8YnXvrgBIZeU5LwZ0FJclR0sr4zAlZBsmI5OGJ2brQJvWXTB1jZ8jaPIXv3gc5bgq1NxklN6ts4c&#10;eu5hMjJ25tvel89TGZnAmbdrkADIHH7xQZ4Yb16PWMtF6IR2i5YiVZAhW8x1JCdLZKPcn4nyTbcj&#10;KjJJd/oP/0y46kw5kr3qK8/Lzt0n1z+yyqOiJCduCkb/0UMUG+pEb9fAWs9HT8cwJSeazP4jh8m8&#10;dsrkZiYb51XcJLHQofoyTACTmyCYGhVeMVhGlkR/4qeXi35RcNeeExsXWWVRWZLHR9po/qOD6ApO&#10;FZIVh0ww0d0ySgsn9lKkb1s5YlwPWm6yvSY7WcI0qKg5FS1NLtmJcUeVUJKNLMrBp6IrLaNLgj/w&#10;giX42qgsyZNTQdLiKtiqrpn0cU0UX5T0lHOtTSI3E65aISQ7MaGnKO/in6uhpbjL2yQOCxJu6pxv&#10;ZJLurHnip46aQz+XXXvXVLhkUWmSp6YCwE0BmWgWeo2lrqcEPDkZLGVs64mzhoUUJ4tn49xX6DW4&#10;QSJwENwN4qottjYDyGRNsnf3bXQclUhlSb5wag8YaUfRF5KcKYgOdG22WeV8kWws03hQfkNPk0tL&#10;c1ch14hOGB3ugDhW1yN9XOr4LDYXFSU5IOPAhIKf4p9CnEGFr5W3327/de126ZPomNFJfG1fVpmo&#10;WQ2A0HmX/QW1Tly1j55FZVNRkrOafZ8AK0F6qpF2oKdrsJI3LJDsLL39XscRp1+YWRg0dpo65bVa&#10;kI6Y/njIbA7skd9tOqi8Ue44LTaeipIcnIEQMMkgs/BOIEu7pjBCV7Din2BVbVLfrkecP/A2CiML&#10;A/rOdNisWSlN2TRIXBzWd+RiVNV2q+2VngcdP9lMpaYW5aOi0lrRFZxCxRuFzFwNuIKrdnK9KpkF&#10;P8ru+FaQHAAgsEd5z9skDvW/mn5s6hPt1uSsHkQBTdmJCUFCTU9zp54FBwCBJyCOdn7R/nzjfuUt&#10;JmDxrz0WFUFFFagQEZrnf/gn5tAvH8WqHRdQtK0p44tMTaLFM7tYy72/EXu/+/9UwoaH+UKc2NwF&#10;fW8sZLTEQ0ZLLGS2mhopNg8L+1rEAbVWnKrplk47/UJR7astKo+KkhwAgHJRr/Hx3/8Nj1zYjtW9&#10;p/PN+iIioPC5HlSbx6UD/+u/R0fNfJlD3VAMjRQjQw7FjdFSzD0QEWpJcifnzUByzgykw2atorKo&#10;q1YIuWqEkN3LFpHhlvnS3EpUnOQAAHzu+H7j9D98l7IL1ejtHljtiU5mTqbIQDcq7rjQ82f/LARu&#10;fWe9Yt0KpMNmTf+xzFfn+7Q9WopULU0uWFp+JNHOMrIDE56AMLrty45nfC3SmtONLcpLRUpOREjz&#10;n+wzB595jIfP7UR7zRzYa+ZRkC/L3CKui5BZ9FNqugF93X1ix2O/wPqb3q/kWfX1hDix0CntpoFj&#10;6a+GR41uRxWbl10sJjswhQw5EaGRJbuWIndy3qx31Qgz7bfbXmq91f7btXSqsSgvFSn5MpSLes3B&#10;Xz7Cp9+5jbSoF7ghApN0ACQwczIw0UTFE8O6m94XOx97Fu3+hY2OuZLoP5Z+dOC1zKN6luxVreKA&#10;IKG20rHEicWmzFY9S47GffLb+76mfn+zp8teL1S05AAXn+qJ8WZKTQUhGQrw+EgrcFNEd+sIqo1T&#10;6AyE0N06upUm2daDhSG95+MfJf61oZPsCQoj+c59ZKJmVXqR1/c+6vxvbbfZf1PmMC3yoKKW0K4G&#10;IhK6W8bA3TIGACBsdEBbAC3NnX2vpA+lI9xf0y2eWktJq90rhLMxXj34++xXqtql856AOFbGUC3y&#10;oLKSYSzWhcmPcnfM9+l7fM3C4KX9268GwWd/7WkUhxMzRtPg65mHyhakRd5Yklt8hsi43gkIJK3S&#10;xTUHCXWanThgwOXbVDMBTbuXLUbGjW4jR7byRmuxGpbkFpdh6iRFJ8122YmJax2Xg4Q6K5zZo2FK&#10;nRFO771SdNnJElqKq8l5s6G8EVushiW5xWUkZsxmLUVu2bGy5MuCczBFAAADcvYrRZecmNBSpKbm&#10;zYptzrFVsCS3uIxYyGjhOsm4Qm77lYIvc6XoTACDmyRoKV5U9xqL4rEkt7iM2u3SCcmBSSNH9it/&#10;t5LgyyyJfmavATnFyJJDsrGMlSu/8ViSW1yGzc0idi9buPIJvJrgyxiQtc8Ip/dm0tkq2YkJZ41Q&#10;WLWgRcmwJLe4DEQkX7M4oKfJtZwola/gyyyLLrq1lMPHrCzDDcaS3OIz1G6XT9q9bDE5ZwbXKjgA&#10;gKmRbEDWkWu74NCMXEE96CxKhyW5xWeo2SadbL7J9lo8Hm8M0ekDaxEciDAb41WuGiHkbDTmTw8c&#10;/3ZOy1mTbxuIJbnFZ0BE6rzL/oK9Mz6fjuj13KC82m0RJ5aOcL/sxIS/SzrLBDAyuUxVPBWt6G2p&#10;Kp2KL1BZL4gIQYt5KBkKUGa+BhVvFJ2BENirF7dq8Ut4TOt8+6UzT81EJg9INszILowDXD2P3chy&#10;ey5BHsXNov5O6ay7XpgAQOpu2fF8XXXA2vFkA9nUkhNxBpnFakqFApQKBSgX9aKjbhadgRA6AyGQ&#10;1US5a8PJyNrM8VfvprmPDlJmrg60hEp6yomiPQOymkClKozVu04LbQ+8jIo3Ws5YNoJc0lTffeXs&#10;346MjH3ZyJKdiWAIEmpMQo2bJJoaKdwAkQlgqvXihL9TOis7MAmA1NWy44X66oC148kGs2kl55G+&#10;bebAM49TcrwZtIRKRtoORAjIOEquFMhqAv17TyzViVcXvm3StWKIDnWYA08f5nMfHwQmGii7YyCr&#10;CRCdKTCzNtASbtITKmgpJ6vacV7oevwZrNl/fKs1peCc44kPLvz3o2Njd2djvEpLk4sbJDMBDNGG&#10;aZuHhe0eIazWCZPIgFuCby42neRkZG3m6K/v5eO/uY9SM3XobJheEsuRQUQibjLQUy7QYh7KLFQz&#10;37Y+ofOxX2DdjR+UUi5z6s3Pm/0/+xolQwH0dgyi7F4xzZOMrI0i/d2oeGKs5d7fCF2Hj2w10YkI&#10;h6cGvhyaG7/Z1EnWM+QUZMyKNsxcOYDvat7xQr0/eHxDArX4DJtKcjJyinHq//4rPv3uLSC5Uuhu&#10;GUVkKwa41LutvxslV4p1PPoLseOR50sRB0+MNxsf//3fUGauFr3b+pAJq75zExFAYqwFAFDc/b3v&#10;s7obPixFLJuJS0Vf6RhL8M3HpppdN8d/ew+f/sPN6GqcYp62kWsJDgCAgqJh9a4zBBz52K/v5yXY&#10;jphMTTb7jxymxEQzerf15yM4AAAiAqgtY6QlVHPw2a9SNlLwZoSbFUSk9mDXK4Ha5veu9vvO5h0v&#10;WoJvPjaN5Dw61MFHX34ARHsWbb5IvuchIqC7bYRSM3XmwJFDpBe3ISKfevPzNPvBjehpG8E17ruG&#10;iIDern4ePr/DHHnhwWLi2KysJHpn844XG/xBa/PETcimkdwcfu4RSoUC6G4dWeu5iIzQ2zXI50/s&#10;5VNv3FFMHDx8bgeRLhY6U46iLQeKO84XTu8mblR8e62rcaXoluCbm03xISQtoVJsuB3tNfP5Do+v&#10;BGVXkoCQx4bbC+3zRqYuUXykDaSVJ9nyikVyJyAX9UJ6rhZcgS1ZoLEsut9be87j8lbEHufXK5vi&#10;SU6p6QbQEyrIalFygeRKUmyovdAnKKVCAdDiHiw2DllNgJ5QKRXa0g0TEJEswTc/m0PyxTO7SEuo&#10;ILmSxVwHZTUBWtwD6dm6guKY/2QfGGkHCMqa9lj7DIKSJSNro+xidVHXsbAoAZtCcr54ajeYOQWQ&#10;FbfTJpM1MHMK6cmCKp+wdv9xEB1pMHPFNR80szYUbVm0lSdJx8JiLWwKyYXWB15CyZUEM6esfvQ1&#10;0FMukF1JdNTNFnI6OhqmQfbESEsUVzWlJVSQ1AQ6t+b7uEVlsSkkX85DB704uUhPqGivnQXZEyso&#10;DkHS0d0+DFrcXVQcWsINijcKjtq5Yq5jYVEKNoXk4KibBdkTpVzUW+gliAhATznQ0zFUTEopq+45&#10;h4KsFZrMQkbWBnpCZTV7P0EmGoXGYWFRKjbFEhoy0WANn3vX7PvpN0hPOlFyXbOp/1VJTjai3b/I&#10;avaeLCYWFrj9LT7/ydJ6u6zGkYl5zxMQEVCkv5tV9ZwV2r7yUjFxXK9kDNM9k9Y6o5oRWMwaTQtZ&#10;rcUjizM1NnnMq4ihGrs04pFFa4S0BjaF5AAAQuv9v6bwuZ187uP9ULPn5GoprZdCetpB2cVqoevw&#10;UazuPV1MHChIutj1xBE9PtpKkb7t4Nt+IZ/MNyJCio+2ouKJCZ2PP7sVy07LCRHhSCJ74IO5+GML&#10;WaNNN7kNALgisPRsWus6T+k7RYaaRxZn9/tdL/b4nK8LDK2RUh4ITz311EbHAAAX34cddbMUPtNL&#10;yclGUHyRfEQnPeWgSN92VrPnpNjzpz9AUSl6X2xU3HGQPXGKDbdTdKALREcGRduK1yUjY6fwuR0o&#10;OTKs9f6XWdMXX1/LJoHXOxnDdL83F3/i/bnEE9GcEfDbpLFqRZzwKtKsSxLCHlmc88jCjENk8ahm&#10;NowksgcimhHw26RxuygUl9NwHbCpqtAAAMzJN+4wB595jBJjLehuG10pj52IEJKTQcqGq5l/z0lh&#10;+7d+zLwdQ6WMhcdHW83+pw/z2Q9vAGSEijsGkpoAyZmGi+/epMVVMDJ2Vr3rjND5+LPo33Nyq5WZ&#10;lhOTk/jqZPgvz0fSd7llYd4ri6HVviCTulk1n9FbmlzKmQdaqv+DUxKsUdM12HSSAwBQYrLRGHj6&#10;MM1+cBMZOQUkRwplNQGCLQt6ykV6QgUjY0O7f5E13fOq0PbgiygXl0izYixGTjEnXvsCzR8/sJyZ&#10;R3rKiYItC7KaQLt/Hqt7Twst976CSmGz+tczZ8Kpu38fiv65WxLmXJIQzvc8zeS2UFrbfrBG/eXt&#10;DZ4fWV+sK7MpJQdYyiPn0+9+jmJD7RQb7KTsoh+MrA0kVxKdDdPoaR9i1b1nsHrXmfX6ByZtKVWV&#10;0nO1qHij6ApOLb1WWB+wQghn9cZfjS3+m4Rm1DQ4lb61nh/J6QGDg3xPk+/77W77lqvfLxWbVvJL&#10;ISKE7GI15WIedNTOFZ1bbrEpeHcm9uQfZuNfb3YqpwqZRCMimEjldreqto8fbvX/79aX7dVZ99n1&#10;peaM8zWUDAUoNRXk6blaZvNF0BkIgTMQQkf9DAqSfuk5iEhg9y+g3W/txrGFmM1onQrDdKGz5IgI&#10;LklYjOSMYNbkql0U4vmclzFMNaXzKlUW5hWBpQu5dyWxrpJTcipoDBw9ROFzPUvvthk7AAAHAhQU&#10;DWQ1ga6mcaHr0DOseufZ9YzNYn3JGKYazRkBm8CKGpXZBZaI62ZNJGcEVpKcE7GRePbgbEbrmE1r&#10;nTHNrNc4tysCS1cp4kSNXR4JOuXzjU5l3V791pN1kZy4KfCpN+4wh59/iOKjbehsmAZX0ziK9gwi&#10;LmWrmZoCekLlCyf2UmqqkTV/6RWh9YGXUXJs+W/a65GplNaTNbnqEoWiingUgSWzGb01kjMCAady&#10;4crfJzTD/8Fc4rG+WPr2rMFdMsOsTWAJRWApzeSOkUT2QH8s8zlVEhZ3VjmPHfCrL9hEVpZJ3I2i&#10;7JITEZoDTz/BR158kIgQ/b2nr0z3REQAUcmBqOTAVr0IifEms+9nX6f4WKu491/9XyjIWrnjtFg/&#10;YppRO5nM9oSzejAMepAhmg6RRe2ikLALLGEXWYwhrqV5CMJVdn0YjmcOvjcbPzyT1rb5FHGq3i4P&#10;XnaAtPQFQ0QQzhmNH8zGD02ncttubfD8pMGh9Bf1P7mJKL/k8yf28vFjd4PoSDO1aWK14xGRwN0y&#10;DrlonM++f5M59sqXxPYHf1XuOC3Kj2Zy26nF5JdPh1NfjmlG3XxWbwUAVBhLh7PUhIhcZJjzyOJM&#10;o1M+l0+iS87kTpvIkl5FvKzibyGrN781Hft2JKcHGp3KWZHhig8KRIRqmzTpkoTwWDK31wzFpK+0&#10;VP/9Vll/L2uBCuViHnPwmccpF/GCq3FVwS8FFW8UBFuWj738AI8Nt5crRov1YS6jtf9mIvw/vz0T&#10;/1bO5K46uzzoV6Qxm8BSblmc9yrSjCoJCyKiPp/R2/pjmVvnM1orEV0zMyZrctUmsITvEskNTvL7&#10;s/FDi1m9OehUzl1L8EtRBJYOOuTzU6lcz8fziYdXu3elUFbJ+dTv7+Thcz3o6x4oJM0T3a0jlAwF&#10;zJEXt2Tn0+uFhaze/Mp4+F8NxjI319jE8Vq7PKwILOOShbDBQSJYkokhckVgaY8szOUM7hpN5PZP&#10;p7Wula5LRJDQzWqvLE7bBfbppNvZSOoLQ/HMTTU2aURAXFMjEllgWY8szp6PpO8aSWQPFP5/vXko&#10;r+TRwU5ggomiPVPI+cgEjraqRYoOdpKxNBNvUVkYnOT3ZuOH57N6W5NLOX3pDLjfJo87JBZL6vyy&#10;sl6GyFVZXAAAms3oXUndvGrZb0wz622CkOqtdr26PCtORNgfTd+KAFTocNsrC9NJw/SNxC3JrwkZ&#10;WRslxlpQKlVTxOmGEoVmsY6cDae+OBzP3Hi1p6pDZLEGh9xHQEzj/DMtt5wii2YMU51K5XpMTpfN&#10;H+mcK1HNqN/mtb/R4ba9v/zzlMF9Cd2scYiFv08jIjgEFp/LaB2cqNDmv5uG8kkeH2kDrQQdWGU1&#10;sZxOWqLQLNaJrMFdJxeT94qI+kpP1RqbPFKlSJNpg3uzJncR/HGZGhHJJQmRqGYEoprx6Zd82jA9&#10;kymtJ+CUz99Q6/7lpWvbkZweyBpL7+nFxG4TWSJlcF9cM2uKuc5moHySp6YbgOsSFLt3N4omkClA&#10;kTujWKw/kZweTBmmzy0LK/bcYwi8RbWdqHfIfQaRFNfMGpP++NSWGMtxTkLaMN0mJ3E2rXWEc0Zw&#10;m9fx9t2NVf/1yqKWM+HUPVmTu2wCrr3xyCXYBJbMmtwV04z6Yq6zGSjbEhqr2XvClFxJMDJ2KKaB&#10;gpFyoOhMobNhuoThWawDkZwRyJrcVWOTRq91nMww26raTrhlYT6U0nakDNPHCQQE4CJDPcfJOZXS&#10;egCQuWVh9uZq1897q12vXm3WPOBQLgzEMp8zCSQRoeD8CoOTLCJqisCK+rLYDJQvp8JXAAAgAElE&#10;QVRvnVzxRdDun+ex4Y6iBL045Lc6n1Ye56PpO7IGd+eT2IIAVK1Ik6okLiR1szprcDVlmN6MwT0e&#10;GXIuSQh/Iej9r40u5ZxPkVb8LARdylmbwBIZk6sqKzybLmty1SayxJXr75VI2SRHREJP1yDMn9xD&#10;RFhoTjDloj7m6RwEW1XetcYWmwakNb4SygyzVYo4BRebcxMARnN6A0M0Ozz2Dx2icM2afa8sztgF&#10;Fk8b3KtKxUle55AHbVvgSV7WJTRWu/84OmrnITnRWMj5lI14kQhZ8Pa3tmLhwFan22N/xy6wWDFJ&#10;JQhAGYOr7ovyrna8yFCrd8r9S0P+wmbGNZPbdE5yvV3eEqmtZZUcq3edYU33vErZSBXpqTVNnBE3&#10;BIqPtGHdjR+wxi++Vq4YLcqHVxFDisDSOZOcxVxH42Svt0uD+X7R76tWX6q2SeOzGX3NmZJEBDMZ&#10;rTvglM/vrHJuic9deSVHJKHtK79i/j0nKXJhO2mJvLYvIjMnU/hcD6ot40L34SNX1pdbVAY+RQrZ&#10;RRZLGmZVodfQTG5jiOa13sOvxG+Xxvb5Xb/iRGJCN9e0H10kZzTaRSF+U637GSt3PQ8y4ZFtJMia&#10;0POdH7C6m9+n+EgbxUdbiPhVh29EBJSeraXFczuZp3NI7PnOD5jabO2aWaE4RRbp9jreTulmVc7k&#10;a14C/fSp6pAvtKi2T9Zybo/P+XqXx/5uJGc0zGW0Nk50zc+6yUkMpXLbc5ycO32OY62q7fha492s&#10;lK39U3L23P7I8OsPKe7gqH/7Az9FMgVz5KX7+fgr91J6rhaYqKOsJkB0psHM2khLqGDmZJTdCQzc&#10;9rbY+fgzaLc2DKx0MoapvjS2+NcTydzuZpdyai1zK+GcHjQJxC81+v5zm9u+ZumWq95OLqbuj2lG&#10;nU8RQ3aBJSSGy30MMMfJkTG4O5oz6mvt0sj+GvWFHT7HG2yNOe+bmbJInpw7ty8y9PrDy/+9LDoT&#10;ZI1H+rspfHYnj4+2UHy0FfSUC0RbFp3BKXS3DTNv5xDW7j+OxSbRWGwaJpLZ3t9ORP7HpG76Ghzy&#10;wGpVYUQEkZzRmDRM34Ea9bnb6j3/UszE63Q61/3+bPzQQtZozRpcXU6hRQCSBZaxCSwRcMrnb6p1&#10;H62ySVOF3mezUnLJlwT/3UMAl8+oXir68s/IyCmQXfCD4o2i5Kz4pQqLq0NEOBjP3PzhXOKrM2mt&#10;u0oRJ1VJmL9aZaJmcvt0RutyikJ0p8/x2sFa9y9L0YeNEwkxzaiN5oxAJGcEUrrpWypxFUM+RQyp&#10;krCwVVdwSir5SoIvo7gbR/zb7/8Zszq9XJfENaPmg7nE4wOx9C0Zg7sRgNtElhQQjazBVYNIEhCN&#10;Bofcd2Od+5kWl3Jiq4q3npRM8tTc+b3hodcfXknwZZZEf+CnzJoxvy7hRMJEMrcrnNObFrNG02xG&#10;6zA4KVWKOFFrl0d8ihi6siTVojhKInm+gi9jiW6xDCcSDE6SLLDsRseyVSla8tT8hT3hwdceyVfw&#10;ZSzRLSzWh6LWyQsVHAAgF59sW+h7+Wvc1KViYrCwsLg2BUuejU60Fyr4MrnYRHt48NijhZ5vYWGx&#10;OgVLrrgbxm3eloFibo6CknUHD7xdzDUsLCyuTcGSIxMN/7Z7j9i8rQVV6qCgZGt7Hv6R7Kqt+Hpd&#10;C4vNTFHv5H8UfW1PdBSUbM2Oh35sCW5hUX6KLlBZEv2+p/MVfVlwRa3bcumDFhabkZJUoeUrOgpy&#10;zhLcwmJ9KVmp6R9Fbx686u8twS0sNoSSF6gQN8SFvpefzEbHOz+9yaeC10+W9GYWFpudbNYG09MN&#10;gEjQ0DANipJb7xDKUmp6qejrJTgZWRsAEorr/0e0sLiMmZl6ePfdz8HISBuMjbVAIqECAIDbHYeW&#10;ljFoaxuBW299B2pr59YjnLI1jSBuiIsDr35VDez9g6I2rGlH07yur6cdfOHkHkiFAjw23EaJ8RZA&#10;ZqK7bZS5W8bQ1TiJ/j0nrb3NLdYNzhm8/fZt8Nxzj8DQUDtIkgGqmgD14i5CiYQK8bgKhiFCZ+cg&#10;fPWrv4RbbvkDsPL2Tiib5OWER/q2mQNHDtHC6d3EczIwSV/ac40YaQkVuCGg5MhgzYGPhe7DR6wW&#10;UhZlJ5l0wY9//E14++3bQdcl6OoaAGmFugxNk2BgoAtsthzcfvtb8M1v/gs4HEXXzK9ERUlOpi6Z&#10;oy/dz8d+fT+lZurQ2zWIsiv5meOIALSYl2Ijbag2jQttD73Imu8+ZnWbsSgLRAg//enX4ejRxyEQ&#10;CEFt7Xwe5wDMzdXB7GwdPPHEz+Hw4aNQptr5sjZyLDXm2G++zPt//jUyMjas2XPqaoIDLO1KiYo3&#10;iv7eU5RdrDb7/uWbPPT2besdr8V1wokTe+G1174Ifv9iXoIDACAC1NXNgscThVdf/RKcPbuzXOGV&#10;b5ukEsNjw+187OUHiEk687SP5HMOMtFE37Z+vniuxxx67mHm29aHjroVN98rFcRNgeIjbZScClJq&#10;KkCxkXYQbVnmbh1FZ3AKXY2T4ApOWV1PtgCJhArPPPM4RCJe2L371JrPb26egJMn98DRo4egvX24&#10;HMP2ipCcjJxiDhw5TMlQA/rX/odEb9cALZ7eZQw887jY+91/QCaUrRMnpaYbjIEjh2j+k/2kxVXg&#10;pgCiLQdkCnzqzdtBkHVUfBHWeNfvhLYHX1xpNGJRIQwMdMHQUAd0dAzBVXrWrQoiQXv7MAwOdsLQ&#10;UAf09p4udYiVIXnk/A5aON2LnrYRZMKa36tRkHRwBado7uMDlBhrQU/7cMljJM741Fu3m0O/fITi&#10;w+3oapxEV+MEMvGyLxQyNRnSM3XmwJFDFOnrFroOH2XVPedKHY/FOhEKBSCbtYGziEakqpqA4eF2&#10;CIUC5ZC8It7JKRUKkJFyguy55mZ318RWFSYt5qFUKFDC0D6Fjx+72zz7T39O6VAA/b2n0VE7f6Xg&#10;AAAoyBqqzRPo7RzkCyf2Gqe+/z0e6dtWjpgs1oHx8SZA5AU9xZdZfm2bnAyWKKrLqAjJeWKiCQDp&#10;ai188wWZZAA3BUhNN5QwNAAA4InxZnPkhQeJTIFV9ZxHJhmrxiM50+jffYqSk0Fz4MghMjL2Usdl&#10;sQ4MDXVCOl3UXm8AAOBwpGFkZM17t+XDppeciBCi/d1AZkE7VF6GIGk8NtJWgrA+hUxNNvuPHKbE&#10;eDN6OobWci4iI/R2DfL5T/aZoy/fV8q4LNYJWdbA4Sh+z4BcTgG/f6EEEX2GTS85AAAg48CEVZ+O&#10;q0JcgBJnwNHCqd00f3w/uttGCpnQQ9mVBFlN8InX7qbMgr+UsVmsA3v3fgKcF+cREYBhCNDSMlai&#10;qC5j00uOiIRVO89CEXtcA1xMkOGmwNyl/UNScrKR9JQDFG/BO2CivXYeclEvJafK8k5mUUaCwRCI&#10;ogl6EQ1JNU0BRdEgEChLE5VNLzkAALqCUwBLM9gFX8TUFBRkDZ2l/UPyxFgzMMEsZr4AREea9JSj&#10;XJOCFmWktXUUamrmYXKyseBrTEw0gt+/cN0+yQEA0NU4ibInDpn5woezmdlaULxRdDWWrBqOTE2m&#10;2Eg7CMVVviEiATLiyYnCPygWG0Nj4yR8+cu/gWTS9Wm12VqIxTyQy9ng/vtfgvr6mTJEWCGS+7b1&#10;Yf3Nf6BkKEimtuZhEelpB2XDVazxzt9DKZ/kxBmQKQDx4icFAQm4URF5CxZXcN99v4EDBz6CwcEO&#10;0PX8/w11XYLh4XY4ePBD+NKXXi1XeJUhOTIudj7+LPq6+yk60LWWohoiQor2dzH/7lNC20MvlDKV&#10;FEVbFtXmMSCzqL/j0v+PyZiryWqqUYnYbFl44okj0NExDKdP98LiYtWq5yws+OH06V3Q1TUATzxx&#10;BOTylUQLTz31VLmuXVJQcqZBcqUofG4nJcabQfbGrpZscimkpx0UPteDzoYZsedPf8DU0g3VPyU1&#10;HeALn+xDZ0PhQy0za0c95RJa730FnYHpEkZnsV5UVUVg9+5TkMnYoa9vO8zP+wERQBBMEC6uuuRy&#10;CkQiPhgba4FczgZ33vkG/MVf/L/Q2FjWlmgVNTxk9bf8AVE0zMFnH+Phcz3grJ8BW/XipY0hiAjA&#10;1BTIzNVSdrGK+XefWkod3XWmLEG5glPIFI30pBMlV2HrpdnFKpDd8VJPClqsMw0N0/C97/0X2Lnz&#10;HLzyypcgHK6GublayOVkAABQFA3c7ji0to7Bfff9Gj7/+Tc//QIoIxVVT74MZRarjcFnH6PZ928i&#10;LeYBrovAJB2IGHBDQEHRQPFGWfCON4T2h15A+WJnjnLEoqecxsf/4a/5wom96N99CpGt6Q9KRtZG&#10;4QvbhfaHnhd6/vQHVmXaFkHXJZidrYNQKAChi6smgUAIAoEQ1NfPgCgWn/eRJxUpOcDScholJpoo&#10;NRWEZCjA46MtwASTuVvH0BkIoatxEpyB0HpIwxfP9Rgn/tO/Bq6L6G7NexmEiIAWTvcy37Z+8eD/&#10;8u+xiLV2C4uVWDfJeS5ry4wPbHd29Z5YlxuuM8bAM4+ZA08/gZIzBWrz+GpPdDJ1iaL9XSi7E+Lu&#10;v/wvrPbAx+sVq8X1xbq8k/Nc1jb/2yPf0hdmgjybdqq9N72zHvddT4S2B38FAMDHX7mXFk7uAc81&#10;WlNlF/2UmGhCT8eg0PnVX2LN/uPrH7HF9ULZn+Q8l7UtvHr0m9r89KeJHp4b7vytuuvGd8t64w2C&#10;h8/vMPufPkyR8z1kZBVgooGymiAyBdCSLiDOUHYnsO6m98XuQ0fXo1ONxfVNWSXnWk5Z+O2Rb10q&#10;+DKeG+96Rd15wx/KdvMNhPSUkxZO91Jqaa6AEmOtwCQdPe1DTG2eQFfjJFb3ni5nhxoLi2XKJjnX&#10;csrCq0e/qc2FmlY6ZiuLfilkajKgYFpSW2wEZZE8H8GX8dz4hd+oOw++V/IgLCwsAKAMaa1cyykL&#10;x575Rj6CAwDEPnj93sS5j28qdRwWFhZLrDq7TkQIuagXEAlkT+xa685c1+SFY898Q5udal5LELH3&#10;X7sPEcm1Y/8HaznPwsJida4qOeViHj730UFKTgUpOthJmblaQCS0186it2sAXcEQq7vxA5T+2KGS&#10;65q88OraBV8m+t6x+wEALNEtLErLZe/kRIS0cHKPOXD0cR45vwOIMxDtGZTVBBAh6QkVjKwdUDRY&#10;9a7Tl7YTXvzd84cyo31F7wJRfc9jP7E3dgwUex0LC4slPn2Sk5G1mYPPPsYnX/siZSNe9HUPoGjP&#10;XHrwcu8T0lNOvvDJPkqFgqz5S68I7Q+/4N536+9zMxOtPFt450p7a/c5W0NryXuiW1isF2SaAq5D&#10;0cla+HTizRz51QPm0C8fBUCO/t2nrhT8UlByptC/5yRwTeaDzxzik699UfL652vufeKHzFZY50pb&#10;S9f5qs8/+Oxm+wNZWORLNjTaPvPcP39Pj4WrqciehKVEeOqpp5aytPp+8k1kgoHulol8+pUtbypI&#10;uYiP4uPNWL3rrOgNhGyNbYOZ0f4eMnQ53yBsLV3nq+946BlLcItKJRsabV849uzXKZtxpkcv7JwA&#10;fRtKsuG0u+Y2Ojbh3/3tv3GYZ//pLyg22IG+7v41NySUvTGK9neDnlRZ3Y0fCg41sSR6304yjFVb&#10;NVmCW1Q62emxtsXXfvF1ME2JiHB+fmpfYujsgXlFrHGovhmn3ZXfTqdlQvi7v3qsl488/zCqzeMo&#10;2tbckBCREQiyBonxFubvPYN2/6Jgd6aUYNtgZuzaotuaOy9U3/mwJbhFxZKdHmtbPPbs18kwJCLC&#10;hehcTzqbqgHTEHFmsnZe3njRhb/7ywcP8NkPbkK1ebzgtsJM0Sg52ciqe84zd9soAMBqol8U/Ggl&#10;CE7cFCA9W0/R/m187vgBSk40gZmzAZN1EBStqHbMFhVLbnq8dfHYs9/4jODLmIaIs1O187JQ41B9&#10;0xslusgT400AyIvbZ0wwiYhRcuqyvuFyVe2s/8tP/HDhlae/zbMZx/LPbU0dfZUgOJmabI7/9h6a&#10;fONO0qJe0BIqmRkbACOUlnY+QbV5XGh76AVrZ9Lri9z0eOvCsWdWFnyZbEZhH7yx/wIgwM6bf1zj&#10;q1v3z4nwb7+27euQma9FV3H9xSgX8SKTDKHxjjcvu4HdmVICrUOZsf4eMgzJ1tTRV33XI0c2u+A8&#10;PtZinvtvf8ZHX36AjKQLJWcKHLVz6GqcREftPDDJADNjp2jfNlo800tck9DdNprPZocWlU3egi9j&#10;LD/RxdqNeKILf/dnt3+RtJgbHXVFzQJSaqYBvd0DQsPNnyk2ERyupBJoHSLTFKtuf+A5FK/dZXWj&#10;4XOf7DNOff97tHiqF90tY8zVOIWSM4VMMhBxaesmUcmh7E6Ao24WcuFqPvfRQUqMN7OafSewxPut&#10;WWwecjMTLQvHnvlm3oIvc4noTndVyGFzlmVzw6sh/N3ffLeOwud2obPw3RuICCAVCgiNd77BqnZc&#10;uOqNHK6kvaXrAjLGCw+3/FA24jPP/ON/R/GRNvT3nkHJsWK+AMAflxJBtGdo8ewuYJKB1bvObvX3&#10;dE7E4ppZO5PRukcSmQNTKW1n2uAeAmAyYxmGuKn/nQshNzPRsvDq0bULvsyy6NL6ii6iKxgCQE7c&#10;ZMiEwv5hTE1BQSn5PmPrDRGhOfSLR3n43A6s2nF+LfXfKLsTYKsK84ljd7PqnWfRv/tUOWPdKIgI&#10;h+PZG44vJB6Ma2ZdxuSqZnI7AIDIULMLLOEQhWiPz/Fab7XrmMhwy4xqtIXpYMGCL5PLypCMu86P&#10;nD60o633qN9be74MoV6G8O/+7t+KNPfxQTBSTpTdhbUuTk42gqwmhbaHXixn++NyQ4und5v9P/8a&#10;2rxRtPlia76A7E5QfLQVMot+Frjt7YK/NDcpKd30/mE2/uT7c4nDkZwetIss6ZaE+WpFnPDK4oxD&#10;ZHEiYHHdqB1N5g4s5ozGKps06RCFtf8tV8DkXIhmY/UZPeOWBTnDcP1GhkptcAIEZibHB3qjiXA7&#10;rLVUG5H43pvPQl1gEQBQNzRnbVXDqXKP+kT0dA6ywO1vmsPPPQq2qjCK9uxaLkBa0kVa3CN0f+Un&#10;xU7ebTQUG26nXNSD7r0jhZyPiASu4BSlpoKUnqlHtWmi1DFuFHHNqHllIvw/TSRzuzyyOFtjU0au&#10;/HBKiDlJZjlVFhdSuuntj6ZvD2f15ruC3n9sctkK3twipaW8fQuDt8ynFpqnE3MdKS3lAwB0SI5o&#10;vat2qMZZPdHt73zPbVPLPvx1777lLSBC/t6r4lx4ppeI8tsHD5H4npvOQV1wAQDA7fKO97Tv+fl6&#10;tAwXEZGEjkefo+hAN4+c3wHVu07nu0EAcZNRdKCT1R38SGi9/9flDrbclGQbYklNQHquFlKhAGwR&#10;yTkR+2Au8dh4MtcbdMjnZYGt+iBwSkLUJrJTk8ncrvdm40/4bdKYXRTWNMojIhyOjO17d+z9x6fi&#10;0zsAgGyikrJL9gQAUCwXr51NzrUTAJ6Zu/D5W5pv+EV3dcf75RbHvedzbwIRwvvHIC/RlwWvb5wH&#10;AFCdnomdHXt/IgpiUbvh5ovw1FNPAYq2HNqqwxS5sJ1iQx0gq0kUZP1aJ1Iu7qbIhe2oNk+IPX/6&#10;A1bMXmCbADI12Rw4ehiIC2jzFb7JAQomJaeCzNsxvNIkZKXRF8vc9tFc4qtuWVhwSvkPvRki2UUW&#10;D6W0HQzBbHIpZ/L9AtVNXXlr7A9PvjP23pOL6Wgw4K7vr3ZUTbkUV8QmKimbqKRdsjPitXtmXbIj&#10;Mpuc6xyNjO1NaKmqRndDn8jEa35+i0Wpbx4TRSkD4bmqi+/mVx+6IxLffeM5aGj6VPBdnfv+Zb0E&#10;B7hkw0N01s+gp2MYsuEqCp/rAXOpbhyYqC//wxBxBnrSRcnJRsgs+Fn9TR+IO//8n5m3a3C9Ai4b&#10;mfkaPnHsbjCzdrRVhwu9DCICpWbq0d06xmr2VfxGElmDu16binw3ZZhVtXZ5dK3niwwNTiTNZ/X2&#10;gFO5oMriYj7nfTR14oF3xz44rIhyukGtGxTZytsKCUww3Yo6p3NDGYmM7ROYoDd7Gs+V+11XqW8e&#10;EwUpu6Lom0BwgCs6w7CqHedx/1//R3PkVw/wqTfuhNR0AxkpJwF8OvxByZVCxRtlHY89K7Tc+wqK&#10;tjW9w29aHLVzKLkSpCcLrocHuLiciEhbpZ96OKc3xjWjrloRC94R1qeIU+PJ3J6FrN7S4FT6Vjt+&#10;OjHb+Uno1P2yKGeqHVV57fiJiOCze2cMbkqnZs7e0+xtPNfibTpdaMz54t536++JCOHD1y4fuiMQ&#10;333j+UsEn9wIwQGu0v4JJWdK7H7iCDXfc4xSoQAlp4KUnAoAMkJXcGppn7Hg1FbbtwuRcfB190Ns&#10;qLOoCxkZB4r2LDoatsQWxJGcEcga3FljkwqajAS4OCEJQOGcEVztWN3UlXfG3j8UzkTrW31Na16G&#10;9DuqJkejE7vfHfvg8TpXzbBNtBW20+wacO+79fcAAJ+KDsR4743noaFpDuBTwX+8EYIDXKORI9qq&#10;wmirCkO5tvzdhDBX0yQHwqJyBrSYGyQ1UekrDcuMxDMHNE72YpNbFIGlZ9JaFxHhtSbGZpJz7ZPx&#10;UE+tyz9WyPIYIlK9q3YolJjpDsVnuturWj8pJu5877kkOiF8+DrNNrUIUN8YBrgoeMfeDXmCL1Py&#10;lsyVDFbtOI+OhmmKj7YVcj5xQ6TUTANW7TgP9poNrSEuFRmTewxO9mKvIzLMZU2u6pyUax0XyUQD&#10;WT3rdEj2gtfWbaKS1AzNHs5EA6sfXRqWRL/td82Pf/ff99z20P/JmKC7HO6pXR17/0UUpQ19pbUk&#10;vwTmbh1lrfe/BEbGRrmYe63nU2yoA9WWMbHz0FFcxySNctKi2k7YRVb0q1nO5E6vLIZWW34LpyMN&#10;RMSKSXK5WF/AF1KLefX+LxWISHJ13YzPXTXc27nvR72d+3680YIDrNOuppWE0PylVyl8roeH3rkN&#10;qrb1Xdp2eiWWcvengkiEQsfDz6PaWPAk1WbDp4hTAqJhcJJEhgUvS+mclFq7tGqTzvHYZG9KT3sL&#10;vc8yDJl+fr7/Fp/dG5pPLbREMtFAjdM/5ndWT1TZvaE6V+2wU3aULBPvStwu76bJkbAkvwIUlZyw&#10;7es/AzNr4/Mn9oHNFwZX0+RK75FkZBWKDnSjrCZY6/0vseAdb6x3zOXEK4vTdpEl0obpcctiQRll&#10;BieZIXKfIq06GSkwQbeJyme2fM4XToTzqYWWkcj4XlmQchkj62GAXBbkzFR8ehsRMVmUMzXO6vFb&#10;mm54trO6/cP1yDrbSD5dJ7f4I6h44qzuho+ASTrFhzsoNtRBetIJpi4BIoCRdkBmvoZSU0FIzdQz&#10;37Y+ccd3fsha7n1lq+Wr2wSWnElrXVMpbZdbFuYLESKU1rb5beLYwVr1OUVg6Wsdm9Gz6mh0Yo/X&#10;5plZ6zp31sg5RyJje0Lx6R1pI+Nu9gTPtflaTvjs3llVcYW9ds+s1+aZkUU5M5Oc6xiJjO9NaWlP&#10;ncs/Kgvyhg+ry4Ul+QqgIOtYvfMs87QPg6wmkBsiGGknZBf9YOZsIDrTzLutnzXe+Xtx+7d+wrwd&#10;Q1uxvJQh8ipFnJpMar1Rzah3ScKaEoVimlHLCcRbG7w/CTqVVSuuMkbWPbgwfJNdsieENVQB6qYh&#10;DywO3rSQDjcrgpxmyCDgrh9wys7LhuSICCITdY/intO5bh8KjxyM5xL+zur2D9ez2GU9sYbr1wAR&#10;Cf29p5m/9zQRZ5BZ8FN6ph4EWxadgRDKroKHlZVEjV0e3ed3/erN6eifhrN60KeIU/l8oaV00xfJ&#10;GcHd1a5fd3vs7+R1L0f1uKq4FsPpSLBerc1row0iglBiujuaiderimtRM3WHLMpph+RYccLwYvLM&#10;tCxImYHF4RtPzZy9e39gT9H1F0SERnyqVfI0FpxXUGqsJ3meICKh5Eyho24W7dWL11v3F79NGjOI&#10;5Lms3rmY05scIosJiFd90nIiYTajd2ZM7un2Ot7+XL37ZzZBuOYwfRmbZEtxztlQeOSgxMScJEir&#10;ri/HcvHa8ehkr8CYITDRyBgZtdEduOB3Vq86ASoLcjatpz3zqcWWZk/wnFN2FrySQESYHnnjgczo&#10;W/ejaEuLal1e2XrlxpLcIi8YIm92KaerbdJETDPqplPa9oRu1Gom2QlA0DkpCd30R3JGMJw1Gj2y&#10;OHtzvfvpW+o8T9tFYU0jnlqXf2whvdg8Gp3Y41bUhdWG0aORid3xXKLGJTnDcS1ZU2XzzrT6mk/m&#10;O/x2SI5YKDHdLQtypr2qpaB6g2XBtdmzBwEAjOh4F0r2lOiq2/CkKGu4bpE3iEhtbvvHtXZ5+EI0&#10;/fm5jNa2kNFbMyZ3cwLBJrJEnUMeqrFJw10ex3t+uzRWyH0kQcrd2nLTkWg2XjcWneitdfpHXYor&#10;crVjDW6KaT3tFZAZsVy8zik7Yk3e4Nm1VKEJjJl20Z6YTsyumpF3NYgIMyNv3r8s+DKZkTcfAACw&#10;1fd+uJbrlZrLdjW1sFgrOudKLGfWG0SyVxanbSIr2TzFYjocfGfsg0P9C4O3ICL3KOqcTbInRCYY&#10;AAAmN8XFdDhwbr7vDgQ061w1o02exrOFrH9HMtF6AIBv7j30t6qi5lUpB/BHwXOzZ25Y6RhH2x2/&#10;Uup3fbTWmEqFJbnFpsbkpnh69twXjk+dujepp6oyekY1ORcACQQUeDybqApnIsF2X+vxoKehnyEr&#10;qBNwVs86w9lo4LGdD/4f+VavERFmRt+6Lzdz+sbVjnW03/miUrfz40JiKxZruG6xqRGYYOxt6P1t&#10;T+22N8PpaCCciQTC6UiAgLDK7pseXBw+eG6+7/MBd/1AoYIDAAAiABFyorxSvdciOABAevj3DwIA&#10;bIToluQWFYEsyNl6tXb4ymW1aodvaiw6sTtjZF2uImbGM3pGtUv2RJXdu4xKeDsAAAgASURBVOpE&#10;2UXB781X8GWWREdS6nqOFxpnIVgFKhYVjc/unbZJtmRGz6rFXCejZ1WX7Ayriuua7+OXCH5TIfdJ&#10;D//uwdzc+X2FRVkYluQWFY0iKukaR/V4UktWFTq/xImzjJ5R69W6gdWW3bIT732hUMEvgumh1x/S&#10;FgZ3FnGNNWFJblHx9Nb3vO6UnbFIgfXj86mFliqHb3pn7ba3VztWquo4j0XmuTObJyy6G8aLucaa&#10;7rdeN7KwKBcdVW0f76zd/rtoLl6rmZptLeem9YyaNXLO/YE9LwfcDf2rHS+6akOunod/VKjozOZZ&#10;VHc++gMmO9dtExJLcouKBxHp5qaDzzV7Gs9OxkI7Ulrak8958WzCP5OY7eyoavt4X6D3lXzvV6jo&#10;GyE4gLVObrGFWEgtNr019ocnBxaHb5CYlKt1+kevVslmcEOaScx1MES+rabr3dtabn7aY3OvuV2X&#10;kZwLJM89/yeUx+hhowQHsCS32GLopiGfnD59z8ehkw9EMtE6IhIkQcrKgpzJmTmnYRoyY8z0O6on&#10;bmzc/3xP7fY3BVb4+rqRmA0mz7/wrWuJzmyeRbXnkR8yxRUv9D7FYElusSVZSIcbZxKzHeF0JDCd&#10;mO1MaMkan907VeesGaly+EIBd32/1+aZK8W9riU6s3nCas8jP9gowQEsyS2uA4gITTLFcm6ddDXR&#10;N4PgAJbkFhYl41LRN4vgAJbkFhYlxUjMBtMjbzzg2nb/zzeD4ACW5BYWJaeQmvRyYkluYbHFsZJh&#10;LCy2OJbkFhZbHEtyC4stjiW5hcUWx5LcwmKLY0luYbHFsSS3sKhEDEMEXZfyOdRq5GhhUQnougRn&#10;zuyCqakgjI83wfBwB5gmg7a2EWhpGYdgcAp27ToDNttnatytZBgLi83O1FQQjvz/7d1fTFNnGMfx&#10;b3tKKbSlRYRCW4SWP4rozKYSM3U6k6nRqMQpmpiYxWVZsizxzt16abarJcaYGGOyiyUaFFxcYjSZ&#10;yMZcCNMQFRgCpUIPsKK0tLWltOfswrEMq0JbY5bs/Vye9n363vxyTt9z3vNcaqKrax2RiBGtVsFk&#10;CqPRKIRCZhRFIi8vypo13TQ1XcLtnvdGWxFyQfivUhQtt29vobV1Hx6Pi8pKL4WFT3mxo6yqwvR0&#10;AUNDbhwOmd27r7Fjxw10ugSIkAvCmzM9XcDAQDWybOfx43KGhyspLR2nstKL3S7jcnmw2SYWXa+j&#10;YyPnzn1GNGqgpmZgLrSvlExq8XjcKIqWo0e/Y+fO6yBCLgjZU1UNd+++R3PzATweF7GYAY1GIT//&#10;GbGYgURCh14/i802zp4919i27Sdycl6/t93vL+bUqa8YGVlGXV1Pytn7dR49qsFqneLEiW+oqPCK&#10;kAtCNkIhMy0tjdy6tY1gsICqqiHy8yMpoZyZ0eP1VpBM6tiw4Teami7hcLy8f7miaDl79nOuX9/J&#10;qlUP0OvTe9lFMinR3f0Omzf/wvHj34pbaIKQqURCx4ULn3Dlyn50ullWr76P0ZgacIDc3Di1tY+w&#10;2cZpa9vKmTNfEAhYX1rX662gq2s9drucdsABJCmJyzVMd/ca+vpWiJALQqba2z/gzp33KS8fxeGQ&#10;F3VJvWTJFHV1vTx8WE9r6z5UNXWQz+cgGLRQVPQ047lZrQHCYSOybBchF4RMyLKdq1f3oqoaiooW&#10;3c8cAIMhRknJBG1tH9LVtS7l87GxMpJJacH/7a8z99KKkRGnCLkgZKK9fTMej5vq6oGMxpeVjREM&#10;FnDjxvaUs/m9e+8SCmXVwBEAozHC4GCVCLkgZGJwsAqDIbrgba1X0WigqOgJPp8jJdAajUoW74L/&#10;h6pq0emSIuSCkK5w2MTYmB2zObtuKGZziFDIjCzPb9S4du3vGI3PsqoN8OxZHtXVAyLkgpCuvr4V&#10;hEJmTKZIVnVMpvDc4ti843a7TE7OLDMz+oxrK8rzbDscPhFyQUiXomhfuiqemdQ6DocPqzWA31+c&#10;cdXJySIslmkRckHIRF1dL2ZziEjEmFWdSMSEyRSmrGxs3nGnc5RNm35mcnIp0WharZiB5zvWRked&#10;NDR0snz5HyLkgpAuszmE3e7LegU8FDL/XUued1yjUWlsvEp9/UP6+2vTumpQVejvr6GmZoADB5qR&#10;JLHwJggZcbuHiEbzSCSkjMarKjx5UkRZmUxBQWqnFYslyMGDzZSU+Ll/fzWx2MJn9HhcT09PPWZz&#10;mMbG1rnNMNLJkyczmqMg/K8VFgZ48KAen8/J0qXpPQwDMD5eiiQpHD58Eadz9KXfsdkmcDpH8ftL&#10;6O1dSTKpJS8viiQp876XSOjw+4sZGqqiqmqQI0e+Z+PGX+eewBMbVAQhUzdvfsT5859SUvInS5Ys&#10;/hHUWCyX3t469u79gWPHLrBQS6VAwEpLSyMdHZuYmiokkZDQ6+NoNCrxeC5arYLFEmT9+k4OHmym&#10;uNj/7+Ei5IKQqURCx+nTX9LWthWbbZzS0vEFn18PBCx4PG5WruzhxImvKSycWtRvqaoGr7eC0VEn&#10;Pp8dj8dFMinhcnlwOn3Y7TJu9xBarfLiUBFyQchGMGihuflj2tu3EA4bqa4exGCIpoR9djYHr3cZ&#10;8XguDQ2dHDp0kfLykbcxRRFyQciWqmro7Gzg8uX9DA+7mJnRo9MlMRojxGIG4nE9kpTEZptg164f&#10;2b79Jnp9/G1NT4RcEN6UQMBKf38tsmzH661geLgCm20Cl8uDw/H8cvrF22VvwV+44/6a7LVDnwAA&#10;AABJRU5ErkJgglBLAQItABQABgAIAAAAIQCxgme2CgEAABMCAAATAAAAAAAAAAAAAAAAAAAAAABb&#10;Q29udGVudF9UeXBlc10ueG1sUEsBAi0AFAAGAAgAAAAhADj9If/WAAAAlAEAAAsAAAAAAAAAAAAA&#10;AAAAOwEAAF9yZWxzLy5yZWxzUEsBAi0ACgAAAAAAAAAhANTt0A/UAgAA1AIAABQAAAAAAAAAAAAA&#10;AAAAOgIAAGRycy9tZWRpYS9pbWFnZTIucG5nUEsBAi0ACgAAAAAAAAAhANw7fEq3AgAAtwIAABQA&#10;AAAAAAAAAAAAAAAAQAUAAGRycy9tZWRpYS9pbWFnZTMucG5nUEsBAi0AFAAGAAgAAAAhAOa/cPgD&#10;PQAACzoCAA4AAAAAAAAAAAAAAAAAKQgAAGRycy9lMm9Eb2MueG1sUEsBAi0AFAAGAAgAAAAhAEwK&#10;YWDlAAAAEAEAAA8AAAAAAAAAAAAAAAAAWEUAAGRycy9kb3ducmV2LnhtbFBLAQItAAoAAAAAAAAA&#10;IQBVGONvdAIAAHQCAAAUAAAAAAAAAAAAAAAAAGpGAABkcnMvbWVkaWEvaW1hZ2UxLnBuZ1BLAQIt&#10;ABQABgAIAAAAIQBXffHq1AAAAK0CAAAZAAAAAAAAAAAAAAAAABBJAABkcnMvX3JlbHMvZTJvRG9j&#10;LnhtbC5yZWxzUEsBAi0ACgAAAAAAAAAhAOalukp4SAAAeEgAABQAAAAAAAAAAAAAAAAAG0oAAGRy&#10;cy9tZWRpYS9pbWFnZTQucG5nUEsFBgAAAAAJAAkAQgIAAMWSAAAAAA==&#10;">
            <o:lock v:ext="edit" aspectratio="t"/>
            <v:rect id="Rectangle 3058" o:spid="_x0000_s3596" style="position:absolute;left:3235;top:-413;width:6313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2tlxgAAAOIAAAAPAAAAZHJzL2Rvd25yZXYueG1sRI/RisIw&#10;FETfF/yHcAXf1sRVRKpRxEUo+LCs+gGX5tpWm5vSRBv/3iwI+zIwDHOGWW2ibcSDOl871jAZKxDE&#10;hTM1lxrOp/3nAoQPyAYbx6ThSR4268HHCjPjev6lxzGUIkHYZ6ihCqHNpPRFRRb92LXEKbu4zmJI&#10;tiul6bBPcNvIL6Xm0mLNaaHClnYVFbfj3Wq4n2a+jZOarkrGePjpc3mgXOvRMH4vk2yXIALF8N94&#10;I3KjYarmU/i7lO6AXL8AAAD//wMAUEsBAi0AFAAGAAgAAAAhANvh9svuAAAAhQEAABMAAAAAAAAA&#10;AAAAAAAAAAAAAFtDb250ZW50X1R5cGVzXS54bWxQSwECLQAUAAYACAAAACEAWvQsW78AAAAVAQAA&#10;CwAAAAAAAAAAAAAAAAAfAQAAX3JlbHMvLnJlbHNQSwECLQAUAAYACAAAACEAcQ9rZcYAAADiAAAA&#10;DwAAAAAAAAAAAAAAAAAHAgAAZHJzL2Rvd25yZXYueG1sUEsFBgAAAAADAAMAtwAAAPoCAAAAAA==&#10;" fillcolor="#e6e6fa" stroked="f">
              <v:fill opacity="13107f"/>
              <o:lock v:ext="edit" aspectratio="t" verticies="t" text="t" shapetype="t"/>
            </v:rect>
            <v:rect id="Rectangle 3059" o:spid="_x0000_s3597" style="position:absolute;left:3235;top:-413;width:6313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nwzywAAAOIAAAAPAAAAZHJzL2Rvd25yZXYueG1sRI9BSwMx&#10;FITvgv8hPMGbzWqllG3TYi3FUuihW8XrY/PcXd28LEm6m/rrm4LgZWAY5htmvoymFT0531hW8DjK&#10;QBCXVjdcKXg/bh6mIHxA1thaJgVn8rBc3N7MMdd24AP1RahEgrDPUUEdQpdL6cuaDPqR7YhT9mWd&#10;wZCsq6R2OCS4aeVTlk2kwYbTQo0dvdZU/hQno+D3sO3fVh9m/71bfcZTHMaFO7NS93dxPUvyMgMR&#10;KIb/xh9iqxWMs8kzXC+lOyAXFwAAAP//AwBQSwECLQAUAAYACAAAACEA2+H2y+4AAACFAQAAEwAA&#10;AAAAAAAAAAAAAAAAAAAAW0NvbnRlbnRfVHlwZXNdLnhtbFBLAQItABQABgAIAAAAIQBa9CxbvwAA&#10;ABUBAAALAAAAAAAAAAAAAAAAAB8BAABfcmVscy8ucmVsc1BLAQItABQABgAIAAAAIQAkxnwzywAA&#10;AOIAAAAPAAAAAAAAAAAAAAAAAAcCAABkcnMvZG93bnJldi54bWxQSwUGAAAAAAMAAwC3AAAA/wIA&#10;AAAA&#10;" filled="f" strokecolor="#9932cc" strokeweight=".28311mm">
              <o:lock v:ext="edit" aspectratio="t" verticies="t" text="t" shapetype="t"/>
            </v:rect>
            <v:shape id="AutoShape 3060" o:spid="_x0000_s3598" style="position:absolute;left:833;top:5628;width:8417;height:5697;visibility:visible;mso-wrap-style:square;v-text-anchor:top" coordsize="8417,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gqFyAAAAOIAAAAPAAAAZHJzL2Rvd25yZXYueG1sRI/disIw&#10;FITvhX2HcBa803Rd/NlqlMVFqCBIuz7AoTm2xeakNlHr2xtB8GZgGOYbZrHqTC2u1LrKsoKvYQSC&#10;OLe64kLB4X8zmIFwHlljbZkU3MnBavnRW2Cs7Y1Tuma+EAHCLkYFpfdNLKXLSzLohrYhDtnRtgZ9&#10;sG0hdYu3ADe1HEXRRBqsOCyU2NC6pPyUXYwCvCeHc3PZ/aT1PttPz4nbSjdTqv/Z/c2D/M5BeOr8&#10;u/FCJFrBdzQZw/NSuANy+QAAAP//AwBQSwECLQAUAAYACAAAACEA2+H2y+4AAACFAQAAEwAAAAAA&#10;AAAAAAAAAAAAAAAAW0NvbnRlbnRfVHlwZXNdLnhtbFBLAQItABQABgAIAAAAIQBa9CxbvwAAABUB&#10;AAALAAAAAAAAAAAAAAAAAB8BAABfcmVscy8ucmVsc1BLAQItABQABgAIAAAAIQAhygqFyAAAAOIA&#10;AAAPAAAAAAAAAAAAAAAAAAcCAABkcnMvZG93bnJldi54bWxQSwUGAAAAAAMAAwC3AAAA/AIAAAAA&#10;" path="m2402,-2349r6313,m2402,-3236r6313,m2402,-4123r6313,m2402,-5010r6313,m2402,-5897r6313,m2551,-1768r,-4273m4325,-1768r,-4273m6099,-1768r,-4273m7873,-1768r,-4273e" filled="f" strokecolor="white" strokeweight=".14022mm">
              <v:path o:connecttype="custom" o:connectlocs="2402,3279;8715,3279;2402,2392;8715,2392;2402,1505;8715,1505;2402,618;8715,618;2402,-269;8715,-269;2551,3860;2551,-413;4325,3860;4325,-413;6099,3860;6099,-413;7873,3860;7873,-413" o:connectangles="0,0,0,0,0,0,0,0,0,0,0,0,0,0,0,0,0,0"/>
              <o:lock v:ext="edit" aspectratio="t" verticies="t" text="t" shapetype="t"/>
            </v:shape>
            <v:shape id="AutoShape 3061" o:spid="_x0000_s3599" style="position:absolute;left:833;top:5628;width:8417;height:5697;visibility:visible;mso-wrap-style:square;v-text-anchor:top" coordsize="8417,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UQxyQAAAOIAAAAPAAAAZHJzL2Rvd25yZXYueG1sRI9Pa8JA&#10;FMTvQr/D8gredKNiLNFVYkuhBxH8Q8/P7DMJZt/G7FaTb98VBC8DwzC/YRar1lTiRo0rLSsYDSMQ&#10;xJnVJecKjofvwQcI55E1VpZJQUcOVsu33gITbe+8o9ve5yJA2CWooPC+TqR0WUEG3dDWxCE728ag&#10;D7bJpW7wHuCmkuMoiqXBksNCgTV9FpRd9n9GwXWjt7vTdMpjPM7Sw/q3MzLtlOq/t1/zIOkchKfW&#10;vxpPxI9WMIniGB6Xwh2Qy38AAAD//wMAUEsBAi0AFAAGAAgAAAAhANvh9svuAAAAhQEAABMAAAAA&#10;AAAAAAAAAAAAAAAAAFtDb250ZW50X1R5cGVzXS54bWxQSwECLQAUAAYACAAAACEAWvQsW78AAAAV&#10;AQAACwAAAAAAAAAAAAAAAAAfAQAAX3JlbHMvLnJlbHNQSwECLQAUAAYACAAAACEADeFEMckAAADi&#10;AAAADwAAAAAAAAAAAAAAAAAHAgAAZHJzL2Rvd25yZXYueG1sUEsFBgAAAAADAAMAtwAAAP0CAAAA&#10;AA==&#10;" path="m2402,-1906r6313,m2402,-2793r6313,m2402,-3680r6313,m2402,-4567r6313,m2402,-5454r6313,m3438,-1768r,-4273m5212,-1768r,-4273m6986,-1768r,-4273e" filled="f" strokecolor="white" strokeweight=".28311mm">
              <v:path o:connecttype="custom" o:connectlocs="2402,3722;8715,3722;2402,2835;8715,2835;2402,1948;8715,1948;2402,1061;8715,1061;2402,174;8715,174;3438,3860;3438,-413;5212,3860;5212,-413;6986,3860;6986,-413" o:connectangles="0,0,0,0,0,0,0,0,0,0,0,0,0,0,0,0"/>
              <o:lock v:ext="edit" aspectratio="t" verticies="t" text="t" shapetype="t"/>
            </v:shape>
            <v:shape id="AutoShape 3062" o:spid="_x0000_s3600" style="position:absolute;left:833;top:5628;width:8417;height:5697;visibility:visible;mso-wrap-style:square;v-text-anchor:top" coordsize="8417,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QZ8ygAAAOIAAAAPAAAAZHJzL2Rvd25yZXYueG1sRI9Ba8JA&#10;FITvhf6H5Qm91Y0KmkZXEYuQW622pcfX7GuSNvs23V1N/PddQfAyMAzzDbNY9aYRJ3K+tqxgNExA&#10;EBdW11wqeDtsH1MQPiBrbCyTgjN5WC3v7xaYadvxK532oRQRwj5DBVUIbSalLyoy6Ie2JY7Zt3UG&#10;Q7SulNphF+GmkeMkmUqDNceFClvaVFT87o9GwZ92T3Is39Ou/fp5Oe66/DP9yJV6GPTP8yjrOYhA&#10;fbg1rohcK5gk0xlcLsU7IJf/AAAA//8DAFBLAQItABQABgAIAAAAIQDb4fbL7gAAAIUBAAATAAAA&#10;AAAAAAAAAAAAAAAAAABbQ29udGVudF9UeXBlc10ueG1sUEsBAi0AFAAGAAgAAAAhAFr0LFu/AAAA&#10;FQEAAAsAAAAAAAAAAAAAAAAAHwEAAF9yZWxzLy5yZWxzUEsBAi0AFAAGAAgAAAAhAGwtBnzKAAAA&#10;4gAAAA8AAAAAAAAAAAAAAAAABwIAAGRycy9kb3ducmV2LnhtbFBLBQYAAAAAAwADALcAAAD+AgAA&#10;AAA=&#10;" path="m2402,-3680r6313,m5212,-1768r,-4273e" filled="f" strokecolor="#9932cc" strokeweight=".62178mm">
              <v:path o:connecttype="custom" o:connectlocs="2402,1948;8715,1948;5212,3860;5212,-413" o:connectangles="0,0,0,0"/>
              <o:lock v:ext="edit" aspectratio="t" verticies="t" text="t" shapetype="t"/>
            </v:shape>
            <v:shape id="Picture 3063" o:spid="_x0000_s3601" type="#_x0000_t75" style="position:absolute;left:6075;top:2623;width:150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fvXzAAAAOIAAAAPAAAAZHJzL2Rvd25yZXYueG1sRI/BasJA&#10;EIbvQt9hmUIvohtb1Da6SrEV7UGhtgePQ3aaDc3OhuzWxLfvHAq9DPwM/zfzLde9r9WF2lgFNjAZ&#10;Z6CIi2ArLg18fmxHj6BiQrZYByYDV4qwXt0Mlpjb0PE7XU6pVALhmKMBl1KTax0LRx7jODTEsvsK&#10;rccksS21bbETuK/1fZbNtMeK5YLDhjaOiu/Tjzdw3LrXp/PkvOuvw+HbZnropmFeGnN3278sZDwv&#10;QCXq03/jD7G3Bh6ymfwsSqIDevULAAD//wMAUEsBAi0AFAAGAAgAAAAhANvh9svuAAAAhQEAABMA&#10;AAAAAAAAAAAAAAAAAAAAAFtDb250ZW50X1R5cGVzXS54bWxQSwECLQAUAAYACAAAACEAWvQsW78A&#10;AAAVAQAACwAAAAAAAAAAAAAAAAAfAQAAX3JlbHMvLnJlbHNQSwECLQAUAAYACAAAACEA65n718wA&#10;AADiAAAADwAAAAAAAAAAAAAAAAAHAgAAZHJzL2Rvd25yZXYueG1sUEsFBgAAAAADAAMAtwAAAAAD&#10;AAAAAA==&#10;">
              <v:imagedata r:id="rId19" o:title=""/>
              <o:lock v:ext="edit" cropping="t" verticies="t" shapetype="t"/>
            </v:shape>
            <v:shape id="Picture 3064" o:spid="_x0000_s3602" type="#_x0000_t75" style="position:absolute;left:5218;top:2872;width:150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8AUywAAAOIAAAAPAAAAZHJzL2Rvd25yZXYueG1sRI9PawIx&#10;FMTvBb9DeEJvNbEFqbtG0dqC0JN/Du7tuXnuLm5etknU7bdvCoVeBoZhfsPMFr1txY18aBxrGI8U&#10;COLSmYYrDYf9x9MriBCRDbaOScM3BVjMBw8zzIy785Zuu1iJBOGQoYY6xi6TMpQ1WQwj1xGn7Oy8&#10;xZisr6TxeE9w28pnpSbSYsNpocaO3moqL7ur1dB8vZ+u083x4Py+KNTnul+W25XWj8N+nSdZ5iAi&#10;9fG/8YfYGA0vajKF30vpDsj5DwAAAP//AwBQSwECLQAUAAYACAAAACEA2+H2y+4AAACFAQAAEwAA&#10;AAAAAAAAAAAAAAAAAAAAW0NvbnRlbnRfVHlwZXNdLnhtbFBLAQItABQABgAIAAAAIQBa9CxbvwAA&#10;ABUBAAALAAAAAAAAAAAAAAAAAB8BAABfcmVscy8ucmVsc1BLAQItABQABgAIAAAAIQAlU8AUywAA&#10;AOIAAAAPAAAAAAAAAAAAAAAAAAcCAABkcnMvZG93bnJldi54bWxQSwUGAAAAAAMAAwC3AAAA/wIA&#10;AAAA&#10;">
              <v:imagedata r:id="rId20" o:title=""/>
              <o:lock v:ext="edit" cropping="t" verticies="t" shapetype="t"/>
            </v:shape>
            <v:shape id="Freeform 3065" o:spid="_x0000_s3603" style="position:absolute;left:7029;top:1989;width:139;height:139;visibility:visible;mso-wrap-style:square;v-text-anchor:top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idqygAAAOIAAAAPAAAAZHJzL2Rvd25yZXYueG1sRI9NSwMx&#10;EIbvgv8hjODNJlaoZdu0lH6AIB7cttDjdDPuLt1MliS26793DoKXgZfhfV6e+XLwnbpSTG1gC88j&#10;A4q4Cq7l2sJhv3uagkoZ2WEXmCz8UILl4v5ujoULN/6ka5lrJRBOBVpocu4LrVPVkMc0Cj2x/L5C&#10;9Jglxlq7iDeB+06PjZlojy3LQoM9rRuqLuW3t/BxPuGljNPtpNwdfWdW5/Vm/27t48OwmclZzUBl&#10;GvJ/4w/x5iy8mFeRECXRAb34BQAA//8DAFBLAQItABQABgAIAAAAIQDb4fbL7gAAAIUBAAATAAAA&#10;AAAAAAAAAAAAAAAAAABbQ29udGVudF9UeXBlc10ueG1sUEsBAi0AFAAGAAgAAAAhAFr0LFu/AAAA&#10;FQEAAAsAAAAAAAAAAAAAAAAAHwEAAF9yZWxzLy5yZWxzUEsBAi0AFAAGAAgAAAAhAH/iJ2rKAAAA&#10;4gAAAA8AAAAAAAAAAAAAAAAABwIAAGRycy9kb3ducmV2LnhtbFBLBQYAAAAAAwADALcAAAD+AgAA&#10;AAA=&#10;" path="m69,l42,6,20,21,5,43,,70,5,96r15,22l42,133r27,6l96,133r22,-15l133,96r5,-26l133,43,118,21,96,6,69,xe" fillcolor="red" stroked="f">
              <v:fill opacity="32896f"/>
              <v:path o:connecttype="custom" o:connectlocs="69,1989;42,1995;20,2010;5,2032;0,2059;5,2085;20,2107;42,2122;69,2128;96,2122;118,2107;133,2085;138,2059;133,2032;118,2010;96,1995;69,1989" o:connectangles="0,0,0,0,0,0,0,0,0,0,0,0,0,0,0,0,0"/>
              <o:lock v:ext="edit" aspectratio="t" verticies="t" text="t" shapetype="t"/>
            </v:shape>
            <v:polyline id="Freeform 3066" o:spid="_x0000_s3604" style="position:absolute;visibility:visible;mso-wrap-style:square;v-text-anchor:top" points="7029,2059,7034,2032,7049,2010,7071,1995,7098,1989,7125,1995,7147,2010,7162,2032,7167,2059,7162,2085,7147,2107,7125,2122,7098,2128,7071,2122,7049,2107,7034,2085,7029,2059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QWjyQAAAOIAAAAPAAAAZHJzL2Rvd25yZXYueG1sRI/dagIx&#10;FITvC32HcITe1axa/1ajSFWotDeuPsBxc9ws3Zwsm6jbtzcFwZuBYZhvmPmytZW4UuNLxwp63QQE&#10;ce50yYWC42H7PgHhA7LGyjEp+CMPy8XryxxT7W68p2sWChEh7FNUYEKoUyl9bsii77qaOGZn11gM&#10;0TaF1A3eItxWsp8kI2mx5LhgsKZPQ/lvdrEKTu1uZAffmx9ZXabGjA/uNMw+lHrrtOtZlNUMRKA2&#10;PBsPxJdWMEjGPfi/FO+AXNwBAAD//wMAUEsBAi0AFAAGAAgAAAAhANvh9svuAAAAhQEAABMAAAAA&#10;AAAAAAAAAAAAAAAAAFtDb250ZW50X1R5cGVzXS54bWxQSwECLQAUAAYACAAAACEAWvQsW78AAAAV&#10;AQAACwAAAAAAAAAAAAAAAAAfAQAAX3JlbHMvLnJlbHNQSwECLQAUAAYACAAAACEA5Z0Fo8kAAADi&#10;AAAADwAAAAAAAAAAAAAAAAAHAgAAZHJzL2Rvd25yZXYueG1sUEsFBgAAAAADAAMAtwAAAP0CAAAA&#10;AA==&#10;" filled="f" strokecolor="red" strokeweight=".18786mm">
              <v:path o:connecttype="custom" o:connectlocs="0,2059;5,2032;20,2010;42,1995;69,1989;96,1995;118,2010;133,2032;138,2059;133,2085;118,2107;96,2122;69,2128;42,2122;20,2107;5,2085;0,2059" o:connectangles="0,0,0,0,0,0,0,0,0,0,0,0,0,0,0,0,0"/>
              <o:lock v:ext="edit" aspectratio="t" verticies="t" text="t" shapetype="t"/>
            </v:polyline>
            <v:shape id="Freeform 3067" o:spid="_x0000_s3605" style="position:absolute;left:5647;top:2795;width:139;height:139;visibility:visible;mso-wrap-style:square;v-text-anchor:top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VKIywAAAOIAAAAPAAAAZHJzL2Rvd25yZXYueG1sRI9PawIx&#10;FMTvgt8hvEIvUrMqqKxG0f6BHsSqbfH63LzuLm5eliSu67dvCgUvA8Mwv2Hmy9ZUoiHnS8sKBv0E&#10;BHFmdcm5gq/Pt6cpCB+QNVaWScGNPCwX3c4cU22vvKfmEHIRIexTVFCEUKdS+qwgg75va+KY/Vhn&#10;METrcqkdXiPcVHKYJGNpsOS4UGBNzwVl58PFKDi+7qrd+vJ9O23deTTZ9zYfusmUenxoX2ZRVjMQ&#10;gdpwb/wj3rWCUTIZwt+leAfk4hcAAP//AwBQSwECLQAUAAYACAAAACEA2+H2y+4AAACFAQAAEwAA&#10;AAAAAAAAAAAAAAAAAAAAW0NvbnRlbnRfVHlwZXNdLnhtbFBLAQItABQABgAIAAAAIQBa9CxbvwAA&#10;ABUBAAALAAAAAAAAAAAAAAAAAB8BAABfcmVscy8ucmVsc1BLAQItABQABgAIAAAAIQCUqVKIywAA&#10;AOIAAAAPAAAAAAAAAAAAAAAAAAcCAABkcnMvZG93bnJldi54bWxQSwUGAAAAAAMAAwC3AAAA/wIA&#10;AAAA&#10;" path="m69,l42,6,20,21,6,43,,70,6,97r14,22l42,134r27,5l96,134r22,-15l133,97r6,-27l133,43,118,21,96,6,69,xe" fillcolor="#50a45c" stroked="f">
              <v:fill opacity="32896f"/>
              <v:path o:connecttype="custom" o:connectlocs="69,2795;42,2801;20,2816;6,2838;0,2865;6,2892;20,2914;42,2929;69,2934;96,2929;118,2914;133,2892;139,2865;133,2838;118,2816;96,2801;69,2795" o:connectangles="0,0,0,0,0,0,0,0,0,0,0,0,0,0,0,0,0"/>
              <o:lock v:ext="edit" aspectratio="t" verticies="t" text="t" shapetype="t"/>
            </v:shape>
            <v:polyline id="Freeform 3068" o:spid="_x0000_s3606" style="position:absolute;visibility:visible;mso-wrap-style:square;v-text-anchor:top" points="5647,2865,5653,2838,5667,2816,5689,2801,5716,2795,5743,2801,5765,2816,5780,2838,5786,2865,5780,2892,5765,2914,5743,2929,5716,2934,5689,2929,5667,2914,5653,2892,5647,2865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OBsygAAAOIAAAAPAAAAZHJzL2Rvd25yZXYueG1sRI9Ba8JA&#10;FITvgv9heUJvddMG2xJdJTQo5qg1tMdH9pnEZt+m2VXjv+8WCl4GhmG+YRarwbTiQr1rLCt4mkYg&#10;iEurG64UHD7Wj28gnEfW2FomBTdysFqORwtMtL3yji57X4kAYZeggtr7LpHSlTUZdFPbEYfsaHuD&#10;Pti+krrHa4CbVj5H0Ys02HBYqLGj95rK7/3ZKEiL+Gt32vzkhzz/LNLZpsjabK3Uw2TI5kHSOQhP&#10;g783/hFbrSCOXmP4uxTugFz+AgAA//8DAFBLAQItABQABgAIAAAAIQDb4fbL7gAAAIUBAAATAAAA&#10;AAAAAAAAAAAAAAAAAABbQ29udGVudF9UeXBlc10ueG1sUEsBAi0AFAAGAAgAAAAhAFr0LFu/AAAA&#10;FQEAAAsAAAAAAAAAAAAAAAAAHwEAAF9yZWxzLy5yZWxzUEsBAi0AFAAGAAgAAAAhALWM4GzKAAAA&#10;4gAAAA8AAAAAAAAAAAAAAAAABwIAAGRycy9kb3ducmV2LnhtbFBLBQYAAAAAAwADALcAAAD+AgAA&#10;AAA=&#10;" filled="f" strokecolor="#50a45c" strokeweight=".18786mm">
              <v:path o:connecttype="custom" o:connectlocs="0,2865;6,2838;20,2816;42,2801;69,2795;96,2801;118,2816;133,2838;139,2865;133,2892;118,2914;96,2929;69,2934;42,2929;20,2914;6,2892;0,2865" o:connectangles="0,0,0,0,0,0,0,0,0,0,0,0,0,0,0,0,0"/>
              <o:lock v:ext="edit" aspectratio="t" verticies="t" text="t" shapetype="t"/>
            </v:polyline>
            <v:shape id="Freeform 3069" o:spid="_x0000_s3607" style="position:absolute;left:5508;top:2637;width:139;height:139;visibility:visible;mso-wrap-style:square;v-text-anchor:top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G9nzAAAAOIAAAAPAAAAZHJzL2Rvd25yZXYueG1sRI9PS8NA&#10;FMTvhX6H5RW8FLPRSitJt8W/4KHUtCpen9lnEpp9G3a3afrtXUHwMjAM8xtmuR5MK3pyvrGs4CpJ&#10;QRCXVjdcKXh/e768BeEDssbWMik4k4f1ajxaYqbtiXfU70MlIoR9hgrqELpMSl/WZNAntiOO2bd1&#10;BkO0rpLa4SnCTSuv03QuDTYcF2rs6KGm8rA/GgWfT0Vb3B8/zl9bd5gtdtPNq+5LpS4mw2Me5S4H&#10;EWgI/40/xItWMEsXN/B7Kd4BufoBAAD//wMAUEsBAi0AFAAGAAgAAAAhANvh9svuAAAAhQEAABMA&#10;AAAAAAAAAAAAAAAAAAAAAFtDb250ZW50X1R5cGVzXS54bWxQSwECLQAUAAYACAAAACEAWvQsW78A&#10;AAAVAQAACwAAAAAAAAAAAAAAAAAfAQAAX3JlbHMvLnJlbHNQSwECLQAUAAYACAAAACEAdAxvZ8wA&#10;AADiAAAADwAAAAAAAAAAAAAAAAAHAgAAZHJzL2Rvd25yZXYueG1sUEsFBgAAAAADAAMAtwAAAAAD&#10;AAAAAA==&#10;" path="m69,l42,5,20,20,5,42,,69,5,96r15,22l42,133r27,5l96,133r22,-15l133,96r6,-27l133,42,118,20,96,5,69,xe" fillcolor="#50a45c" stroked="f">
              <v:fill opacity="32896f"/>
              <v:path o:connecttype="custom" o:connectlocs="69,2638;42,2643;20,2658;5,2680;0,2707;5,2734;20,2756;42,2771;69,2776;96,2771;118,2756;133,2734;139,2707;133,2680;118,2658;96,2643;69,2638" o:connectangles="0,0,0,0,0,0,0,0,0,0,0,0,0,0,0,0,0"/>
              <o:lock v:ext="edit" aspectratio="t" verticies="t" text="t" shapetype="t"/>
            </v:shape>
            <v:polyline id="Freeform 3070" o:spid="_x0000_s3608" style="position:absolute;visibility:visible;mso-wrap-style:square;v-text-anchor:top" points="5508,2706,5513,2679,5528,2657,5550,2642,5577,2637,5604,2642,5626,2657,5641,2679,5646,2706,5641,2733,5626,2755,5604,2770,5577,2775,5550,2770,5528,2755,5513,2733,5508,2706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d2DygAAAOIAAAAPAAAAZHJzL2Rvd25yZXYueG1sRI9Pa8JA&#10;FMTvgt9heYXe6qYVa4muEgyKOfon1OMj+0zSZt+m2a3Gb98tCF4GhmF+w8yXvWnEhTpXW1bwOopA&#10;EBdW11wqOB7WLx8gnEfW2FgmBTdysFwMB3OMtb3yji57X4oAYRejgsr7NpbSFRUZdCPbEofsbDuD&#10;PtiulLrDa4CbRr5F0bs0WHNYqLClVUXF9/7XKEjy8Wn3tfnJjln2mSeTTZ426Vqp56c+nQVJZiA8&#10;9f7RuCO2WsE4mk7g/1K4A3LxBwAA//8DAFBLAQItABQABgAIAAAAIQDb4fbL7gAAAIUBAAATAAAA&#10;AAAAAAAAAAAAAAAAAABbQ29udGVudF9UeXBlc10ueG1sUEsBAi0AFAAGAAgAAAAhAFr0LFu/AAAA&#10;FQEAAAsAAAAAAAAAAAAAAAAAHwEAAF9yZWxzLy5yZWxzUEsBAi0AFAAGAAgAAAAhAFUp3YPKAAAA&#10;4gAAAA8AAAAAAAAAAAAAAAAABwIAAGRycy9kb3ducmV2LnhtbFBLBQYAAAAAAwADALcAAAD+AgAA&#10;AAA=&#10;" filled="f" strokecolor="#50a45c" strokeweight=".18786mm">
              <v:path o:connecttype="custom" o:connectlocs="0,2707;5,2680;20,2658;42,2643;69,2638;96,2643;118,2658;133,2680;138,2707;133,2734;118,2756;96,2771;69,2776;42,2771;20,2756;5,2734;0,2707" o:connectangles="0,0,0,0,0,0,0,0,0,0,0,0,0,0,0,0,0"/>
              <o:lock v:ext="edit" aspectratio="t" verticies="t" text="t" shapetype="t"/>
            </v:polyline>
            <v:shape id="Picture 3071" o:spid="_x0000_s3609" type="#_x0000_t75" style="position:absolute;left:6563;top:1003;width:150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Ad5yQAAAOIAAAAPAAAAZHJzL2Rvd25yZXYueG1sRI9BawIx&#10;FITvgv8hPKE3zWpBZTWKVFp66KG6Hnp8JK+b1c3LkqTr9t83hUIvA8Mw3zDb/eBa0VOIjWcF81kB&#10;glh703Ct4FI9T9cgYkI22HomBd8UYb8bj7ZYGn/nE/XnVIsM4ViiAptSV0oZtSWHceY74px9+uAw&#10;ZRtqaQLeM9y1clEUS+mw4bxgsaMnS/p2/nIK0uLj5WCPrN9NX13CtdbDrXpT6mEyHDdZDhsQiYb0&#10;3/hDvBoFj8VqCb+X8h2Qux8AAAD//wMAUEsBAi0AFAAGAAgAAAAhANvh9svuAAAAhQEAABMAAAAA&#10;AAAAAAAAAAAAAAAAAFtDb250ZW50X1R5cGVzXS54bWxQSwECLQAUAAYACAAAACEAWvQsW78AAAAV&#10;AQAACwAAAAAAAAAAAAAAAAAfAQAAX3JlbHMvLnJlbHNQSwECLQAUAAYACAAAACEAF/gHeckAAADi&#10;AAAADwAAAAAAAAAAAAAAAAAHAgAAZHJzL2Rvd25yZXYueG1sUEsFBgAAAAADAAMAtwAAAP0CAAAA&#10;AA==&#10;">
              <v:imagedata r:id="rId21" o:title=""/>
              <o:lock v:ext="edit" cropping="t" verticies="t" shapetype="t"/>
            </v:shape>
            <v:shape id="Freeform 3072" o:spid="_x0000_s3610" style="position:absolute;left:7018;top:1347;width:139;height:139;visibility:visible;mso-wrap-style:square;v-text-anchor:top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78eygAAAOIAAAAPAAAAZHJzL2Rvd25yZXYueG1sRI9BawIx&#10;FITvhf6H8ITeamILKqtRFq1QKB66KvT43LzuLrt5WZJUt/++EQpeBoZhvmGW68F24kI+NI41TMYK&#10;BHHpTMOVhuNh9zwHESKywc4xafilAOvV48MSM+Ou/EmXIlYiQThkqKGOsc+kDGVNFsPY9cQp+3be&#10;YkzWV9J4vCa47eSLUlNpseG0UGNPm5rKtvixGvbnL2wLP3+bFruT7VR+3mwPH1o/jYbtIkm+ABFp&#10;iPfGP+LdaHhVsxncLqU7IFd/AAAA//8DAFBLAQItABQABgAIAAAAIQDb4fbL7gAAAIUBAAATAAAA&#10;AAAAAAAAAAAAAAAAAABbQ29udGVudF9UeXBlc10ueG1sUEsBAi0AFAAGAAgAAAAhAFr0LFu/AAAA&#10;FQEAAAsAAAAAAAAAAAAAAAAAHwEAAF9yZWxzLy5yZWxzUEsBAi0AFAAGAAgAAAAhAPALvx7KAAAA&#10;4gAAAA8AAAAAAAAAAAAAAAAABwIAAGRycy9kb3ducmV2LnhtbFBLBQYAAAAAAwADALcAAAD+AgAA&#10;AAA=&#10;" path="m70,l43,5,21,20,6,42,,69,6,96r15,22l43,133r27,5l97,133r22,-15l134,96r5,-27l134,42,119,20,97,5,70,xe" fillcolor="red" stroked="f">
              <v:fill opacity="32896f"/>
              <v:path o:connecttype="custom" o:connectlocs="70,1348;43,1353;21,1368;6,1390;0,1417;6,1444;21,1466;43,1481;70,1486;97,1481;119,1466;134,1444;139,1417;134,1390;119,1368;97,1353;70,1348" o:connectangles="0,0,0,0,0,0,0,0,0,0,0,0,0,0,0,0,0"/>
              <o:lock v:ext="edit" aspectratio="t" verticies="t" text="t" shapetype="t"/>
            </v:shape>
            <v:polyline id="Freeform 3073" o:spid="_x0000_s3611" style="position:absolute;visibility:visible;mso-wrap-style:square;v-text-anchor:top" points="7018,1416,7024,1389,7039,1367,7061,1352,7088,1347,7115,1352,7137,1367,7152,1389,7157,1416,7152,1443,7137,1465,7115,1480,7088,1485,7061,1480,7039,1465,7024,1443,7018,1416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6w+ygAAAOIAAAAPAAAAZHJzL2Rvd25yZXYueG1sRI/dbsIw&#10;DEbvJ/EOkZG4Gylj46cQ0MQ2adN2s8IDmMY0FY1TNQG6t58vJu3G0ifrO/ZZb3vfqCt1sQ5sYDLO&#10;QBGXwdZcGTjs3+4XoGJCttgEJgM/FGG7GdytMbfhxt90LVKlBMIxRwMupTbXOpaOPMZxaIlldwqd&#10;xySxq7Tt8CZw3+iHLJtpjzXLBYct7RyV5+LiDRz7j5mffr5+6eaydG6+D8en4tGY0bB/Wcl4XoFK&#10;1Kf/xh/i3RqYZnP5WZREB/TmFwAA//8DAFBLAQItABQABgAIAAAAIQDb4fbL7gAAAIUBAAATAAAA&#10;AAAAAAAAAAAAAAAAAABbQ29udGVudF9UeXBlc10ueG1sUEsBAi0AFAAGAAgAAAAhAFr0LFu/AAAA&#10;FQEAAAsAAAAAAAAAAAAAAAAAHwEAAF9yZWxzLy5yZWxzUEsBAi0AFAAGAAgAAAAhAHSnrD7KAAAA&#10;4gAAAA8AAAAAAAAAAAAAAAAABwIAAGRycy9kb3ducmV2LnhtbFBLBQYAAAAAAwADALcAAAD+AgAA&#10;AAA=&#10;" filled="f" strokecolor="red" strokeweight=".18786mm">
              <v:path o:connecttype="custom" o:connectlocs="0,1417;6,1390;21,1368;43,1353;70,1348;97,1353;119,1368;134,1390;139,1417;134,1444;119,1466;97,1481;70,1486;43,1481;21,1466;6,1444;0,1417" o:connectangles="0,0,0,0,0,0,0,0,0,0,0,0,0,0,0,0,0"/>
              <o:lock v:ext="edit" aspectratio="t" verticies="t" text="t" shapetype="t"/>
            </v:polyline>
            <v:shape id="Picture 3074" o:spid="_x0000_s3612" type="#_x0000_t75" style="position:absolute;left:5039;top:637;width:1868;height:1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QhRywAAAOIAAAAPAAAAZHJzL2Rvd25yZXYueG1sRI9Pa8JA&#10;FMTvhX6H5RV6qxsbaTW6ilTFoJf6B/H4mn0mwezbkF01fnu3UOhlYBjmN8xo0ppKXKlxpWUF3U4E&#10;gjizuuRcwX63eOuDcB5ZY2WZFNzJwWT8/DTCRNsbb+i69bkIEHYJKii8rxMpXVaQQdexNXHITrYx&#10;6INtcqkbvAW4qeR7FH1IgyWHhQJr+iooO28vRsHPPJ4d4tPCr8/dVbo8uHT63Tsq9frSzoZBpkMQ&#10;nlr/3/hDpFpBHH0O4PdSuANy/AAAAP//AwBQSwECLQAUAAYACAAAACEA2+H2y+4AAACFAQAAEwAA&#10;AAAAAAAAAAAAAAAAAAAAW0NvbnRlbnRfVHlwZXNdLnhtbFBLAQItABQABgAIAAAAIQBa9CxbvwAA&#10;ABUBAAALAAAAAAAAAAAAAAAAAB8BAABfcmVscy8ucmVsc1BLAQItABQABgAIAAAAIQBENQhRywAA&#10;AOIAAAAPAAAAAAAAAAAAAAAAAAcCAABkcnMvZG93bnJldi54bWxQSwUGAAAAAAMAAwC3AAAA/wIA&#10;AAAA&#10;">
              <v:imagedata r:id="rId22" o:title=""/>
              <o:lock v:ext="edit" cropping="t" verticies="t" shapetype="t"/>
            </v:shape>
            <v:shape id="Freeform 3075" o:spid="_x0000_s3613" style="position:absolute;left:7043;top:2099;width:139;height:139;visibility:visible;mso-wrap-style:square;v-text-anchor:top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1dNygAAAOIAAAAPAAAAZHJzL2Rvd25yZXYueG1sRI/LasMw&#10;EEX3hfyDmEJ3jdQWgnGihJAHFEoXdVrocmJNbRNrZCQ1cf4+syh0M3AZ7rmcxWr0vTpTTF1gC09T&#10;A4q4Dq7jxsLnYf9YgEoZ2WEfmCxcKcFqOblbYOnChT/oXOVGCYRTiRbanIdS61S35DFNw0Asv58Q&#10;PWaJsdEu4kXgvtfPxsy0x45locWBNi3Vp+rXW3g/fuOpisVuVu2/fG/Wx8328Gbtw/24nctZz0Fl&#10;GvN/4w/x6iy8mEIkREl0QC9vAAAA//8DAFBLAQItABQABgAIAAAAIQDb4fbL7gAAAIUBAAATAAAA&#10;AAAAAAAAAAAAAAAAAABbQ29udGVudF9UeXBlc10ueG1sUEsBAi0AFAAGAAgAAAAhAFr0LFu/AAAA&#10;FQEAAAsAAAAAAAAAAAAAAAAAHwEAAF9yZWxzLy5yZWxzUEsBAi0AFAAGAAgAAAAhAEo3V03KAAAA&#10;4gAAAA8AAAAAAAAAAAAAAAAABwIAAGRycy9kb3ducmV2LnhtbFBLBQYAAAAAAwADALcAAAD+AgAA&#10;AAA=&#10;" path="m69,l42,6,20,21,5,43,,69,5,96r15,23l42,133r27,6l96,133r22,-14l133,96r5,-27l133,43,118,21,96,6,69,xe" fillcolor="red" stroked="f">
              <v:fill opacity="32896f"/>
              <v:path o:connecttype="custom" o:connectlocs="69,2099;42,2105;20,2120;5,2142;0,2168;5,2195;20,2218;42,2232;69,2238;96,2232;118,2218;133,2195;138,2168;133,2142;118,2120;96,2105;69,2099" o:connectangles="0,0,0,0,0,0,0,0,0,0,0,0,0,0,0,0,0"/>
              <o:lock v:ext="edit" aspectratio="t" verticies="t" text="t" shapetype="t"/>
            </v:shape>
            <v:polyline id="Freeform 3076" o:spid="_x0000_s3614" style="position:absolute;visibility:visible;mso-wrap-style:square;v-text-anchor:top" points="7043,2168,7048,2142,7063,2120,7085,2105,7112,2099,7139,2105,7161,2120,7176,2142,7181,2168,7176,2195,7161,2218,7139,2232,7112,2238,7085,2232,7063,2218,7048,2195,7043,2168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HWEygAAAOIAAAAPAAAAZHJzL2Rvd25yZXYueG1sRI/RasJA&#10;FETfC/7DcoW+1U2qtTa6kdJWsOhLYz/gmr1mg9m7Ibtq/HtXKPRlYBjmDLNY9rYRZ+p87VhBOkpA&#10;EJdO11wp+N2tnmYgfEDW2DgmBVfysMwHDwvMtLvwD52LUIkIYZ+hAhNCm0npS0MW/ci1xDE7uM5i&#10;iLarpO7wEuG2kc9JMpUWa44LBlv6MFQei5NVsO+/p3a8+drK5vRmzOvO7V+KiVKPw/5zHuV9DiJQ&#10;H/4bf4i1VjBOZincL8U7IPMbAAAA//8DAFBLAQItABQABgAIAAAAIQDb4fbL7gAAAIUBAAATAAAA&#10;AAAAAAAAAAAAAAAAAABbQ29udGVudF9UeXBlc10ueG1sUEsBAi0AFAAGAAgAAAAhAFr0LFu/AAAA&#10;FQEAAAsAAAAAAAAAAAAAAAAAHwEAAF9yZWxzLy5yZWxzUEsBAi0AFAAGAAgAAAAhANBIdYTKAAAA&#10;4gAAAA8AAAAAAAAAAAAAAAAABwIAAGRycy9kb3ducmV2LnhtbFBLBQYAAAAAAwADALcAAAD+AgAA&#10;AAA=&#10;" filled="f" strokecolor="red" strokeweight=".18786mm">
              <v:path o:connecttype="custom" o:connectlocs="0,2168;5,2142;20,2120;42,2105;69,2099;96,2105;118,2120;133,2142;138,2168;133,2195;118,2218;96,2232;69,2238;42,2232;20,2218;5,2195;0,2168" o:connectangles="0,0,0,0,0,0,0,0,0,0,0,0,0,0,0,0,0"/>
              <o:lock v:ext="edit" aspectratio="t" verticies="t" text="t" shapetype="t"/>
            </v:polyline>
            <v:shape id="Freeform 3077" o:spid="_x0000_s3615" style="position:absolute;left:5565;top:2331;width:139;height:139;visibility:visible;mso-wrap-style:square;v-text-anchor:top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CKvzAAAAOIAAAAPAAAAZHJzL2Rvd25yZXYueG1sRI9PawIx&#10;FMTvBb9DeIKXUrNVqLIaRWsFD+K/tvT6unndXdy8LElc12/fCIVeBoZhfsNM562pREPOl5YVPPcT&#10;EMSZ1SXnCj7e109jED4ga6wsk4IbeZjPOg9TTLW98pGaU8hFhLBPUUERQp1K6bOCDPq+rYlj9mOd&#10;wRCty6V2eI1wU8lBkrxIgyXHhQJrei0oO58uRsHX26E6LC+ft++dOw9Hx8ftXjeZUr1uu5pEWUxA&#10;BGrDf+MPsdEKhsl4APdL8Q7I2S8AAAD//wMAUEsBAi0AFAAGAAgAAAAhANvh9svuAAAAhQEAABMA&#10;AAAAAAAAAAAAAAAAAAAAAFtDb250ZW50X1R5cGVzXS54bWxQSwECLQAUAAYACAAAACEAWvQsW78A&#10;AAAVAQAACwAAAAAAAAAAAAAAAAAfAQAAX3JlbHMvLnJlbHNQSwECLQAUAAYACAAAACEAoXwir8wA&#10;AADiAAAADwAAAAAAAAAAAAAAAAAHAgAAZHJzL2Rvd25yZXYueG1sUEsFBgAAAAADAAMAtwAAAAAD&#10;AAAAAA==&#10;" path="m69,l42,6,20,20,5,43,,70,5,96r15,22l42,133r27,6l96,133r22,-15l133,96r5,-26l133,43,118,20,96,6,69,xe" fillcolor="#50a45c" stroked="f">
              <v:fill opacity="32896f"/>
              <v:path o:connecttype="custom" o:connectlocs="69,2331;42,2337;20,2351;5,2374;0,2401;5,2427;20,2449;42,2464;69,2470;96,2464;118,2449;133,2427;138,2401;133,2374;118,2351;96,2337;69,2331" o:connectangles="0,0,0,0,0,0,0,0,0,0,0,0,0,0,0,0,0"/>
              <o:lock v:ext="edit" aspectratio="t" verticies="t" text="t" shapetype="t"/>
            </v:shape>
            <v:polyline id="Freeform 3078" o:spid="_x0000_s3616" style="position:absolute;visibility:visible;mso-wrap-style:square;v-text-anchor:top" points="5565,2401,5570,2374,5585,2351,5607,2337,5634,2331,5661,2337,5683,2351,5698,2374,5703,2401,5698,2427,5683,2449,5661,2464,5634,2470,5607,2464,5585,2449,5570,2427,5565,2401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ZBLygAAAOIAAAAPAAAAZHJzL2Rvd25yZXYueG1sRI9Ba8JA&#10;FITvBf/D8oTe6qaGFomuEgxKc9Qa9PjIPpPY7Ns0u9X037tCoZeBYZhvmMVqMK24Uu8aywpeJxEI&#10;4tLqhisFh8/NywyE88gaW8uk4JccrJajpwUm2t54R9e9r0SAsEtQQe19l0jpypoMuontiEN2tr1B&#10;H2xfSd3jLcBNK6dR9C4NNhwWauxoXVP5tf8xCtIiPu0u2+/8kOfHIn3bFlmbbZR6Hg/ZPEg6B+Fp&#10;8P+NP8SHVhBHsxgel8IdkMs7AAAA//8DAFBLAQItABQABgAIAAAAIQDb4fbL7gAAAIUBAAATAAAA&#10;AAAAAAAAAAAAAAAAAABbQ29udGVudF9UeXBlc10ueG1sUEsBAi0AFAAGAAgAAAAhAFr0LFu/AAAA&#10;FQEAAAsAAAAAAAAAAAAAAAAAHwEAAF9yZWxzLy5yZWxzUEsBAi0AFAAGAAgAAAAhAIBZkEvKAAAA&#10;4gAAAA8AAAAAAAAAAAAAAAAABwIAAGRycy9kb3ducmV2LnhtbFBLBQYAAAAAAwADALcAAAD+AgAA&#10;AAA=&#10;" filled="f" strokecolor="#50a45c" strokeweight=".18786mm">
              <v:path o:connecttype="custom" o:connectlocs="0,2401;5,2374;20,2351;42,2337;69,2331;96,2337;118,2351;133,2374;138,2401;133,2427;118,2449;96,2464;69,2470;42,2464;20,2449;5,2427;0,2401" o:connectangles="0,0,0,0,0,0,0,0,0,0,0,0,0,0,0,0,0"/>
              <o:lock v:ext="edit" aspectratio="t" verticies="t" text="t" shapetype="t"/>
            </v:polyline>
            <v:shape id="Freeform 3079" o:spid="_x0000_s3617" style="position:absolute;left:5611;top:2426;width:139;height:139;visibility:visible;mso-wrap-style:square;v-text-anchor:top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R9AzAAAAOIAAAAPAAAAZHJzL2Rvd25yZXYueG1sRI9BawIx&#10;FITvgv8hPKGXUrOtYmU1im0t9CBWbUuvr5vn7uLmZUniuv57IxS8DAzDfMNM562pREPOl5YVPPYT&#10;EMSZ1SXnCr6/3h/GIHxA1lhZJgVn8jCfdTtTTLU98ZaaXchFhLBPUUERQp1K6bOCDPq+rYljtrfO&#10;YIjW5VI7PEW4qeRTkoykwZLjQoE1vRaUHXZHo+B3uak2L8ef89/aHQbP2/vVp24ype567dskymIC&#10;IlAbbo1/xIdWMEjGQ7heindAzi4AAAD//wMAUEsBAi0AFAAGAAgAAAAhANvh9svuAAAAhQEAABMA&#10;AAAAAAAAAAAAAAAAAAAAAFtDb250ZW50X1R5cGVzXS54bWxQSwECLQAUAAYACAAAACEAWvQsW78A&#10;AAAVAQAACwAAAAAAAAAAAAAAAAAfAQAAX3JlbHMvLnJlbHNQSwECLQAUAAYACAAAACEAQdkfQMwA&#10;AADiAAAADwAAAAAAAAAAAAAAAAAHAgAAZHJzL2Rvd25yZXYueG1sUEsFBgAAAAADAAMAtwAAAAAD&#10;AAAAAA==&#10;" path="m70,l43,5,21,20,6,42,,69,6,96r15,22l43,133r27,6l97,133r22,-15l133,96r6,-27l133,42,119,20,97,5,70,xe" fillcolor="#50a45c" stroked="f">
              <v:fill opacity="32896f"/>
              <v:path o:connecttype="custom" o:connectlocs="70,2427;43,2432;21,2447;6,2469;0,2496;6,2523;21,2545;43,2560;70,2566;97,2560;119,2545;133,2523;139,2496;133,2469;119,2447;97,2432;70,2427" o:connectangles="0,0,0,0,0,0,0,0,0,0,0,0,0,0,0,0,0"/>
              <o:lock v:ext="edit" aspectratio="t" verticies="t" text="t" shapetype="t"/>
            </v:shape>
            <v:polyline id="Freeform 3080" o:spid="_x0000_s3618" style="position:absolute;visibility:visible;mso-wrap-style:square;v-text-anchor:top" points="5611,2495,5617,2468,5632,2446,5654,2431,5681,2426,5708,2431,5730,2446,5744,2468,5750,2495,5744,2522,5730,2544,5708,2559,5681,2565,5654,2559,5632,2544,5617,2522,5611,2495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K2kyQAAAOIAAAAPAAAAZHJzL2Rvd25yZXYueG1sRI9Ba8JA&#10;FITvQv/D8gredFNFkegqoUFpjlpDe3xkX5No9m3Mrpr++25B8DIwDPMNs9r0phE36lxtWcHbOAJB&#10;XFhdc6ng+LkdLUA4j6yxsUwKfsnBZv0yWGGs7Z33dDv4UgQIuxgVVN63sZSuqMigG9uWOGQ/tjPo&#10;g+1KqTu8B7hp5CSK5tJgzWGhwpbeKyrOh6tRkOTT7/1pd8mOWfaVJ7NdnjbpVqnha58ugyRLEJ56&#10;/2w8EB9awTRazOD/UrgDcv0HAAD//wMAUEsBAi0AFAAGAAgAAAAhANvh9svuAAAAhQEAABMAAAAA&#10;AAAAAAAAAAAAAAAAAFtDb250ZW50X1R5cGVzXS54bWxQSwECLQAUAAYACAAAACEAWvQsW78AAAAV&#10;AQAACwAAAAAAAAAAAAAAAAAfAQAAX3JlbHMvLnJlbHNQSwECLQAUAAYACAAAACEAYPytpMkAAADi&#10;AAAADwAAAAAAAAAAAAAAAAAHAgAAZHJzL2Rvd25yZXYueG1sUEsFBgAAAAADAAMAtwAAAP0CAAAA&#10;AA==&#10;" filled="f" strokecolor="#50a45c" strokeweight=".18786mm">
              <v:path o:connecttype="custom" o:connectlocs="0,2496;6,2469;21,2447;43,2432;70,2427;97,2432;119,2447;133,2469;139,2496;133,2523;119,2545;97,2560;70,2566;43,2560;21,2545;6,2523;0,2496" o:connectangles="0,0,0,0,0,0,0,0,0,0,0,0,0,0,0,0,0"/>
              <o:lock v:ext="edit" aspectratio="t" verticies="t" text="t" shapetype="t"/>
            </v:polyline>
            <v:shape id="AutoShape 3081" o:spid="_x0000_s3619" style="position:absolute;left:5444;top:261;width:1064;height:2430;visibility:visible;mso-wrap-style:square;v-text-anchor:top" coordsize="1064,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16oxwAAAOIAAAAPAAAAZHJzL2Rvd25yZXYueG1sRI9Bi8Iw&#10;FITvwv6H8Ba8aWoFdatRZEXwJNgKu8e3zbMtNi+lydr6740geBkYhvmGWW16U4sbta6yrGAyjkAQ&#10;51ZXXCg4Z/vRAoTzyBpry6TgTg4264/BChNtOz7RLfWFCBB2CSoovW8SKV1ekkE3tg1xyC62NeiD&#10;bQupW+wC3NQyjqKZNFhxWCixoe+S8mv6bxRcv+Kts3na7A507H6znz+axnOlhp/9bhlkuwThqffv&#10;xgtx0Aqm0WIGz0vhDsj1AwAA//8DAFBLAQItABQABgAIAAAAIQDb4fbL7gAAAIUBAAATAAAAAAAA&#10;AAAAAAAAAAAAAABbQ29udGVudF9UeXBlc10ueG1sUEsBAi0AFAAGAAgAAAAhAFr0LFu/AAAAFQEA&#10;AAsAAAAAAAAAAAAAAAAAHwEAAF9yZWxzLy5yZWxzUEsBAi0AFAAGAAgAAAAhAPCnXqjHAAAA4gAA&#10;AA8AAAAAAAAAAAAAAAAABwIAAGRycy9kb3ducmV2LnhtbFBLBQYAAAAAAwADALcAAAD7AgAAAAA=&#10;" path="m138,2361l69,2291,,2361r69,69l138,2361m984,70l914,,845,70r69,69l984,70t79,368l994,369r-70,69l994,507r69,-69e" fillcolor="#dd8d29" stroked="f">
              <v:fill opacity="32896f"/>
              <v:path o:connecttype="custom" o:connectlocs="138,2622;69,2552;0,2622;69,2691;138,2622;984,331;914,261;845,331;914,400;984,331;1063,699;994,630;924,699;994,768;1063,699" o:connectangles="0,0,0,0,0,0,0,0,0,0,0,0,0,0,0"/>
              <o:lock v:ext="edit" aspectratio="t" verticies="t" text="t" shapetype="t"/>
            </v:shape>
            <v:shape id="AutoShape 3082" o:spid="_x0000_s3620" style="position:absolute;left:3981;top:165;width:4676;height:2294;visibility:visible;mso-wrap-style:square;v-text-anchor:top" coordsize="4676,2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GrNygAAAOIAAAAPAAAAZHJzL2Rvd25yZXYueG1sRI9Li8JA&#10;EITvC/6HoQVv60RlfURHEUXYRUV8HDw2mTYJZnpCZtSsv94RFvZSUBT1FTWZ1aYQd6pcbllBpx2B&#10;IE6szjlVcDquPocgnEfWWFgmBb/kYDZtfEww1vbBe7offCoChF2MCjLvy1hKl2Rk0LVtSRyyi60M&#10;+mCrVOoKHwFuCtmNor40mHNYyLCkRUbJ9XAzCtabnzP7r/3zyr1y2V8cRzvsbJVqNevlOMh8DMJT&#10;7f8bf4hvraAXDQfwvhTugJy+AAAA//8DAFBLAQItABQABgAIAAAAIQDb4fbL7gAAAIUBAAATAAAA&#10;AAAAAAAAAAAAAAAAAABbQ29udGVudF9UeXBlc10ueG1sUEsBAi0AFAAGAAgAAAAhAFr0LFu/AAAA&#10;FQEAAAsAAAAAAAAAAAAAAAAAHwEAAF9yZWxzLy5yZWxzUEsBAi0AFAAGAAgAAAAhAKfwas3KAAAA&#10;4gAAAA8AAAAAAAAAAAAAAAAABwIAAGRycy9kb3ducmV2LnhtbFBLBQYAAAAAAwADALcAAAD+AgAA&#10;AAA=&#10;" path="m139,69l70,,,69r70,70l139,69m474,1345r-69,-69l335,1345r70,69l474,1345t458,879l863,2155r-69,69l863,2293r69,-69m3307,1588r-70,-70l3168,1588r69,69l3307,1588t773,294l4011,1813r-69,69l4011,1952r69,-70m4676,1561r-70,-70l4537,1561r69,69l4676,1561e" fillcolor="#dfa818" stroked="f">
              <v:fill opacity="32896f"/>
              <v:path o:connecttype="custom" o:connectlocs="139,235;70,166;0,235;70,305;139,235;474,1511;405,1442;335,1511;405,1580;474,1511;932,2390;863,2321;794,2390;863,2459;932,2390;3307,1754;3237,1684;3168,1754;3237,1823;3307,1754;4080,2048;4011,1979;3942,2048;4011,2118;4080,2048;4676,1727;4606,1657;4537,1727;4606,1796;4676,1727" o:connectangles="0,0,0,0,0,0,0,0,0,0,0,0,0,0,0,0,0,0,0,0,0,0,0,0,0,0,0,0,0,0"/>
              <o:lock v:ext="edit" aspectratio="t" verticies="t" text="t" shapetype="t"/>
            </v:shape>
            <v:shape id="Freeform 3083" o:spid="_x0000_s3621" style="position:absolute;left:5366;top:3236;width:139;height:139;visibility:visible;mso-wrap-style:square;v-text-anchor:top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YAhywAAAOIAAAAPAAAAZHJzL2Rvd25yZXYueG1sRI9NS8NA&#10;EIbvgv9hGcGb3aggNe22iFrwIIhNP65DdprdNjsbsmsa/fXOQfAy8DK8z8wzX46hVQP1yUc2cDsp&#10;QBHX0XpuDGyq1c0UVMrIFtvIZOCbEiwXlxdzLG088ycN69wogXAq0YDLuSu1TrWjgGkSO2LZHWIf&#10;MEvsG217PAs8tPquKB50QM9ywWFHz47q0/orGKg/tu/bYe9/qpWrfH5tq8ddczTm+mp8mcl4moHK&#10;NOb/xh/izRq4L6bysyiJDujFLwAAAP//AwBQSwECLQAUAAYACAAAACEA2+H2y+4AAACFAQAAEwAA&#10;AAAAAAAAAAAAAAAAAAAAW0NvbnRlbnRfVHlwZXNdLnhtbFBLAQItABQABgAIAAAAIQBa9CxbvwAA&#10;ABUBAAALAAAAAAAAAAAAAAAAAB8BAABfcmVscy8ucmVsc1BLAQItABQABgAIAAAAIQCcyYAhywAA&#10;AOIAAAAPAAAAAAAAAAAAAAAAAAcCAABkcnMvZG93bnJldi54bWxQSwUGAAAAAAMAAwC3AAAA/wIA&#10;AAAA&#10;" path="m70,l,70r70,69l139,70,70,xe" fillcolor="#e1c408" stroked="f">
              <v:fill opacity="32896f"/>
              <v:path o:connecttype="custom" o:connectlocs="70,3236;0,3306;70,3375;139,3306;70,3236" o:connectangles="0,0,0,0,0"/>
              <o:lock v:ext="edit" aspectratio="t" verticies="t" text="t" shapetype="t"/>
            </v:shape>
            <v:shape id="AutoShape 3084" o:spid="_x0000_s3622" style="position:absolute;left:5498;top:261;width:1421;height:2888;visibility:visible;mso-wrap-style:square;v-text-anchor:top" coordsize="1421,2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rBXygAAAOIAAAAPAAAAZHJzL2Rvd25yZXYueG1sRI9BawIx&#10;FITvBf9DeIK3mlWp1dUoolgqQq3bHjy+bl43i5uXZRN1+++bgtDLwDDMN8x82dpKXKnxpWMFg34C&#10;gjh3uuRCwefH9nECwgdkjZVjUvBDHpaLzsMcU+1ufKRrFgoRIexTVGBCqFMpfW7Iou+7mjhm366x&#10;GKJtCqkbvEW4reQwScbSYslxwWBNa0P5ObtYBefTs87eDu8v0hzkDsuvp/Vpv1Oq1203syirGYhA&#10;bfhv3BGvWsEomUzh71K8A3LxCwAA//8DAFBLAQItABQABgAIAAAAIQDb4fbL7gAAAIUBAAATAAAA&#10;AAAAAAAAAAAAAAAAAABbQ29udGVudF9UeXBlc10ueG1sUEsBAi0AFAAGAAgAAAAhAFr0LFu/AAAA&#10;FQEAAAsAAAAAAAAAAAAAAAAAHwEAAF9yZWxzLy5yZWxzUEsBAi0AFAAGAAgAAAAhAEWCsFfKAAAA&#10;4gAAAA8AAAAAAAAAAAAAAAAABwIAAGRycy9kb3ducmV2LnhtbFBLBQYAAAAAAwADALcAAAD+AgAA&#10;AAA=&#10;" path="m139,2818l69,2749,,2818r69,70l139,2818m931,70l861,,792,70r69,69l931,70t190,2525l1052,2525r-69,70l1052,2664r69,-69m1420,2715r-69,-69l1282,2715r69,70l1420,2715e" fillcolor="#84bb78" stroked="f">
              <v:fill opacity="32896f"/>
              <v:path o:connecttype="custom" o:connectlocs="139,3079;69,3010;0,3079;69,3149;139,3079;931,331;861,261;792,331;861,400;931,331;1121,2856;1052,2786;983,2856;1052,2925;1121,2856;1420,2976;1351,2907;1282,2976;1351,3046;1420,2976" o:connectangles="0,0,0,0,0,0,0,0,0,0,0,0,0,0,0,0,0,0,0,0"/>
              <o:lock v:ext="edit" aspectratio="t" verticies="t" text="t" shapetype="t"/>
            </v:shape>
            <v:shape id="AutoShape 3085" o:spid="_x0000_s3623" style="position:absolute;left:4650;top:282;width:2360;height:2700;visibility:visible;mso-wrap-style:square;v-text-anchor:top" coordsize="2360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ADygAAAOIAAAAPAAAAZHJzL2Rvd25yZXYueG1sRI/RasJA&#10;EEXfC/7DMkJfim7a0qLRVURRCn2wjX7AkB2TYHY2ZrdJ/PvOQ6EvA5fhnstZrgdXq47aUHk28DxN&#10;QBHn3lZcGDif9pMZqBCRLdaeycCdAqxXo4clptb3/E1dFgslEA4pGihjbFKtQ16SwzD1DbH8Lr51&#10;GCW2hbYt9gJ3tX5JknftsGJZKLGhbUn5NftxBrpB3/un224732Rfx4N9w/zzeDPmcTzsFnI2C1CR&#10;hvjf+EN8WAOvyVwkREl0QK9+AQAA//8DAFBLAQItABQABgAIAAAAIQDb4fbL7gAAAIUBAAATAAAA&#10;AAAAAAAAAAAAAAAAAABbQ29udGVudF9UeXBlc10ueG1sUEsBAi0AFAAGAAgAAAAhAFr0LFu/AAAA&#10;FQEAAAsAAAAAAAAAAAAAAAAAHwEAAF9yZWxzLy5yZWxzUEsBAi0AFAAGAAgAAAAhAFUD8APKAAAA&#10;4gAAAA8AAAAAAAAAAAAAAAAABwIAAGRycy9kb3ducmV2LnhtbFBLBQYAAAAAAwADALcAAAD+AgAA&#10;AAA=&#10;" path="m139,2630l69,2561,,2630r69,70l139,2630m595,69l525,,456,69r69,69l595,69m2360,991r-70,-70l2221,991r69,69l2360,991e" fillcolor="#46acc8" stroked="f">
              <v:fill opacity="32896f"/>
              <v:path o:connecttype="custom" o:connectlocs="139,2913;69,2844;0,2913;69,2983;139,2913;595,352;525,283;456,352;525,421;595,352;2360,1274;2290,1204;2221,1274;2290,1343;2360,1274" o:connectangles="0,0,0,0,0,0,0,0,0,0,0,0,0,0,0"/>
              <o:lock v:ext="edit" aspectratio="t" verticies="t" text="t" shapetype="t"/>
            </v:shape>
            <v:shape id="Freeform 3086" o:spid="_x0000_s3624" style="position:absolute;left:7137;top:2272;width:139;height:139;visibility:visible;mso-wrap-style:square;v-text-anchor:top" coordsize="139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utEywAAAOIAAAAPAAAAZHJzL2Rvd25yZXYueG1sRI9Pa8JA&#10;FMTvgt9heYI33cRCq9E1aEtp1Yt/Cr0+ss8kmn2bZrca/fTdQqGXgWGY3zCztDWVuFDjSssK4mEE&#10;gjizuuRcwcfhdTAG4TyyxsoyKbiRg3Te7cww0fbKO7rsfS4ChF2CCgrv60RKlxVk0A1tTRyyo20M&#10;+mCbXOoGrwFuKjmKokdpsOSwUGBNzwVl5/23UeDdZvm2Wh/x9LTc5pPbZ7v6uu+U6vfal2mQxRSE&#10;p9b/N/4Q71rBQzSJ4fdSuANy/gMAAP//AwBQSwECLQAUAAYACAAAACEA2+H2y+4AAACFAQAAEwAA&#10;AAAAAAAAAAAAAAAAAAAAW0NvbnRlbnRfVHlwZXNdLnhtbFBLAQItABQABgAIAAAAIQBa9CxbvwAA&#10;ABUBAAALAAAAAAAAAAAAAAAAAB8BAABfcmVscy8ucmVsc1BLAQItABQABgAIAAAAIQCezutEywAA&#10;AOIAAAAPAAAAAAAAAAAAAAAAAAcCAABkcnMvZG93bnJldi54bWxQSwUGAAAAAAMAAwC3AAAA/wIA&#10;AAAA&#10;" path="m70,l,69r70,69l139,69,70,xe" fillcolor="#c73e13" stroked="f">
              <v:fill opacity="32896f"/>
              <v:path o:connecttype="custom" o:connectlocs="70,2273;0,2342;70,2411;139,2342;70,2273" o:connectangles="0,0,0,0,0"/>
              <o:lock v:ext="edit" aspectratio="t" verticies="t" text="t" shapetype="t"/>
            </v:shape>
            <v:shape id="AutoShape 3087" o:spid="_x0000_s3625" style="position:absolute;left:778;top:6410;width:6167;height:4969;visibility:visible;mso-wrap-style:square;v-text-anchor:top" coordsize="6167,4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B4bywAAAOIAAAAPAAAAZHJzL2Rvd25yZXYueG1sRI9Pa8JA&#10;FMTvBb/D8gq96a62tBpdRVpSqpfiH5DeHtlnEsy+DdltEr+9WxB6GRiG+Q2zWPW2Ei01vnSsYTxS&#10;IIgzZ0rONRwP6XAKwgdkg5Vj0nAlD6vl4GGBiXEd76jdh1xECPsENRQh1ImUPivIoh+5mjhmZ9dY&#10;DNE2uTQNdhFuKzlR6lVaLDkuFFjTe0HZZf9rNXzu3tKUr99y+7Ppj+OXy7k7qVbrp8f+Yx5lPQcR&#10;qA//jTviy2h4VrMJ/F2Kd0AubwAAAP//AwBQSwECLQAUAAYACAAAACEA2+H2y+4AAACFAQAAEwAA&#10;AAAAAAAAAAAAAAAAAAAAW0NvbnRlbnRfVHlwZXNdLnhtbFBLAQItABQABgAIAAAAIQBa9CxbvwAA&#10;ABUBAAALAAAAAAAAAAAAAAAAAB8BAABfcmVscy8ucmVsc1BLAQItABQABgAIAAAAIQDBLB4bywAA&#10;AOIAAAAPAAAAAAAAAAAAAAAAAAcCAABkcnMvZG93bnJldi54bWxQSwUGAAAAAAMAAwC3AAAA/wIA&#10;AAAA&#10;" path="m2415,-2689r41,m2415,-3576r41,m2415,-4463r41,m2415,-5350r41,m2415,-6237r41,m3492,-2510r,-41m5266,-2510r,-41m7040,-2510r,-41e" filled="f" strokecolor="#333" strokeweight=".28311mm">
              <v:path o:connecttype="custom" o:connectlocs="2415,3722;2456,3722;2415,2835;2456,2835;2415,1948;2456,1948;2415,1061;2456,1061;2415,174;2456,174;3492,3901;3492,3860;5266,3901;5266,3860;7040,3901;7040,3860" o:connectangles="0,0,0,0,0,0,0,0,0,0,0,0,0,0,0,0"/>
              <o:lock v:ext="edit" aspectratio="t" verticies="t" text="t" shapetype="t"/>
            </v:shape>
            <v:shape id="Text Box 3088" o:spid="_x0000_s3626" type="#_x0000_t202" style="position:absolute;left:4275;top:71;width:172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CuygAAAOIAAAAPAAAAZHJzL2Rvd25yZXYueG1sRI9BawIx&#10;FITvhf6H8Aq91UQFqatRpFUoFErX7aHH5+a5G9y8rJtU139vCoKXgWGYb5j5sneNOFEXrGcNw4EC&#10;QVx6Y7nS8FNsXl5BhIhssPFMGi4UYLl4fJhjZvyZczptYyUShEOGGuoY20zKUNbkMAx8S5yyve8c&#10;xmS7SpoOzwnuGjlSaiIdWk4LNbb0VlN52P45Datfztf2+LX7zve5LYqp4s/JQevnp/59lmQ1AxGp&#10;j/fGDfFhNIzVdAz/l9IdkIsrAAAA//8DAFBLAQItABQABgAIAAAAIQDb4fbL7gAAAIUBAAATAAAA&#10;AAAAAAAAAAAAAAAAAABbQ29udGVudF9UeXBlc10ueG1sUEsBAi0AFAAGAAgAAAAhAFr0LFu/AAAA&#10;FQEAAAsAAAAAAAAAAAAAAAAAHwEAAF9yZWxzLy5yZWxzUEsBAi0AFAAGAAgAAAAhADwjIK7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CEABFC0" w14:textId="77777777" w:rsidR="00787276" w:rsidRDefault="00787276">
                    <w:pPr>
                      <w:spacing w:line="117" w:lineRule="exac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DFA818"/>
                        <w:w w:val="105"/>
                        <w:sz w:val="10"/>
                      </w:rPr>
                      <w:t>.F1</w:t>
                    </w:r>
                  </w:p>
                </w:txbxContent>
              </v:textbox>
            </v:shape>
            <v:shape id="Text Box 3089" o:spid="_x0000_s3627" type="#_x0000_t202" style="position:absolute;left:4977;top:188;width:1039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rjaywAAAOIAAAAPAAAAZHJzL2Rvd25yZXYueG1sRI9PawIx&#10;FMTvQr9DeIXe3KStSF2NIv0DQkG6bg8en5vnbnDzst2kuv32TUHoZWAY5jfMYjW4VpypD9azhvtM&#10;gSCuvLFca/gs38ZPIEJENth6Jg0/FGC1vBktMDf+wgWdd7EWCcIhRw1NjF0uZagachgy3xGn7Oh7&#10;hzHZvpamx0uCu1Y+KDWVDi2nhQY7em6oOu2+nYb1notX+7U9fBTHwpblTPH79KT13e3wMk+ynoOI&#10;NMT/xhWxMRoe1WwCf5fSHZDLXwAAAP//AwBQSwECLQAUAAYACAAAACEA2+H2y+4AAACFAQAAEwAA&#10;AAAAAAAAAAAAAAAAAAAAW0NvbnRlbnRfVHlwZXNdLnhtbFBLAQItABQABgAIAAAAIQBa9CxbvwAA&#10;ABUBAAALAAAAAAAAAAAAAAAAAB8BAABfcmVscy8ucmVsc1BLAQItABQABgAIAAAAIQCzyrja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0FFD7541" w14:textId="77777777" w:rsidR="00787276" w:rsidRDefault="00787276">
                    <w:pPr>
                      <w:ind w:left="28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46ACC8"/>
                        <w:w w:val="105"/>
                        <w:sz w:val="10"/>
                      </w:rPr>
                      <w:t>dyn.Gra_Decr</w:t>
                    </w:r>
                  </w:p>
                  <w:p w14:paraId="0987F983" w14:textId="77777777" w:rsidR="00787276" w:rsidRDefault="00787276">
                    <w:pPr>
                      <w:spacing w:before="66"/>
                      <w:ind w:left="508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84BB78"/>
                        <w:w w:val="105"/>
                        <w:sz w:val="10"/>
                      </w:rPr>
                      <w:t>genre.Jazz</w:t>
                    </w:r>
                  </w:p>
                  <w:p w14:paraId="407BC139" w14:textId="77777777" w:rsidR="00787276" w:rsidRDefault="00787276">
                    <w:pPr>
                      <w:spacing w:before="66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B40F20"/>
                        <w:w w:val="105"/>
                        <w:sz w:val="10"/>
                      </w:rPr>
                      <w:t>melody.No</w:t>
                    </w:r>
                  </w:p>
                  <w:p w14:paraId="66B08F1B" w14:textId="77777777" w:rsidR="00787276" w:rsidRDefault="00787276">
                    <w:pPr>
                      <w:spacing w:before="81" w:line="178" w:lineRule="exact"/>
                      <w:ind w:left="26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w w:val="105"/>
                        <w:sz w:val="16"/>
                      </w:rPr>
                      <w:t>27</w:t>
                    </w:r>
                  </w:p>
                  <w:p w14:paraId="1E6EF220" w14:textId="77777777" w:rsidR="00787276" w:rsidRDefault="00787276">
                    <w:pPr>
                      <w:spacing w:line="213" w:lineRule="exact"/>
                      <w:ind w:left="219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i/>
                        <w:color w:val="84BB78"/>
                        <w:spacing w:val="-2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Helvetica"/>
                        <w:i/>
                        <w:color w:val="84BB78"/>
                        <w:w w:val="105"/>
                        <w:sz w:val="10"/>
                      </w:rPr>
                      <w:t>.Mod</w:t>
                    </w:r>
                    <w:r>
                      <w:rPr>
                        <w:rFonts w:ascii="Helvetica"/>
                        <w:i/>
                        <w:color w:val="84BB78"/>
                        <w:spacing w:val="-34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Helvetica"/>
                        <w:b/>
                        <w:color w:val="F69100"/>
                        <w:spacing w:val="-59"/>
                        <w:w w:val="103"/>
                        <w:position w:val="5"/>
                        <w:sz w:val="16"/>
                      </w:rPr>
                      <w:t>1</w:t>
                    </w:r>
                    <w:r>
                      <w:rPr>
                        <w:rFonts w:ascii="Helvetica"/>
                        <w:i/>
                        <w:color w:val="84BB78"/>
                        <w:spacing w:val="2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Helvetica"/>
                        <w:i/>
                        <w:color w:val="84BB78"/>
                        <w:spacing w:val="-38"/>
                        <w:w w:val="105"/>
                        <w:sz w:val="10"/>
                      </w:rPr>
                      <w:t>n</w:t>
                    </w:r>
                    <w:r>
                      <w:rPr>
                        <w:rFonts w:ascii="Helvetica"/>
                        <w:b/>
                        <w:color w:val="F69100"/>
                        <w:w w:val="103"/>
                        <w:position w:val="5"/>
                        <w:sz w:val="16"/>
                      </w:rPr>
                      <w:t>2</w:t>
                    </w:r>
                  </w:p>
                </w:txbxContent>
              </v:textbox>
            </v:shape>
            <v:shape id="Text Box 3090" o:spid="_x0000_s3628" type="#_x0000_t202" style="position:absolute;left:5438;top:1200;width:112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h1BywAAAOIAAAAPAAAAZHJzL2Rvd25yZXYueG1sRI9PawIx&#10;FMTvQr9DeIXe3KQtSl2NIv0DQkG6bg8en5vnbnDzst2kuv32TUHoZWAY5jfMYjW4VpypD9azhvtM&#10;gSCuvLFca/gs38ZPIEJENth6Jg0/FGC1vBktMDf+wgWdd7EWCcIhRw1NjF0uZagachgy3xGn7Oh7&#10;hzHZvpamx0uCu1Y+KDWVDi2nhQY7em6oOu2+nYb1notX+7U9fBTHwpblTPH79KT13e3wMk+ynoOI&#10;NMT/xhWxMRoe1WwCf5fSHZDLXwAAAP//AwBQSwECLQAUAAYACAAAACEA2+H2y+4AAACFAQAAEwAA&#10;AAAAAAAAAAAAAAAAAAAAW0NvbnRlbnRfVHlwZXNdLnhtbFBLAQItABQABgAIAAAAIQBa9CxbvwAA&#10;ABUBAAALAAAAAAAAAAAAAAAAAB8BAABfcmVscy8ucmVsc1BLAQItABQABgAIAAAAIQDchh1B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682DD808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w w:val="103"/>
                        <w:sz w:val="16"/>
                      </w:rPr>
                      <w:t>7</w:t>
                    </w:r>
                  </w:p>
                </w:txbxContent>
              </v:textbox>
            </v:shape>
            <v:shape id="Text Box 3091" o:spid="_x0000_s3629" type="#_x0000_t202" style="position:absolute;left:5908;top:748;width:984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M2ygAAAOIAAAAPAAAAZHJzL2Rvd25yZXYueG1sRI9BawIx&#10;FITvhf6H8ITeaqKFpa5GkdqCIJSu24PH5+a5G9y8bDepbv99UxB6GRiG+YZZrAbXigv1wXrWMBkr&#10;EMSVN5ZrDZ/l2+MziBCRDbaeScMPBVgt7+8WmBt/5YIu+1iLBOGQo4Ymxi6XMlQNOQxj3xGn7OR7&#10;hzHZvpamx2uCu1ZOlcqkQ8tpocGOXhqqzvtvp2F94OLVfr0fP4pTYctypniXnbV+GA2beZL1HESk&#10;If43boit0fCkZhn8XUp3QC5/AQAA//8DAFBLAQItABQABgAIAAAAIQDb4fbL7gAAAIUBAAATAAAA&#10;AAAAAAAAAAAAAAAAAABbQ29udGVudF9UeXBlc10ueG1sUEsBAi0AFAAGAAgAAAAhAFr0LFu/AAAA&#10;FQEAAAsAAAAAAAAAAAAAAAAAHwEAAF9yZWxzLy5yZWxzUEsBAi0AFAAGAAgAAAAhACxUgzb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575C01AE" w14:textId="77777777" w:rsidR="00787276" w:rsidRDefault="00787276">
                    <w:pPr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84BB78"/>
                        <w:w w:val="105"/>
                        <w:sz w:val="10"/>
                      </w:rPr>
                      <w:t>genre.Contemporary</w:t>
                    </w:r>
                  </w:p>
                  <w:p w14:paraId="7FB94ADF" w14:textId="77777777" w:rsidR="00787276" w:rsidRDefault="00787276">
                    <w:pPr>
                      <w:spacing w:before="42" w:line="183" w:lineRule="exact"/>
                      <w:ind w:left="103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8A2BE2"/>
                        <w:w w:val="103"/>
                        <w:sz w:val="16"/>
                      </w:rPr>
                      <w:t>6</w:t>
                    </w:r>
                  </w:p>
                  <w:p w14:paraId="027A44FA" w14:textId="77777777" w:rsidR="00787276" w:rsidRDefault="00787276">
                    <w:pPr>
                      <w:spacing w:before="33" w:line="136" w:lineRule="auto"/>
                      <w:ind w:left="298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E1C408"/>
                        <w:w w:val="105"/>
                        <w:sz w:val="10"/>
                      </w:rPr>
                      <w:t>me</w:t>
                    </w:r>
                    <w:r>
                      <w:rPr>
                        <w:rFonts w:ascii="Helvetica"/>
                        <w:i/>
                        <w:color w:val="E1C408"/>
                        <w:spacing w:val="-3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Helvetica"/>
                        <w:b/>
                        <w:color w:val="5BBCD6"/>
                        <w:spacing w:val="-90"/>
                        <w:w w:val="103"/>
                        <w:position w:val="-5"/>
                        <w:sz w:val="16"/>
                      </w:rPr>
                      <w:t>1</w:t>
                    </w:r>
                    <w:r>
                      <w:rPr>
                        <w:rFonts w:ascii="Helvetica"/>
                        <w:i/>
                        <w:color w:val="E1C408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Helvetica"/>
                        <w:i/>
                        <w:color w:val="E1C408"/>
                        <w:spacing w:val="-6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Helvetica"/>
                        <w:i/>
                        <w:color w:val="E1C408"/>
                        <w:spacing w:val="-29"/>
                        <w:w w:val="105"/>
                        <w:sz w:val="10"/>
                      </w:rPr>
                      <w:t>.</w:t>
                    </w:r>
                    <w:r>
                      <w:rPr>
                        <w:rFonts w:ascii="Helvetica"/>
                        <w:b/>
                        <w:color w:val="5BBCD6"/>
                        <w:spacing w:val="-64"/>
                        <w:w w:val="103"/>
                        <w:position w:val="-5"/>
                        <w:sz w:val="16"/>
                      </w:rPr>
                      <w:t>9</w:t>
                    </w:r>
                    <w:r>
                      <w:rPr>
                        <w:rFonts w:ascii="Helvetica"/>
                        <w:i/>
                        <w:color w:val="E1C408"/>
                        <w:w w:val="105"/>
                        <w:sz w:val="10"/>
                      </w:rPr>
                      <w:t>Quad</w:t>
                    </w:r>
                  </w:p>
                </w:txbxContent>
              </v:textbox>
            </v:shape>
            <v:shape id="Text Box 3092" o:spid="_x0000_s3630" type="#_x0000_t202" style="position:absolute;left:5606;top:1275;width:738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CatywAAAOIAAAAPAAAAZHJzL2Rvd25yZXYueG1sRI9PawIx&#10;FMTvhX6H8Aq9dZO2oHU1ivQPFAriuj14fG6eu8HNy3aT6vbbN4LgZWAY5jfMbDG4VhypD9azhsdM&#10;gSCuvLFca/guPx5eQISIbLD1TBr+KMBifnszw9z4Exd03MRaJAiHHDU0MXa5lKFqyGHIfEecsr3v&#10;HcZk+1qaHk8J7lr5pNRIOrScFhrs6LWh6rD5dRqWWy7e7c9qty72hS3LieKv0UHr+7vhbZpkOQUR&#10;aYjXxgXxaTQ8q8kYzpfSHZDzfwAAAP//AwBQSwECLQAUAAYACAAAACEA2+H2y+4AAACFAQAAEwAA&#10;AAAAAAAAAAAAAAAAAAAAW0NvbnRlbnRfVHlwZXNdLnhtbFBLAQItABQABgAIAAAAIQBa9CxbvwAA&#10;ABUBAAALAAAAAAAAAAAAAAAAAB8BAABfcmVscy8ucmVsc1BLAQItABQABgAIAAAAIQBDGCat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5FA727F5" w14:textId="77777777" w:rsidR="00787276" w:rsidRDefault="00787276">
                    <w:pPr>
                      <w:spacing w:line="184" w:lineRule="exac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859C78"/>
                        <w:w w:val="105"/>
                        <w:sz w:val="10"/>
                      </w:rPr>
                      <w:t>cont.Asc</w:t>
                    </w:r>
                    <w:r>
                      <w:rPr>
                        <w:rFonts w:ascii="Helvetica"/>
                        <w:i/>
                        <w:color w:val="859C78"/>
                        <w:spacing w:val="-23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Helvetica"/>
                        <w:b/>
                        <w:color w:val="8A2BE2"/>
                        <w:spacing w:val="-70"/>
                        <w:w w:val="103"/>
                        <w:sz w:val="16"/>
                      </w:rPr>
                      <w:t>1</w:t>
                    </w:r>
                    <w:r>
                      <w:rPr>
                        <w:rFonts w:ascii="Helvetica"/>
                        <w:i/>
                        <w:color w:val="859C78"/>
                        <w:w w:val="105"/>
                        <w:sz w:val="10"/>
                      </w:rPr>
                      <w:t>n</w:t>
                    </w:r>
                    <w:r>
                      <w:rPr>
                        <w:rFonts w:ascii="Helvetica"/>
                        <w:i/>
                        <w:color w:val="859C78"/>
                        <w:spacing w:val="-48"/>
                        <w:w w:val="105"/>
                        <w:sz w:val="10"/>
                      </w:rPr>
                      <w:t>d</w:t>
                    </w:r>
                    <w:r>
                      <w:rPr>
                        <w:rFonts w:ascii="Helvetica"/>
                        <w:b/>
                        <w:color w:val="8A2BE2"/>
                        <w:spacing w:val="-45"/>
                        <w:w w:val="103"/>
                        <w:sz w:val="16"/>
                      </w:rPr>
                      <w:t>4</w:t>
                    </w:r>
                    <w:r>
                      <w:rPr>
                        <w:rFonts w:ascii="Helvetica"/>
                        <w:i/>
                        <w:color w:val="859C78"/>
                        <w:w w:val="105"/>
                        <w:sz w:val="10"/>
                      </w:rPr>
                      <w:t>ing</w:t>
                    </w:r>
                  </w:p>
                </w:txbxContent>
              </v:textbox>
            </v:shape>
            <v:shape id="Text Box 3093" o:spid="_x0000_s3631" type="#_x0000_t202" style="position:absolute;left:5697;top:1389;width:204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7LfygAAAOIAAAAPAAAAZHJzL2Rvd25yZXYueG1sRI/BSgMx&#10;EIbvQt8hjODNJloodtu0lGpBEMTtevA4bqa7oZvJuont+vbOQfAy8DP838y32oyhU2cako9s4W5q&#10;QBHX0XluLLxX+9sHUCkjO+wik4UfSrBZT65WWLh44ZLOh9wogXAq0EKbc19oneqWAqZp7Illd4xD&#10;wCxxaLQb8CLw0Ol7Y+Y6oGe50GJPu5bq0+E7WNh+cPnkv14/38pj6atqYfhlfrL25np8XMrYLkFl&#10;GvN/4w/x7CzMzEJ+FiXRAb3+BQAA//8DAFBLAQItABQABgAIAAAAIQDb4fbL7gAAAIUBAAATAAAA&#10;AAAAAAAAAAAAAAAAAABbQ29udGVudF9UeXBlc10ueG1sUEsBAi0AFAAGAAgAAAAhAFr0LFu/AAAA&#10;FQEAAAsAAAAAAAAAAAAAAAAAHwEAAF9yZWxzLy5yZWxzUEsBAi0AFAAGAAgAAAAhADKHst/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340B782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w w:val="105"/>
                        <w:sz w:val="16"/>
                      </w:rPr>
                      <w:t>15</w:t>
                    </w:r>
                  </w:p>
                </w:txbxContent>
              </v:textbox>
            </v:shape>
            <v:shape id="Text Box 3094" o:spid="_x0000_s3632" type="#_x0000_t202" style="position:absolute;left:6379;top:1313;width:112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xdEygAAAOIAAAAPAAAAZHJzL2Rvd25yZXYueG1sRI9BawIx&#10;FITvQv9DeIXeNKkF6a5GkdqCIJSu20OPr5vnbnDzst2kuv57UxB6GRiG+YZZrAbXihP1wXrW8DhR&#10;IIgrbyzXGj7Lt/EziBCRDbaeScOFAqyWd6MF5safuaDTPtYiQTjkqKGJsculDFVDDsPEd8QpO/je&#10;YUy2r6Xp8ZzgrpVTpWbSoeW00GBHLw1Vx/2v07D+4uLV/rx/fxSHwpZlpng3O2r9cD9s5knWcxCR&#10;hvjfuCG2RsOTyjL4u5TugFxeAQAA//8DAFBLAQItABQABgAIAAAAIQDb4fbL7gAAAIUBAAATAAAA&#10;AAAAAAAAAAAAAAAAAABbQ29udGVudF9UeXBlc10ueG1sUEsBAi0AFAAGAAgAAAAhAFr0LFu/AAAA&#10;FQEAAAsAAAAAAAAAAAAAAAAAHwEAAF9yZWxzLy5yZWxzUEsBAi0AFAAGAAgAAAAhAF3LF0T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141422C9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w w:val="103"/>
                        <w:sz w:val="16"/>
                      </w:rPr>
                      <w:t>8</w:t>
                    </w:r>
                  </w:p>
                </w:txbxContent>
              </v:textbox>
            </v:shape>
            <v:shape id="Text Box 3095" o:spid="_x0000_s3633" type="#_x0000_t202" style="position:absolute;left:6882;top:1323;width:453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TDygAAAOIAAAAPAAAAZHJzL2Rvd25yZXYueG1sRI9BSwMx&#10;EIXvQv9DGMGbTWqh6LZpKdWCIIjb9eBx3Ex3QzeTdRPb9d87B8HLwGN43+NbbcbQqTMNyUe2MJsa&#10;UMR1dJ4bC+/V/vYeVMrIDrvIZOGHEmzWk6sVFi5euKTzITdKIJwKtNDm3Bdap7qlgGkae2L5HeMQ&#10;MEscGu0GvAg8dPrOmIUO6FkWWuxp11J9OnwHC9sPLp/81+vnW3ksfVU9GH5ZnKy9uR4fl3K2S1CZ&#10;xvzf+EM8OwvzmREJURId0OtfAAAA//8DAFBLAQItABQABgAIAAAAIQDb4fbL7gAAAIUBAAATAAAA&#10;AAAAAAAAAAAAAAAAAABbQ29udGVudF9UeXBlc10ueG1sUEsBAi0AFAAGAAgAAAAhAFr0LFu/AAAA&#10;FQEAAAsAAAAAAAAAAAAAAAAAHwEAAF9yZWxzLy5yZWxzUEsBAi0AFAAGAAgAAAAhAFIaJMP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5501E774" w14:textId="77777777" w:rsidR="00787276" w:rsidRDefault="00787276">
                    <w:pPr>
                      <w:spacing w:line="117" w:lineRule="exac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46ACC8"/>
                        <w:w w:val="105"/>
                        <w:sz w:val="10"/>
                      </w:rPr>
                      <w:t>dyn.Loud</w:t>
                    </w:r>
                  </w:p>
                </w:txbxContent>
              </v:textbox>
            </v:shape>
            <v:shape id="Text Box 3096" o:spid="_x0000_s3634" type="#_x0000_t202" style="position:absolute;left:4296;top:1560;width:172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oFYygAAAOIAAAAPAAAAZHJzL2Rvd25yZXYueG1sRI9PawIx&#10;FMTvhX6H8ArearIKYlejSP+AUChdt4ceXzfP3eDmZd1E3X77piB4GRiG+Q2zXA+uFWfqg/WsIRsr&#10;EMSVN5ZrDV/l2+McRIjIBlvPpOGXAqxX93dLzI2/cEHnXaxFgnDIUUMTY5dLGaqGHIax74hTtve9&#10;w5hsX0vT4yXBXSsnSs2kQ8tpocGOnhuqDruT07D55uLVHj9+Pot9YcvySfH77KD16GF4WSTZLEBE&#10;GuKtcUVsjYZppjL4v5TugFz9AQAA//8DAFBLAQItABQABgAIAAAAIQDb4fbL7gAAAIUBAAATAAAA&#10;AAAAAAAAAAAAAAAAAABbQ29udGVudF9UeXBlc10ueG1sUEsBAi0AFAAGAAgAAAAhAFr0LFu/AAAA&#10;FQEAAAsAAAAAAAAAAAAAAAAAHwEAAF9yZWxzLy5yZWxzUEsBAi0AFAAGAAgAAAAhAD1WgVj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1581896" w14:textId="77777777" w:rsidR="00787276" w:rsidRDefault="00787276">
                    <w:pPr>
                      <w:spacing w:line="117" w:lineRule="exac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DFA818"/>
                        <w:w w:val="105"/>
                        <w:sz w:val="10"/>
                      </w:rPr>
                      <w:t>.F2</w:t>
                    </w:r>
                  </w:p>
                </w:txbxContent>
              </v:textbox>
            </v:shape>
            <v:shape id="Text Box 3097" o:spid="_x0000_s3635" type="#_x0000_t202" style="position:absolute;left:5022;top:1547;width:204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B8vygAAAOIAAAAPAAAAZHJzL2Rvd25yZXYueG1sRI9PawIx&#10;FMTvQr9DeEJvmmhB7GoU6R8QCsV1e+jxuXnuBjcv203U7bdvBKGXgWGY3zDLde8acaEuWM8aJmMF&#10;grj0xnKl4at4H81BhIhssPFMGn4pwHr1MFhiZvyVc7rsYyUShEOGGuoY20zKUNbkMIx9S5yyo+8c&#10;xmS7SpoOrwnuGjlVaiYdWk4LNbb0UlN52p+dhs0352/25/Owy4+5LYpnxR+zk9aPw/51kWSzABGp&#10;j/+NO2JrNDxN1BRul9IdkKs/AAAA//8DAFBLAQItABQABgAIAAAAIQDb4fbL7gAAAIUBAAATAAAA&#10;AAAAAAAAAAAAAAAAAABbQ29udGVudF9UeXBlc10ueG1sUEsBAi0AFAAGAAgAAAAhAFr0LFu/AAAA&#10;FQEAAAsAAAAAAAAAAAAAAAAAHwEAAF9yZWxzLy5yZWxzUEsBAi0AFAAGAAgAAAAhAM2EHy/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7D66D58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w w:val="105"/>
                        <w:sz w:val="16"/>
                      </w:rPr>
                      <w:t>10</w:t>
                    </w:r>
                  </w:p>
                </w:txbxContent>
              </v:textbox>
            </v:shape>
            <v:shape id="Text Box 3098" o:spid="_x0000_s3636" type="#_x0000_t202" style="position:absolute;left:6081;top:1541;width:112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Lq0ygAAAOIAAAAPAAAAZHJzL2Rvd25yZXYueG1sRI9PawIx&#10;FMTvQr9DeEJvmlhBdDWK9A8UCsV1e+jxuXnuBjcv202q22/fCIKXgWGY3zCrTe8acaYuWM8aJmMF&#10;grj0xnKl4at4G81BhIhssPFMGv4owGb9MFhhZvyFczrvYyUShEOGGuoY20zKUNbkMIx9S5yyo+8c&#10;xmS7SpoOLwnuGvmk1Ew6tJwWamzpuabytP91GrbfnL/an8/DLj/mtigWij9mJ60fh/3LMsl2CSJS&#10;H++NG+LdaJhO1BSul9IdkOt/AAAA//8DAFBLAQItABQABgAIAAAAIQDb4fbL7gAAAIUBAAATAAAA&#10;AAAAAAAAAAAAAAAAAABbQ29udGVudF9UeXBlc10ueG1sUEsBAi0AFAAGAAgAAAAhAFr0LFu/AAAA&#10;FQEAAAsAAAAAAAAAAAAAAAAAHwEAAF9yZWxzLy5yZWxzUEsBAi0AFAAGAAgAAAAhAKLIurT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99AD312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w w:val="103"/>
                        <w:sz w:val="16"/>
                      </w:rPr>
                      <w:t>9</w:t>
                    </w:r>
                  </w:p>
                </w:txbxContent>
              </v:textbox>
            </v:shape>
            <v:shape id="Text Box 3099" o:spid="_x0000_s3637" type="#_x0000_t202" style="position:absolute;left:6537;top:1555;width:204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SLAygAAAOIAAAAPAAAAZHJzL2Rvd25yZXYueG1sRI9PawIx&#10;FMTvhX6H8ARvNVGLtKtRpH+gIBTX7aHH5+a5G9y8rJtU12/fFApeBoZhfsMsVr1rxJm6YD1rGI8U&#10;COLSG8uVhq/i/eEJRIjIBhvPpOFKAVbL+7sFZsZfOKfzLlYiQThkqKGOsc2kDGVNDsPIt8QpO/jO&#10;YUy2q6Tp8JLgrpETpWbSoeW0UGNLLzWVx92P07D+5vzNnj732/yQ26J4VryZHbUeDvrXeZL1HESk&#10;Pt4a/4gPo2E6Vo/wdyndAbn8BQAA//8DAFBLAQItABQABgAIAAAAIQDb4fbL7gAAAIUBAAATAAAA&#10;AAAAAAAAAAAAAAAAAABbQ29udGVudF9UeXBlc10ueG1sUEsBAi0AFAAGAAgAAAAhAFr0LFu/AAAA&#10;FQEAAAsAAAAAAAAAAAAAAAAAHwEAAF9yZWxzLy5yZWxzUEsBAi0AFAAGAAgAAAAhAC0hIsD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2CECE32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w w:val="105"/>
                        <w:sz w:val="16"/>
                      </w:rPr>
                      <w:t>25</w:t>
                    </w:r>
                  </w:p>
                </w:txbxContent>
              </v:textbox>
            </v:shape>
            <v:shape id="Text Box 3100" o:spid="_x0000_s3638" type="#_x0000_t202" style="position:absolute;left:6828;top:1439;width:112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YdbygAAAOIAAAAPAAAAZHJzL2Rvd25yZXYueG1sRI9PawIx&#10;FMTvhX6H8ARvNVGptKtRpH+gIBTX7aHH5+a5G9y8rJtU12/fFApeBoZhfsMsVr1rxJm6YD1rGI8U&#10;COLSG8uVhq/i/eEJRIjIBhvPpOFKAVbL+7sFZsZfOKfzLlYiQThkqKGOsc2kDGVNDsPIt8QpO/jO&#10;YUy2q6Tp8JLgrpETpWbSoeW0UGNLLzWVx92P07D+5vzNnj732/yQ26J4VryZHbUeDvrXeZL1HESk&#10;Pt4a/4gPo2E6Vo/wdyndAbn8BQAA//8DAFBLAQItABQABgAIAAAAIQDb4fbL7gAAAIUBAAATAAAA&#10;AAAAAAAAAAAAAAAAAABbQ29udGVudF9UeXBlc10ueG1sUEsBAi0AFAAGAAgAAAAhAFr0LFu/AAAA&#10;FQEAAAsAAAAAAAAAAAAAAAAAHwEAAF9yZWxzLy5yZWxzUEsBAi0AFAAGAAgAAAAhAEJth1v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C13413C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03"/>
                        <w:sz w:val="16"/>
                      </w:rPr>
                      <w:t>2</w:t>
                    </w:r>
                  </w:p>
                </w:txbxContent>
              </v:textbox>
            </v:shape>
            <v:shape id="Text Box 3101" o:spid="_x0000_s3639" type="#_x0000_t202" style="position:absolute;left:4700;top:1700;width:738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xksygAAAOIAAAAPAAAAZHJzL2Rvd25yZXYueG1sRI9PawIx&#10;FMTvhX6H8AreaqLCYlejSP+AUChdt4ceXzfP3eDmZd1E3X77piB4GRiG+Q2zXA+uFWfqg/WsYTJW&#10;IIgrbyzXGr7Kt8c5iBCRDbaeScMvBViv7u+WmBt/4YLOu1iLBOGQo4Ymxi6XMlQNOQxj3xGnbO97&#10;hzHZvpamx0uCu1ZOlcqkQ8tpocGOnhuqDruT07D55uLVHj9+Pot9YcvySfF7dtB69DC8LJJsFiAi&#10;DfHWuCK2RsNsojL4v5TugFz9AQAA//8DAFBLAQItABQABgAIAAAAIQDb4fbL7gAAAIUBAAATAAAA&#10;AAAAAAAAAAAAAAAAAABbQ29udGVudF9UeXBlc10ueG1sUEsBAi0AFAAGAAgAAAAhAFr0LFu/AAAA&#10;FQEAAAsAAAAAAAAAAAAAAAAAHwEAAF9yZWxzLy5yZWxzUEsBAi0AFAAGAAgAAAAhALK/GSz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0D61EDB2" w14:textId="77777777" w:rsidR="00787276" w:rsidRDefault="00787276">
                    <w:pPr>
                      <w:spacing w:line="117" w:lineRule="exac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C58D28"/>
                        <w:w w:val="105"/>
                        <w:sz w:val="10"/>
                      </w:rPr>
                      <w:t>motion.Disjunct</w:t>
                    </w:r>
                  </w:p>
                </w:txbxContent>
              </v:textbox>
            </v:shape>
            <v:shape id="Text Box 3102" o:spid="_x0000_s3640" type="#_x0000_t202" style="position:absolute;left:5152;top:1777;width:544;height: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7y3ygAAAOIAAAAPAAAAZHJzL2Rvd25yZXYueG1sRI9PawIx&#10;FMTvQr9DeII3TVSw7WoU6R8oCKXr9tDjc/PcDW5e1k2q229vCoVeBoZhfsOsNr1rxIW6YD1rmE4U&#10;COLSG8uVhs/idfwAIkRkg41n0vBDATbru8EKM+OvnNNlHyuRIBwy1FDH2GZShrImh2HiW+KUHX3n&#10;MCbbVdJ0eE1w18iZUgvp0HJaqLGlp5rK0/7badh+cf5iz++Hj/yY26J4VLxbnLQeDfvnZZLtEkSk&#10;Pv43/hBvRsN8qu7h91K6A3J9AwAA//8DAFBLAQItABQABgAIAAAAIQDb4fbL7gAAAIUBAAATAAAA&#10;AAAAAAAAAAAAAAAAAABbQ29udGVudF9UeXBlc10ueG1sUEsBAi0AFAAGAAgAAAAhAFr0LFu/AAAA&#10;FQEAAAsAAAAAAAAAAAAAAAAAHwEAAF9yZWxzLy5yZWxzUEsBAi0AFAAGAAgAAAAhAN3zvLf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49E27AA" w14:textId="77777777" w:rsidR="00787276" w:rsidRDefault="00787276">
                    <w:pPr>
                      <w:spacing w:before="15" w:line="189" w:lineRule="auto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w w:val="105"/>
                        <w:sz w:val="16"/>
                      </w:rPr>
                      <w:t xml:space="preserve">24 </w:t>
                    </w:r>
                    <w:r>
                      <w:rPr>
                        <w:rFonts w:ascii="Helvetica"/>
                        <w:b/>
                        <w:color w:val="F69100"/>
                        <w:w w:val="105"/>
                        <w:position w:val="-5"/>
                        <w:sz w:val="16"/>
                      </w:rPr>
                      <w:t>21</w:t>
                    </w:r>
                  </w:p>
                  <w:p w14:paraId="7264A5A2" w14:textId="77777777" w:rsidR="00787276" w:rsidRDefault="00787276">
                    <w:pPr>
                      <w:spacing w:line="98" w:lineRule="exact"/>
                      <w:ind w:left="68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C73E13"/>
                        <w:w w:val="105"/>
                        <w:sz w:val="10"/>
                      </w:rPr>
                      <w:t>tic.Legato</w:t>
                    </w:r>
                  </w:p>
                  <w:p w14:paraId="1A332D6B" w14:textId="77777777" w:rsidR="00787276" w:rsidRDefault="00787276">
                    <w:pPr>
                      <w:spacing w:before="92" w:line="189" w:lineRule="exact"/>
                      <w:ind w:left="222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05"/>
                        <w:sz w:val="16"/>
                      </w:rPr>
                      <w:t>28</w:t>
                    </w:r>
                  </w:p>
                </w:txbxContent>
              </v:textbox>
            </v:shape>
            <v:shape id="Text Box 3103" o:spid="_x0000_s3641" type="#_x0000_t202" style="position:absolute;left:5691;top:1840;width:408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CjFygAAAOIAAAAPAAAAZHJzL2Rvd25yZXYueG1sRI/BSgMx&#10;EIbvQt8hjODNJrVQdNu0lGpBEMTtevA4bqa7oZvJuont+vbOQfAy8DP838y32oyhU2cako9sYTY1&#10;oIjr6Dw3Ft6r/e09qJSRHXaRycIPJdisJ1crLFy8cEnnQ26UQDgVaKHNuS+0TnVLAdM09sSyO8Yh&#10;YJY4NNoNeBF46PSdMQsd0LNcaLGnXUv16fAdLGw/uHzyX6+fb+Wx9FX1YPhlcbL25np8XMrYLkFl&#10;GvN/4w/x7CzMZ0Z+FiXRAb3+BQAA//8DAFBLAQItABQABgAIAAAAIQDb4fbL7gAAAIUBAAATAAAA&#10;AAAAAAAAAAAAAAAAAABbQ29udGVudF9UeXBlc10ueG1sUEsBAi0AFAAGAAgAAAAhAFr0LFu/AAAA&#10;FQEAAAsAAAAAAAAAAAAAAAAAHwEAAF9yZWxzLy5yZWxzUEsBAi0AFAAGAAgAAAAhAKxsKMX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5D40944" w14:textId="77777777" w:rsidR="00787276" w:rsidRDefault="00787276">
                    <w:pPr>
                      <w:spacing w:line="186" w:lineRule="exact"/>
                      <w:ind w:left="96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w w:val="105"/>
                        <w:sz w:val="16"/>
                      </w:rPr>
                      <w:t>18</w:t>
                    </w:r>
                  </w:p>
                  <w:p w14:paraId="527430F8" w14:textId="77777777" w:rsidR="00787276" w:rsidRDefault="00787276">
                    <w:pPr>
                      <w:spacing w:before="39" w:line="239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w w:val="105"/>
                        <w:position w:val="5"/>
                        <w:sz w:val="16"/>
                      </w:rPr>
                      <w:t xml:space="preserve">5 </w:t>
                    </w:r>
                    <w:r>
                      <w:rPr>
                        <w:rFonts w:ascii="Helvetica"/>
                        <w:b/>
                        <w:color w:val="5BBCD6"/>
                        <w:w w:val="105"/>
                        <w:sz w:val="16"/>
                      </w:rPr>
                      <w:t>22</w:t>
                    </w:r>
                  </w:p>
                </w:txbxContent>
              </v:textbox>
            </v:shape>
            <v:shape id="Text Box 3104" o:spid="_x0000_s3642" type="#_x0000_t202" style="position:absolute;left:6169;top:1776;width:756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1eygAAAOIAAAAPAAAAZHJzL2Rvd25yZXYueG1sRI9BawIx&#10;FITvhf6H8ARvNdGC1NUoUlsQhNJ1e+jxuXnuBjcv203U7b9vCoKXgWGYb5jFqneNuFAXrGcN45EC&#10;QVx6Y7nS8FW8P72ACBHZYOOZNPxSgNXy8WGBmfFXzumyj5VIEA4ZaqhjbDMpQ1mTwzDyLXHKjr5z&#10;GJPtKmk6vCa4a+REqal0aDkt1NjSa03laX92GtbfnL/Zn4/DZ37MbVHMFO+mJ62Hg34zT7Keg4jU&#10;x3vjhtgaDc9jNYP/S+kOyOUfAAAA//8DAFBLAQItABQABgAIAAAAIQDb4fbL7gAAAIUBAAATAAAA&#10;AAAAAAAAAAAAAAAAAABbQ29udGVudF9UeXBlc10ueG1sUEsBAi0AFAAGAAgAAAAhAFr0LFu/AAAA&#10;FQEAAAsAAAAAAAAAAAAAAAAAHwEAAF9yZWxzLy5yZWxzUEsBAi0AFAAGAAgAAAAhAMMgjV7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415CDC9F" w14:textId="77777777" w:rsidR="00787276" w:rsidRDefault="00787276">
                    <w:pPr>
                      <w:spacing w:line="230" w:lineRule="auto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i/>
                        <w:color w:val="C73E13"/>
                        <w:spacing w:val="-18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50A45C"/>
                        <w:spacing w:val="-75"/>
                        <w:w w:val="103"/>
                        <w:position w:val="-8"/>
                        <w:sz w:val="16"/>
                      </w:rPr>
                      <w:t>2</w:t>
                    </w:r>
                    <w:r>
                      <w:rPr>
                        <w:rFonts w:ascii="Helvetica"/>
                        <w:i/>
                        <w:color w:val="C73E13"/>
                        <w:spacing w:val="4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Helvetica"/>
                        <w:i/>
                        <w:color w:val="C73E13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Helvetica"/>
                        <w:i/>
                        <w:color w:val="C73E13"/>
                        <w:spacing w:val="-18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Helvetica"/>
                        <w:b/>
                        <w:color w:val="50A45C"/>
                        <w:spacing w:val="-75"/>
                        <w:w w:val="103"/>
                        <w:position w:val="-8"/>
                        <w:sz w:val="16"/>
                      </w:rPr>
                      <w:t>0</w:t>
                    </w:r>
                    <w:r>
                      <w:rPr>
                        <w:rFonts w:ascii="Helvetica"/>
                        <w:i/>
                        <w:color w:val="C73E13"/>
                        <w:w w:val="105"/>
                        <w:sz w:val="10"/>
                      </w:rPr>
                      <w:t>c.Marca</w:t>
                    </w:r>
                    <w:r>
                      <w:rPr>
                        <w:rFonts w:ascii="Helvetica"/>
                        <w:i/>
                        <w:color w:val="C73E13"/>
                        <w:spacing w:val="-2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Helvetica"/>
                        <w:b/>
                        <w:color w:val="FF0000"/>
                        <w:spacing w:val="-91"/>
                        <w:w w:val="103"/>
                        <w:position w:val="2"/>
                        <w:sz w:val="16"/>
                      </w:rPr>
                      <w:t>1</w:t>
                    </w:r>
                    <w:r>
                      <w:rPr>
                        <w:rFonts w:ascii="Helvetica"/>
                        <w:i/>
                        <w:color w:val="C73E13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Helvetica"/>
                        <w:i/>
                        <w:color w:val="C73E13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Helvetica"/>
                        <w:b/>
                        <w:color w:val="FF0000"/>
                        <w:w w:val="103"/>
                        <w:position w:val="2"/>
                        <w:sz w:val="16"/>
                      </w:rPr>
                      <w:t>6</w:t>
                    </w:r>
                  </w:p>
                  <w:p w14:paraId="22888E97" w14:textId="77777777" w:rsidR="00787276" w:rsidRDefault="00787276">
                    <w:pPr>
                      <w:spacing w:line="256" w:lineRule="auto"/>
                      <w:ind w:left="46" w:right="14" w:firstLine="506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859C78"/>
                        <w:w w:val="105"/>
                        <w:sz w:val="10"/>
                      </w:rPr>
                      <w:t xml:space="preserve">con </w:t>
                    </w:r>
                    <w:r>
                      <w:rPr>
                        <w:rFonts w:ascii="Helvetica"/>
                        <w:i/>
                        <w:color w:val="DD8D29"/>
                        <w:w w:val="105"/>
                        <w:sz w:val="10"/>
                      </w:rPr>
                      <w:t>ha</w:t>
                    </w:r>
                    <w:r>
                      <w:rPr>
                        <w:rFonts w:ascii="Helvetica"/>
                        <w:i/>
                        <w:color w:val="DD8D29"/>
                        <w:spacing w:val="2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Helvetica"/>
                        <w:i/>
                        <w:color w:val="DD8D29"/>
                        <w:w w:val="105"/>
                        <w:sz w:val="10"/>
                      </w:rPr>
                      <w:t>m.</w:t>
                    </w:r>
                    <w:r>
                      <w:rPr>
                        <w:rFonts w:ascii="Helvetica"/>
                        <w:i/>
                        <w:color w:val="DD8D29"/>
                        <w:spacing w:val="-63"/>
                        <w:w w:val="105"/>
                        <w:sz w:val="10"/>
                      </w:rPr>
                      <w:t>M</w:t>
                    </w:r>
                    <w:r>
                      <w:rPr>
                        <w:rFonts w:ascii="Helvetica"/>
                        <w:b/>
                        <w:color w:val="50A45C"/>
                        <w:spacing w:val="-30"/>
                        <w:w w:val="103"/>
                        <w:sz w:val="16"/>
                      </w:rPr>
                      <w:t>2</w:t>
                    </w:r>
                    <w:r>
                      <w:rPr>
                        <w:rFonts w:ascii="Helvetica"/>
                        <w:i/>
                        <w:color w:val="DD8D29"/>
                        <w:spacing w:val="-29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50A45C"/>
                        <w:spacing w:val="-63"/>
                        <w:w w:val="103"/>
                        <w:sz w:val="16"/>
                      </w:rPr>
                      <w:t>9</w:t>
                    </w:r>
                    <w:r>
                      <w:rPr>
                        <w:rFonts w:ascii="Helvetica"/>
                        <w:i/>
                        <w:color w:val="DD8D29"/>
                        <w:w w:val="105"/>
                        <w:sz w:val="10"/>
                      </w:rPr>
                      <w:t>jor</w:t>
                    </w:r>
                  </w:p>
                </w:txbxContent>
              </v:textbox>
            </v:shape>
            <v:shape id="Text Box 3105" o:spid="_x0000_s3643" type="#_x0000_t202" style="position:absolute;left:5161;top:3282;width:86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7IeygAAAOIAAAAPAAAAZHJzL2Rvd25yZXYueG1sRI9BS8NA&#10;EIXvgv9hmYI3u4mFomm3pWgLgiCm8eBxmp0mS7OzaXZt4793DoKXgcfwvse3XI++UxcaogtsIJ9m&#10;oIjrYB03Bj6r3f0jqJiQLXaBycAPRVivbm+WWNhw5ZIu+9QogXAs0ECbUl9oHeuWPMZp6InldwyD&#10;xyRxaLQd8Cpw3+mHLJtrj45locWenluqT/tvb2DzxeXWnd8PH+WxdFX1lPHb/GTM3WR8WcjZLEAl&#10;GtN/4w/xag3M8lwkREl0QK9+AQAA//8DAFBLAQItABQABgAIAAAAIQDb4fbL7gAAAIUBAAATAAAA&#10;AAAAAAAAAAAAAAAAAABbQ29udGVudF9UeXBlc10ueG1sUEsBAi0AFAAGAAgAAAAhAFr0LFu/AAAA&#10;FQEAAAsAAAAAAAAAAAAAAAAAHwEAAF9yZWxzLy5yZWxzUEsBAi0AFAAGAAgAAAAhANfDsh7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15F30ADD" w14:textId="77777777" w:rsidR="00787276" w:rsidRDefault="00787276">
                    <w:pPr>
                      <w:spacing w:before="72"/>
                      <w:ind w:left="31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E1C408"/>
                        <w:w w:val="105"/>
                        <w:sz w:val="10"/>
                      </w:rPr>
                      <w:t>ter.Trip</w:t>
                    </w:r>
                  </w:p>
                </w:txbxContent>
              </v:textbox>
            </v:shape>
            <v:shape id="Text Box 3106" o:spid="_x0000_s3644" type="#_x0000_t202" style="position:absolute;left:5047;top:3355;width:166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xeFyQAAAOIAAAAPAAAAZHJzL2Rvd25yZXYueG1sRI9Ba8JA&#10;FITvQv/D8gq96SYtiEZXEW1BEEpjPPT4mn0mi9m3aXbV+O+7BcHLwDDMN8x82dtGXKjzxrGCdJSA&#10;IC6dNlwpOBQfwwkIH5A1No5JwY08LBdPgzlm2l05p8s+VCJC2GeooA6hzaT0ZU0W/ci1xDE7us5i&#10;iLarpO7wGuG2ka9JMpYWDceFGlta11Se9merYPXN+bv5/fz5yo+5KYppwrvxSamX534zi7KagQjU&#10;h0fjjthqBW9pmsL/pXgH5OIPAAD//wMAUEsBAi0AFAAGAAgAAAAhANvh9svuAAAAhQEAABMAAAAA&#10;AAAAAAAAAAAAAAAAAFtDb250ZW50X1R5cGVzXS54bWxQSwECLQAUAAYACAAAACEAWvQsW78AAAAV&#10;AQAACwAAAAAAAAAAAAAAAAAfAQAAX3JlbHMvLnJlbHNQSwECLQAUAAYACAAAACEAuI8XhckAAADi&#10;AAAADwAAAAAAAAAAAAAAAAAHAgAAZHJzL2Rvd25yZXYueG1sUEsFBgAAAAADAAMAtwAAAP0CAAAA&#10;AA==&#10;" filled="f" stroked="f">
              <o:lock v:ext="edit" aspectratio="t" verticies="t" text="t" shapetype="t"/>
              <v:textbox inset="0,0,0,0">
                <w:txbxContent>
                  <w:p w14:paraId="6990BFEC" w14:textId="77777777" w:rsidR="00787276" w:rsidRDefault="00787276">
                    <w:pPr>
                      <w:spacing w:line="117" w:lineRule="exac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E1C408"/>
                        <w:w w:val="105"/>
                        <w:sz w:val="10"/>
                      </w:rPr>
                      <w:t>me</w:t>
                    </w:r>
                  </w:p>
                </w:txbxContent>
              </v:textbox>
            </v:shape>
            <v:shape id="Text Box 3107" o:spid="_x0000_s3645" type="#_x0000_t202" style="position:absolute;left:6935;top:2843;width:8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zPqyQAAAOIAAAAPAAAAZHJzL2Rvd25yZXYueG1sRI9Ba8JA&#10;FITvgv9heUJvdROtmiauUiwFLxaq6f2RfU1Ss29jdtX037tCwcvAMMw3zHLdm0ZcqHO1ZQXxOAJB&#10;XFhdc6kgP3w8JyCcR9bYWCYFf+RgvRoOlphqe+Uvuux9KQKEXYoKKu/bVEpXVGTQjW1LHLIf2xn0&#10;wXal1B1eA9w0chJFc2mw5rBQYUubiorj/mwUNLsiOX376WGxSX4/JZ5fXvPZVqmnUf+eBXnLQHjq&#10;/aPxj9hqBdM4nsD9UrgDcnUDAAD//wMAUEsBAi0AFAAGAAgAAAAhANvh9svuAAAAhQEAABMAAAAA&#10;AAAAAAAAAAAAAAAAAFtDb250ZW50X1R5cGVzXS54bWxQSwECLQAUAAYACAAAACEAWvQsW78AAAAV&#10;AQAACwAAAAAAAAAAAAAAAAAfAQAAX3JlbHMvLnJlbHNQSwECLQAUAAYACAAAACEAOmcz6skAAADi&#10;AAAADwAAAAAAAAAAAAAAAAAHAgAAZHJzL2Rvd25yZXYueG1sUEsFBgAAAAADAAMAtwAAAP0CAAAA&#10;AA=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66A771FC" w14:textId="77777777" w:rsidR="00787276" w:rsidRDefault="00787276">
                    <w:pPr>
                      <w:spacing w:before="9"/>
                      <w:rPr>
                        <w:sz w:val="15"/>
                      </w:rPr>
                    </w:pPr>
                  </w:p>
                  <w:p w14:paraId="40CCB015" w14:textId="77777777" w:rsidR="00787276" w:rsidRDefault="00787276">
                    <w:pPr>
                      <w:ind w:left="-23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84BB78"/>
                        <w:w w:val="105"/>
                        <w:sz w:val="10"/>
                      </w:rPr>
                      <w:t>.Classical</w:t>
                    </w:r>
                  </w:p>
                </w:txbxContent>
              </v:textbox>
            </v:shape>
            <v:shape id="Text Box 3108" o:spid="_x0000_s3646" type="#_x0000_t202" style="position:absolute;left:6062;top:2843;width:86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SxpygAAAOIAAAAPAAAAZHJzL2Rvd25yZXYueG1sRI9Pa8JA&#10;FMTvBb/D8gre6iYK0kZXEf+AUJDG9NDja/aZLGbfxuyq6bd3C4VeBoZhfsPMl71txI06bxwrSEcJ&#10;COLSacOVgs9i9/IKwgdkjY1jUvBDHpaLwdMcM+3unNPtGCoRIewzVFCH0GZS+rImi37kWuKYnVxn&#10;MUTbVVJ3eI9w28hxkkylRcNxocaW1jWV5+PVKlh9cb41l8P3R37KTVG8Jfw+PSs1fO43syirGYhA&#10;ffhv/CH2WsEkTSfweyneAbl4AAAA//8DAFBLAQItABQABgAIAAAAIQDb4fbL7gAAAIUBAAATAAAA&#10;AAAAAAAAAAAAAAAAAABbQ29udGVudF9UeXBlc10ueG1sUEsBAi0AFAAGAAgAAAAhAFr0LFu/AAAA&#10;FQEAAAsAAAAAAAAAAAAAAAAAHwEAAF9yZWxzLy5yZWxzUEsBAi0AFAAGAAgAAAAhACcRLGn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1C15DB4C" w14:textId="77777777" w:rsidR="00787276" w:rsidRDefault="00787276">
                    <w:pPr>
                      <w:spacing w:before="9"/>
                      <w:rPr>
                        <w:sz w:val="15"/>
                      </w:rPr>
                    </w:pPr>
                  </w:p>
                  <w:p w14:paraId="0D8AB6F3" w14:textId="77777777" w:rsidR="00787276" w:rsidRDefault="00787276">
                    <w:pPr>
                      <w:ind w:right="10"/>
                      <w:jc w:val="righ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84BB78"/>
                        <w:w w:val="105"/>
                        <w:sz w:val="10"/>
                      </w:rPr>
                      <w:t>genre</w:t>
                    </w:r>
                  </w:p>
                </w:txbxContent>
              </v:textbox>
            </v:shape>
            <v:shape id="Text Box 3109" o:spid="_x0000_s3647" type="#_x0000_t202" style="position:absolute;left:5216;top:3128;width:585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LQdygAAAOIAAAAPAAAAZHJzL2Rvd25yZXYueG1sRI9Ba8JA&#10;FITvBf/D8gq91U1sEY2uImqhIJTG9NDja/aZLGbfxuxW4793hUIvA8Mw3zDzZW8bcabOG8cK0mEC&#10;grh02nCl4Kt4e56A8AFZY+OYFFzJw3IxeJhjpt2FczrvQyUihH2GCuoQ2kxKX9Zk0Q9dSxyzg+ss&#10;hmi7SuoOLxFuGzlKkrG0aDgu1NjSuqbyuP+1ClbfnG/N6ePnMz/kpiimCe/GR6WeHvvNLMpqBiJQ&#10;H/4bf4h3reAlTV/hfineAbm4AQAA//8DAFBLAQItABQABgAIAAAAIQDb4fbL7gAAAIUBAAATAAAA&#10;AAAAAAAAAAAAAAAAAABbQ29udGVudF9UeXBlc10ueG1sUEsBAi0AFAAGAAgAAAAhAFr0LFu/AAAA&#10;FQEAAAsAAAAAAAAAAAAAAAAAHwEAAF9yZWxzLy5yZWxzUEsBAi0AFAAGAAgAAAAhAKj4tB3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189C438D" w14:textId="77777777" w:rsidR="00787276" w:rsidRDefault="00787276">
                    <w:pPr>
                      <w:spacing w:line="117" w:lineRule="exac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84BB78"/>
                        <w:w w:val="105"/>
                        <w:sz w:val="10"/>
                      </w:rPr>
                      <w:t>re.Romantic</w:t>
                    </w:r>
                  </w:p>
                </w:txbxContent>
              </v:textbox>
            </v:shape>
            <v:shape id="Text Box 3110" o:spid="_x0000_s3648" type="#_x0000_t202" style="position:absolute;left:5792;top:2888;width:204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BGGygAAAOIAAAAPAAAAZHJzL2Rvd25yZXYueG1sRI9Ba8JA&#10;FITvBf/D8gq91U0sFY2uImqhIJTG9NDja/aZLGbfxuxW4793hUIvA8Mw3zDzZW8bcabOG8cK0mEC&#10;grh02nCl4Kt4e56A8AFZY+OYFFzJw3IxeJhjpt2FczrvQyUihH2GCuoQ2kxKX9Zk0Q9dSxyzg+ss&#10;hmi7SuoOLxFuGzlKkrG0aDgu1NjSuqbyuP+1ClbfnG/N6ePnMz/kpiimCe/GR6WeHvvNLMpqBiJQ&#10;H/4bf4h3reAlTV/hfineAbm4AQAA//8DAFBLAQItABQABgAIAAAAIQDb4fbL7gAAAIUBAAATAAAA&#10;AAAAAAAAAAAAAAAAAABbQ29udGVudF9UeXBlc10ueG1sUEsBAi0AFAAGAAgAAAAhAFr0LFu/AAAA&#10;FQEAAAsAAAAAAAAAAAAAAAAAHwEAAF9yZWxzLy5yZWxzUEsBAi0AFAAGAAgAAAAhAMe0EYb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8760AAF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05"/>
                        <w:sz w:val="16"/>
                      </w:rPr>
                      <w:t>11</w:t>
                    </w:r>
                  </w:p>
                </w:txbxContent>
              </v:textbox>
            </v:shape>
            <v:shape id="Text Box 3111" o:spid="_x0000_s3649" type="#_x0000_t202" style="position:absolute;left:5369;top:2775;width:112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o/xygAAAOIAAAAPAAAAZHJzL2Rvd25yZXYueG1sRI9Pa8JA&#10;FMTvBb/D8oTe6iYthBpdRfwDhUJpjAePz+wzWcy+TbNbTb99t1DwMjAM8xtmvhxsK67Ue+NYQTpJ&#10;QBBXThuuFRzK3dMrCB+QNbaOScEPeVguRg9zzLW7cUHXfahFhLDPUUETQpdL6auGLPqJ64hjdna9&#10;xRBtX0vd4y3CbSufkySTFg3HhQY7WjdUXfbfVsHqyMXWfH2cPotzYcpymvB7dlHqcTxsZlFWMxCB&#10;hnBv/CPetIKXNM3g71K8A3LxCwAA//8DAFBLAQItABQABgAIAAAAIQDb4fbL7gAAAIUBAAATAAAA&#10;AAAAAAAAAAAAAAAAAABbQ29udGVudF9UeXBlc10ueG1sUEsBAi0AFAAGAAgAAAAhAFr0LFu/AAAA&#10;FQEAAAsAAAAAAAAAAAAAAAAAHwEAAF9yZWxzLy5yZWxzUEsBAi0AFAAGAAgAAAAhADdmj/H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3FA0326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03"/>
                        <w:sz w:val="16"/>
                      </w:rPr>
                      <w:t>3</w:t>
                    </w:r>
                  </w:p>
                </w:txbxContent>
              </v:textbox>
            </v:shape>
            <v:shape id="Text Box 3112" o:spid="_x0000_s3650" type="#_x0000_t202" style="position:absolute;left:4278;top:2843;width:8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ipqygAAAOIAAAAPAAAAZHJzL2Rvd25yZXYueG1sRI9Ba8JA&#10;FITvBf/D8gre6iYVrEZXEbUgCKUxPfT4mn0mi9m3aXar8d+7hUIvA8Mw3zCLVW8bcaHOG8cK0lEC&#10;grh02nCl4KN4fZqC8AFZY+OYFNzIw2o5eFhgpt2Vc7ocQyUihH2GCuoQ2kxKX9Zk0Y9cSxyzk+ss&#10;hmi7SuoOrxFuG/mcJBNp0XBcqLGlTU3l+fhjFaw/Od+Z77ev9/yUm6KYJXyYnJUaPvbbeZT1HESg&#10;Pvw3/hB7rWCcpi/weyneAbm8AwAA//8DAFBLAQItABQABgAIAAAAIQDb4fbL7gAAAIUBAAATAAAA&#10;AAAAAAAAAAAAAAAAAABbQ29udGVudF9UeXBlc10ueG1sUEsBAi0AFAAGAAgAAAAhAFr0LFu/AAAA&#10;FQEAAAsAAAAAAAAAAAAAAAAAHwEAAF9yZWxzLy5yZWxzUEsBAi0AFAAGAAgAAAAhAFgqKmr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FABC0C6" w14:textId="77777777" w:rsidR="00787276" w:rsidRDefault="00787276">
                    <w:pPr>
                      <w:rPr>
                        <w:sz w:val="12"/>
                      </w:rPr>
                    </w:pPr>
                  </w:p>
                  <w:p w14:paraId="3B0F3463" w14:textId="77777777" w:rsidR="00787276" w:rsidRDefault="00787276">
                    <w:pPr>
                      <w:spacing w:before="9"/>
                      <w:rPr>
                        <w:sz w:val="12"/>
                      </w:rPr>
                    </w:pPr>
                  </w:p>
                  <w:p w14:paraId="5159863E" w14:textId="77777777" w:rsidR="00787276" w:rsidRDefault="00787276">
                    <w:pPr>
                      <w:ind w:right="-72"/>
                      <w:jc w:val="righ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84BB78"/>
                        <w:w w:val="105"/>
                        <w:sz w:val="10"/>
                      </w:rPr>
                      <w:t>gen</w:t>
                    </w:r>
                  </w:p>
                </w:txbxContent>
              </v:textbox>
            </v:shape>
            <v:shape id="Text Box 3113" o:spid="_x0000_s3651" type="#_x0000_t202" style="position:absolute;left:6935;top:2395;width:8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wQAygAAAOIAAAAPAAAAZHJzL2Rvd25yZXYueG1sRI9Na8JA&#10;EIbvhf6HZQq91U1qqzG6ilgKXir4dR+yYxKbnY3ZVdN/3zkUehl4Gd5n5pkteteoG3Wh9mwgHSSg&#10;iAtvay4NHPafLxmoEJEtNp7JwA8FWMwfH2aYW3/nLd12sVQC4ZCjgSrGNtc6FBU5DAPfEsvu5DuH&#10;UWJXatvhXeCu0a9JMtIOa5YLFba0qqj43l2dgearyC7HONyPV9l5o/H6Njm8r415fuo/pjKWU1CR&#10;+vjf+EOsrYFhmsrPoiQ6oOe/AAAA//8DAFBLAQItABQABgAIAAAAIQDb4fbL7gAAAIUBAAATAAAA&#10;AAAAAAAAAAAAAAAAAABbQ29udGVudF9UeXBlc10ueG1sUEsBAi0AFAAGAAgAAAAhAFr0LFu/AAAA&#10;FQEAAAsAAAAAAAAAAAAAAAAAHwEAAF9yZWxzLy5yZWxzUEsBAi0AFAAGAAgAAAAhAFuPBADKAAAA&#10;4gAAAA8AAAAAAAAAAAAAAAAABwIAAGRycy9kb3ducmV2LnhtbFBLBQYAAAAAAwADALcAAAD+AgAA&#10;AAA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2C31D168" w14:textId="77777777" w:rsidR="00787276" w:rsidRDefault="00787276">
                    <w:pPr>
                      <w:spacing w:line="113" w:lineRule="exact"/>
                      <w:ind w:left="107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C73E13"/>
                        <w:w w:val="105"/>
                        <w:sz w:val="10"/>
                      </w:rPr>
                      <w:t>artic.Staccato</w:t>
                    </w:r>
                  </w:p>
                </w:txbxContent>
              </v:textbox>
            </v:shape>
            <v:shape id="Text Box 3114" o:spid="_x0000_s3652" type="#_x0000_t202" style="position:absolute;left:6045;top:2691;width:714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RuDygAAAOIAAAAPAAAAZHJzL2Rvd25yZXYueG1sRI9Ba8JA&#10;FITvBf/D8oTe6iYWRKOriLZQKIgxHjw+s89kMfs2zW41/fddodDLwDDMN8xi1dtG3KjzxrGCdJSA&#10;IC6dNlwpOBbvL1MQPiBrbByTgh/ysFoOnhaYaXfnnG6HUIkIYZ+hgjqENpPSlzVZ9CPXEsfs4jqL&#10;IdqukrrDe4TbRo6TZCItGo4LNba0qam8Hr6tgvWJ8zfztTvv80tuimKW8OfkqtTzsN/Oo6znIAL1&#10;4b/xh/jQCl7TdAaPS/EOyOUvAAAA//8DAFBLAQItABQABgAIAAAAIQDb4fbL7gAAAIUBAAATAAAA&#10;AAAAAAAAAAAAAAAAAABbQ29udGVudF9UeXBlc10ueG1sUEsBAi0AFAAGAAgAAAAhAFr0LFu/AAAA&#10;FQEAAAsAAAAAAAAAAAAAAAAAHwEAAF9yZWxzLy5yZWxzUEsBAi0AFAAGAAgAAAAhAEb5G4P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15F59618" w14:textId="77777777" w:rsidR="00787276" w:rsidRDefault="00787276">
                    <w:pPr>
                      <w:spacing w:line="117" w:lineRule="exac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84BB78"/>
                        <w:w w:val="105"/>
                        <w:sz w:val="10"/>
                      </w:rPr>
                      <w:t>genre.Baroque</w:t>
                    </w:r>
                  </w:p>
                </w:txbxContent>
              </v:textbox>
            </v:shape>
            <v:shape id="Text Box 3115" o:spid="_x0000_s3653" type="#_x0000_t202" style="position:absolute;left:6487;top:2424;width:112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3ijygAAAOIAAAAPAAAAZHJzL2Rvd25yZXYueG1sRI9Ba8JA&#10;EIXvBf/DMkJvdaOC1Ogq0lYoFEpjPPQ4zY7JYnY2zW41/fedQ8HLwGN43+Nbbwffqgv10QU2MJ1k&#10;oIirYB3XBo7l/uERVEzIFtvAZOCXImw3o7s15jZcuaDLIdVKIBxzNNCk1OVax6ohj3ESOmL5nULv&#10;MUnsa217vArct3qWZQvt0bEsNNjRU0PV+fDjDew+uXhx3+9fH8WpcGW5zPhtcTbmfjw8r+TsVqAS&#10;DenW+Ee8WgPz6UwkREl0QG/+AAAA//8DAFBLAQItABQABgAIAAAAIQDb4fbL7gAAAIUBAAATAAAA&#10;AAAAAAAAAAAAAAAAAABbQ29udGVudF9UeXBlc10ueG1sUEsBAi0AFAAGAAgAAAAhAFr0LFu/AAAA&#10;FQEAAAsAAAAAAAAAAAAAAAAAHwEAAF9yZWxzLy5yZWxzUEsBAi0AFAAGAAgAAAAhABmveKP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5203FB68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03"/>
                        <w:sz w:val="16"/>
                      </w:rPr>
                      <w:t>1</w:t>
                    </w:r>
                  </w:p>
                </w:txbxContent>
              </v:textbox>
            </v:shape>
            <v:shape id="Text Box 3116" o:spid="_x0000_s3654" type="#_x0000_t202" style="position:absolute;left:6225;top:2526;width:112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904ygAAAOIAAAAPAAAAZHJzL2Rvd25yZXYueG1sRI9Pa8JA&#10;FMTvQr/D8gredBMF0egq0j8gFKQxPfT4mn0mi9m3aXbV9Nu7BcHLwDDMb5jVpreNuFDnjWMF6TgB&#10;QVw6bbhS8FW8j+YgfEDW2DgmBX/kYbN+Gqww0+7KOV0OoRIRwj5DBXUIbSalL2uy6MeuJY7Z0XUW&#10;Q7RdJXWH1wi3jZwkyUxaNBwXamzppabydDhbBdtvzt/M7/7nMz/mpigWCX/MTkoNn/vXZZTtEkSg&#10;Pjwad8ROK5imkxT+L8U7INc3AAAA//8DAFBLAQItABQABgAIAAAAIQDb4fbL7gAAAIUBAAATAAAA&#10;AAAAAAAAAAAAAAAAAABbQ29udGVudF9UeXBlc10ueG1sUEsBAi0AFAAGAAgAAAAhAFr0LFu/AAAA&#10;FQEAAAsAAAAAAAAAAAAAAAAAHwEAAF9yZWxzLy5yZWxzUEsBAi0AFAAGAAgAAAAhAHbj3Tj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47060F92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03"/>
                        <w:sz w:val="16"/>
                      </w:rPr>
                      <w:t>2</w:t>
                    </w:r>
                  </w:p>
                </w:txbxContent>
              </v:textbox>
            </v:shape>
            <v:shape id="Text Box 3117" o:spid="_x0000_s3655" type="#_x0000_t202" style="position:absolute;left:5161;top:2395;width:86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UNPygAAAOIAAAAPAAAAZHJzL2Rvd25yZXYueG1sRI9Pa8JA&#10;FMTvhX6H5RW81Y0RxEZXkf4BoSAm6aHH1+wzWcy+TbOrpt/eFYReBoZhfsMs14NtxZl6bxwrmIwT&#10;EMSV04ZrBV/lx/MchA/IGlvHpOCPPKxXjw9LzLS7cE7nItQiQthnqKAJocuk9FVDFv3YdcQxO7je&#10;Yoi2r6Xu8RLhtpVpksykRcNxocGOXhuqjsXJKth8c/5ufnc/+/yQm7J8SfhzdlRq9DS8LaJsFiAC&#10;DeG/cUdstYLpJE3hdineAbm6AgAA//8DAFBLAQItABQABgAIAAAAIQDb4fbL7gAAAIUBAAATAAAA&#10;AAAAAAAAAAAAAAAAAABbQ29udGVudF9UeXBlc10ueG1sUEsBAi0AFAAGAAgAAAAhAFr0LFu/AAAA&#10;FQEAAAsAAAAAAAAAAAAAAAAAHwEAAF9yZWxzLy5yZWxzUEsBAi0AFAAGAAgAAAAhAIYxQ0/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0EB545F6" w14:textId="77777777" w:rsidR="00787276" w:rsidRDefault="00787276">
                    <w:pPr>
                      <w:tabs>
                        <w:tab w:val="left" w:pos="593"/>
                      </w:tabs>
                      <w:spacing w:before="98" w:line="194" w:lineRule="exact"/>
                      <w:ind w:left="156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05"/>
                        <w:position w:val="2"/>
                        <w:sz w:val="16"/>
                      </w:rPr>
                      <w:t>17</w:t>
                    </w:r>
                    <w:r>
                      <w:rPr>
                        <w:rFonts w:ascii="Helvetica"/>
                        <w:b/>
                        <w:color w:val="50A45C"/>
                        <w:w w:val="105"/>
                        <w:position w:val="2"/>
                        <w:sz w:val="16"/>
                      </w:rPr>
                      <w:tab/>
                    </w:r>
                    <w:r>
                      <w:rPr>
                        <w:rFonts w:ascii="Helvetica"/>
                        <w:b/>
                        <w:color w:val="50A45C"/>
                        <w:w w:val="105"/>
                        <w:sz w:val="16"/>
                      </w:rPr>
                      <w:t>30</w:t>
                    </w:r>
                  </w:p>
                  <w:p w14:paraId="5B49AF7B" w14:textId="77777777" w:rsidR="00787276" w:rsidRDefault="00787276">
                    <w:pPr>
                      <w:spacing w:line="100" w:lineRule="exact"/>
                      <w:ind w:left="17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DD8D29"/>
                        <w:w w:val="105"/>
                        <w:sz w:val="10"/>
                      </w:rPr>
                      <w:t>harm.Minor</w:t>
                    </w:r>
                  </w:p>
                </w:txbxContent>
              </v:textbox>
            </v:shape>
            <v:shape id="Text Box 3118" o:spid="_x0000_s3656" type="#_x0000_t202" style="position:absolute;left:4278;top:2395;width:8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ebUygAAAOIAAAAPAAAAZHJzL2Rvd25yZXYueG1sRI9Ba8JA&#10;FITvQv/D8gq96UYFqdGNiLZQKBRjPPT4mn1JFrNv0+xW03/fFQpeBoZhvmHWm8G24kK9N44VTCcJ&#10;COLSacO1glPxOn4G4QOyxtYxKfglD5vsYbTGVLsr53Q5hlpECPsUFTQhdKmUvmzIop+4jjhmlest&#10;hmj7WuoerxFuWzlLkoW0aDguNNjRrqHyfPyxCrafnL+Y74+vQ17lpiiWCb8vzko9PQ77VZTtCkSg&#10;Idwb/4g3rWA+nc3hdineAZn9AQAA//8DAFBLAQItABQABgAIAAAAIQDb4fbL7gAAAIUBAAATAAAA&#10;AAAAAAAAAAAAAAAAAABbQ29udGVudF9UeXBlc10ueG1sUEsBAi0AFAAGAAgAAAAhAFr0LFu/AAAA&#10;FQEAAAsAAAAAAAAAAAAAAAAAHwEAAF9yZWxzLy5yZWxzUEsBAi0AFAAGAAgAAAAhAOl95tT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D585F92" w14:textId="77777777" w:rsidR="00787276" w:rsidRDefault="00787276">
                    <w:pPr>
                      <w:spacing w:before="43"/>
                      <w:ind w:left="188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DFA818"/>
                        <w:w w:val="105"/>
                        <w:sz w:val="10"/>
                      </w:rPr>
                      <w:t>tempo.F3</w:t>
                    </w:r>
                  </w:p>
                  <w:p w14:paraId="025729BA" w14:textId="77777777" w:rsidR="00787276" w:rsidRDefault="00787276">
                    <w:pPr>
                      <w:spacing w:before="5"/>
                      <w:rPr>
                        <w:rFonts w:ascii="Helvetica"/>
                        <w:i/>
                        <w:sz w:val="16"/>
                      </w:rPr>
                    </w:pPr>
                  </w:p>
                  <w:p w14:paraId="64E87532" w14:textId="77777777" w:rsidR="00787276" w:rsidRDefault="00787276">
                    <w:pPr>
                      <w:spacing w:line="77" w:lineRule="exact"/>
                      <w:ind w:left="406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46ACC8"/>
                        <w:w w:val="105"/>
                        <w:sz w:val="10"/>
                      </w:rPr>
                      <w:t>dyn.Soft</w:t>
                    </w:r>
                  </w:p>
                </w:txbxContent>
              </v:textbox>
            </v:shape>
            <v:shape id="Text Box 3119" o:spid="_x0000_s3657" type="#_x0000_t202" style="position:absolute;left:7827;top:1965;width:875;height: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H6gygAAAOIAAAAPAAAAZHJzL2Rvd25yZXYueG1sRI9Ba8JA&#10;FITvQv/D8gq96UZbRKOrSLVQKIgxHjw+s89kMfs2zW41/ffdguBlYBjmG2a+7GwtrtR641jBcJCA&#10;IC6cNlwqOOQf/QkIH5A11o5JwS95WC6eenNMtbtxRtd9KEWEsE9RQRVCk0rpi4os+oFriGN2dq3F&#10;EG1bSt3iLcJtLUdJMpYWDceFCht6r6i47H+sgtWRs4353p522TkzeT5N+Gt8UerluVvPoqxmIAJ1&#10;4dG4Iz61gtfh6A3+L8U7IBd/AAAA//8DAFBLAQItABQABgAIAAAAIQDb4fbL7gAAAIUBAAATAAAA&#10;AAAAAAAAAAAAAAAAAABbQ29udGVudF9UeXBlc10ueG1sUEsBAi0AFAAGAAgAAAAhAFr0LFu/AAAA&#10;FQEAAAsAAAAAAAAAAAAAAAAAHwEAAF9yZWxzLy5yZWxzUEsBAi0AFAAGAAgAAAAhAGaUfqD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1F7C0975" w14:textId="77777777" w:rsidR="00787276" w:rsidRDefault="00787276">
                    <w:pPr>
                      <w:spacing w:before="4"/>
                      <w:rPr>
                        <w:sz w:val="11"/>
                      </w:rPr>
                    </w:pPr>
                  </w:p>
                  <w:p w14:paraId="7483846C" w14:textId="77777777" w:rsidR="00787276" w:rsidRDefault="00787276">
                    <w:pPr>
                      <w:ind w:left="75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DFA818"/>
                        <w:w w:val="105"/>
                        <w:sz w:val="10"/>
                      </w:rPr>
                      <w:t>.F6</w:t>
                    </w:r>
                  </w:p>
                </w:txbxContent>
              </v:textbox>
            </v:shape>
            <v:shape id="Text Box 3120" o:spid="_x0000_s3658" type="#_x0000_t202" style="position:absolute;left:7615;top:2096;width:312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Ns7ygAAAOIAAAAPAAAAZHJzL2Rvd25yZXYueG1sRI9Ba8JA&#10;FITvQv/D8gq96UZLRaOrSLVQKIgxHjw+s89kMfs2zW41/ffdguBlYBjmG2a+7GwtrtR641jBcJCA&#10;IC6cNlwqOOQf/QkIH5A11o5JwS95WC6eenNMtbtxRtd9KEWEsE9RQRVCk0rpi4os+oFriGN2dq3F&#10;EG1bSt3iLcJtLUdJMpYWDceFCht6r6i47H+sgtWRs4353p522TkzeT5N+Gt8UerluVvPoqxmIAJ1&#10;4dG4Iz61gtfh6A3+L8U7IBd/AAAA//8DAFBLAQItABQABgAIAAAAIQDb4fbL7gAAAIUBAAATAAAA&#10;AAAAAAAAAAAAAAAAAABbQ29udGVudF9UeXBlc10ueG1sUEsBAi0AFAAGAAgAAAAhAFr0LFu/AAAA&#10;FQEAAAsAAAAAAAAAAAAAAAAAHwEAAF9yZWxzLy5yZWxzUEsBAi0AFAAGAAgAAAAhAAnY2zv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5A3A27EB" w14:textId="77777777" w:rsidR="00787276" w:rsidRDefault="00787276">
                    <w:pPr>
                      <w:spacing w:line="117" w:lineRule="exac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DFA818"/>
                        <w:w w:val="105"/>
                        <w:sz w:val="10"/>
                      </w:rPr>
                      <w:t>tempo</w:t>
                    </w:r>
                  </w:p>
                </w:txbxContent>
              </v:textbox>
            </v:shape>
            <v:shape id="Text Box 3121" o:spid="_x0000_s3659" type="#_x0000_t202" style="position:absolute;left:6948;top:1898;width:112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kVMygAAAOIAAAAPAAAAZHJzL2Rvd25yZXYueG1sRI9Pa8JA&#10;FMTvQr/D8gredKNC0Ogq0j9QKBST9NDja/aZLGbfptmtpt++KwheBoZhfsNsdoNtxZl6bxwrmE0T&#10;EMSV04ZrBZ/l62QJwgdkja1jUvBHHnbbh9EGM+0unNO5CLWIEPYZKmhC6DIpfdWQRT91HXHMjq63&#10;GKLta6l7vES4beU8SVJp0XBcaLCjp4aqU/FrFey/OH8xPx/fh/yYm7JcJfyenpQaPw7P6yj7NYhA&#10;Q7g3bog3rWAxm6dwvRTvgNz+AwAA//8DAFBLAQItABQABgAIAAAAIQDb4fbL7gAAAIUBAAATAAAA&#10;AAAAAAAAAAAAAAAAAABbQ29udGVudF9UeXBlc10ueG1sUEsBAi0AFAAGAAgAAAAhAFr0LFu/AAAA&#10;FQEAAAsAAAAAAAAAAAAAAAAAHwEAAF9yZWxzLy5yZWxzUEsBAi0AFAAGAAgAAAAhAPkKRUz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E5F2B75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03"/>
                        <w:sz w:val="16"/>
                      </w:rPr>
                      <w:t>4</w:t>
                    </w:r>
                  </w:p>
                </w:txbxContent>
              </v:textbox>
            </v:shape>
            <v:shape id="Text Box 3122" o:spid="_x0000_s3660" type="#_x0000_t202" style="position:absolute;left:6892;top:2007;width:581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uDXygAAAOIAAAAPAAAAZHJzL2Rvd25yZXYueG1sRI9Ba8JA&#10;FITvBf/D8gRvdaOCtdFVRC0UhGJMDz2+Zp/JYvZtzG41/fduoeBlYBjmG2ax6mwtrtR641jBaJiA&#10;IC6cNlwq+MzfnmcgfEDWWDsmBb/kYbXsPS0w1e7GGV2PoRQRwj5FBVUITSqlLyqy6IeuIY7ZybUW&#10;Q7RtKXWLtwi3tRwnyVRaNBwXKmxoU1FxPv5YBesvznbm8vF9yE6ZyfPXhPfTs1KDfredR1nPQQTq&#10;wqPxj3jXCiaj8Qv8XYp3QC7vAAAA//8DAFBLAQItABQABgAIAAAAIQDb4fbL7gAAAIUBAAATAAAA&#10;AAAAAAAAAAAAAAAAAABbQ29udGVudF9UeXBlc10ueG1sUEsBAi0AFAAGAAgAAAAhAFr0LFu/AAAA&#10;FQEAAAsAAAAAAAAAAAAAAAAAHwEAAF9yZWxzLy5yZWxzUEsBAi0AFAAGAAgAAAAhAJZG4Nf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0CE46825" w14:textId="77777777" w:rsidR="00787276" w:rsidRDefault="00787276">
                    <w:pPr>
                      <w:spacing w:line="188" w:lineRule="exac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859C78"/>
                        <w:w w:val="105"/>
                        <w:sz w:val="10"/>
                      </w:rPr>
                      <w:t>t.Und</w:t>
                    </w:r>
                    <w:r>
                      <w:rPr>
                        <w:rFonts w:ascii="Helvetica"/>
                        <w:i/>
                        <w:color w:val="859C78"/>
                        <w:spacing w:val="-5"/>
                        <w:w w:val="105"/>
                        <w:sz w:val="10"/>
                      </w:rPr>
                      <w:t>u</w:t>
                    </w:r>
                    <w:r>
                      <w:rPr>
                        <w:rFonts w:ascii="Helvetica"/>
                        <w:b/>
                        <w:color w:val="FF0000"/>
                        <w:spacing w:val="-88"/>
                        <w:w w:val="103"/>
                        <w:sz w:val="16"/>
                      </w:rPr>
                      <w:t>2</w:t>
                    </w:r>
                    <w:r>
                      <w:rPr>
                        <w:rFonts w:ascii="Helvetica"/>
                        <w:i/>
                        <w:color w:val="859C78"/>
                        <w:w w:val="105"/>
                        <w:sz w:val="10"/>
                      </w:rPr>
                      <w:t>la</w:t>
                    </w:r>
                    <w:r>
                      <w:rPr>
                        <w:rFonts w:ascii="Helvetica"/>
                        <w:i/>
                        <w:color w:val="859C78"/>
                        <w:spacing w:val="-24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Helvetica"/>
                        <w:b/>
                        <w:color w:val="FF0000"/>
                        <w:spacing w:val="-69"/>
                        <w:w w:val="103"/>
                        <w:sz w:val="16"/>
                      </w:rPr>
                      <w:t>6</w:t>
                    </w:r>
                    <w:r>
                      <w:rPr>
                        <w:rFonts w:ascii="Helvetica"/>
                        <w:i/>
                        <w:color w:val="859C78"/>
                        <w:w w:val="105"/>
                        <w:sz w:val="10"/>
                      </w:rPr>
                      <w:t>ing</w:t>
                    </w:r>
                  </w:p>
                  <w:p w14:paraId="317C00B3" w14:textId="77777777" w:rsidR="00787276" w:rsidRDefault="00787276">
                    <w:pPr>
                      <w:spacing w:before="7" w:line="189" w:lineRule="exact"/>
                      <w:ind w:left="11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05"/>
                        <w:sz w:val="16"/>
                      </w:rPr>
                      <w:t>13</w:t>
                    </w:r>
                  </w:p>
                </w:txbxContent>
              </v:textbox>
            </v:shape>
            <v:shape id="Text Box 3123" o:spid="_x0000_s3661" type="#_x0000_t202" style="position:absolute;left:5123;top:1983;width:114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XSlygAAAOIAAAAPAAAAZHJzL2Rvd25yZXYueG1sRI/BasJA&#10;EIbvBd9hGaG3ulFBanQVaSsUCqUxHnqcZsdkMTubZreavn3nUPAy8DP838y33g6+VRfqowtsYDrJ&#10;QBFXwTquDRzL/cMjqJiQLbaBycAvRdhuRndrzG24ckGXQ6qVQDjmaKBJqcu1jlVDHuMkdMSyO4Xe&#10;Y5LY19r2eBW4b/Usyxbao2O50GBHTw1V58OPN7D75OLFfb9/fRSnwpXlMuO3xdmY+/HwvJKxW4FK&#10;NKRb4x/xag3MpzP5WZREB/TmDwAA//8DAFBLAQItABQABgAIAAAAIQDb4fbL7gAAAIUBAAATAAAA&#10;AAAAAAAAAAAAAAAAAABbQ29udGVudF9UeXBlc10ueG1sUEsBAi0AFAAGAAgAAAAhAFr0LFu/AAAA&#10;FQEAAAsAAAAAAAAAAAAAAAAAHwEAAF9yZWxzLy5yZWxzUEsBAi0AFAAGAAgAAAAhAOfZdKX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40D22576" w14:textId="77777777" w:rsidR="00787276" w:rsidRDefault="00787276">
                    <w:pPr>
                      <w:spacing w:line="117" w:lineRule="exac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C73E13"/>
                        <w:w w:val="105"/>
                        <w:sz w:val="10"/>
                      </w:rPr>
                      <w:t>ar</w:t>
                    </w:r>
                  </w:p>
                </w:txbxContent>
              </v:textbox>
            </v:shape>
            <v:shape id="Text Box 3124" o:spid="_x0000_s3662" type="#_x0000_t202" style="position:absolute;left:7827;top:1508;width:875;height: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dE+yQAAAOIAAAAPAAAAZHJzL2Rvd25yZXYueG1sRI9Ba8JA&#10;FITvhf6H5RW81Y0KUqOriFYQBGmMhx5fs89kMfs2za6a/vuuIHgZGIb5hpktOluLK7XeOFYw6Ccg&#10;iAunDZcKjvnm/QOED8gaa8ek4I88LOavLzNMtbtxRtdDKEWEsE9RQRVCk0rpi4os+r5riGN2cq3F&#10;EG1bSt3iLcJtLYdJMpYWDceFChtaVVScDxerYPnN2af53f98ZafM5Pkk4d34rFTvrVtPoyynIAJ1&#10;4dl4ILZawWgwnMD9UrwDcv4PAAD//wMAUEsBAi0AFAAGAAgAAAAhANvh9svuAAAAhQEAABMAAAAA&#10;AAAAAAAAAAAAAAAAAFtDb250ZW50X1R5cGVzXS54bWxQSwECLQAUAAYACAAAACEAWvQsW78AAAAV&#10;AQAACwAAAAAAAAAAAAAAAAAfAQAAX3JlbHMvLnJlbHNQSwECLQAUAAYACAAAACEAiJXRPskAAADi&#10;AAAADwAAAAAAAAAAAAAAAAAHAgAAZHJzL2Rvd25yZXYueG1sUEsFBgAAAAADAAMAtwAAAP0CAAAA&#10;AA==&#10;" filled="f" stroked="f">
              <o:lock v:ext="edit" aspectratio="t" verticies="t" text="t" shapetype="t"/>
              <v:textbox inset="0,0,0,0">
                <w:txbxContent>
                  <w:p w14:paraId="221E6DAC" w14:textId="77777777" w:rsidR="00787276" w:rsidRDefault="00787276">
                    <w:pPr>
                      <w:rPr>
                        <w:sz w:val="12"/>
                      </w:rPr>
                    </w:pPr>
                  </w:p>
                  <w:p w14:paraId="0462131D" w14:textId="77777777" w:rsidR="00787276" w:rsidRDefault="00787276">
                    <w:pPr>
                      <w:spacing w:before="2"/>
                      <w:rPr>
                        <w:sz w:val="11"/>
                      </w:rPr>
                    </w:pPr>
                  </w:p>
                  <w:p w14:paraId="4183F8C8" w14:textId="77777777" w:rsidR="00787276" w:rsidRDefault="00787276">
                    <w:pPr>
                      <w:ind w:left="383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DFA818"/>
                        <w:w w:val="105"/>
                        <w:sz w:val="10"/>
                      </w:rPr>
                      <w:t>tempo.F7</w:t>
                    </w:r>
                  </w:p>
                </w:txbxContent>
              </v:textbox>
            </v:shape>
            <v:shape id="Text Box 3125" o:spid="_x0000_s3663" type="#_x0000_t202" style="position:absolute;left:7154;top:1590;width:460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u5+ygAAAOIAAAAPAAAAZHJzL2Rvd25yZXYueG1sRI9Ba8JA&#10;EIXvBf/DMkJvdWMFqdFVpFUoFEpjPPQ4zY7JYnY2zW41/fedQ8HLwGN43+NbbQbfqgv10QU2MJ1k&#10;oIirYB3XBo7l/uEJVEzIFtvAZOCXImzWo7sV5jZcuaDLIdVKIBxzNNCk1OVax6ohj3ESOmL5nULv&#10;MUnsa217vArct/oxy+bao2NZaLCj54aq8+HHG9h+crFz3+9fH8WpcGW5yPhtfjbmfjy8LOVsl6AS&#10;DenW+Ee8WgOz6UwkREl0QK//AAAA//8DAFBLAQItABQABgAIAAAAIQDb4fbL7gAAAIUBAAATAAAA&#10;AAAAAAAAAAAAAAAAAABbQ29udGVudF9UeXBlc10ueG1sUEsBAi0AFAAGAAgAAAAhAFr0LFu/AAAA&#10;FQEAAAsAAAAAAAAAAAAAAAAAHwEAAF9yZWxzLy5yZWxzUEsBAi0AFAAGAAgAAAAhAJx27n7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A426AD0" w14:textId="77777777" w:rsidR="00787276" w:rsidRDefault="00787276">
                    <w:pPr>
                      <w:spacing w:line="117" w:lineRule="exac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DFA818"/>
                        <w:w w:val="105"/>
                        <w:sz w:val="10"/>
                      </w:rPr>
                      <w:t>tempo.F5</w:t>
                    </w:r>
                  </w:p>
                </w:txbxContent>
              </v:textbox>
            </v:shape>
            <v:shape id="Text Box 3126" o:spid="_x0000_s3664" type="#_x0000_t202" style="position:absolute;left:6920;top:1439;width:112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kvlygAAAOIAAAAPAAAAZHJzL2Rvd25yZXYueG1sRI9Pa8JA&#10;FMTvBb/D8gre6iYK0kZXEf+AUJDG9NDja/aZLGbfxuyq6bd3C4VeBoZhfsPMl71txI06bxwrSEcJ&#10;COLSacOVgs9i9/IKwgdkjY1jUvBDHpaLwdMcM+3unNPtGCoRIewzVFCH0GZS+rImi37kWuKYnVxn&#10;MUTbVVJ3eI9w28hxkkylRcNxocaW1jWV5+PVKlh9cb41l8P3R37KTVG8Jfw+PSs1fO43syirGYhA&#10;ffhv/CH2WsEknaTweyneAbl4AAAA//8DAFBLAQItABQABgAIAAAAIQDb4fbL7gAAAIUBAAATAAAA&#10;AAAAAAAAAAAAAAAAAABbQ29udGVudF9UeXBlc10ueG1sUEsBAi0AFAAGAAgAAAAhAFr0LFu/AAAA&#10;FQEAAAsAAAAAAAAAAAAAAAAAHwEAAF9yZWxzLy5yZWxzUEsBAi0AFAAGAAgAAAAhAPM6S+X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5C1A704D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03"/>
                        <w:sz w:val="16"/>
                      </w:rPr>
                      <w:t>3</w:t>
                    </w:r>
                  </w:p>
                </w:txbxContent>
              </v:textbox>
            </v:shape>
            <v:shape id="Text Box 3127" o:spid="_x0000_s3665" type="#_x0000_t202" style="position:absolute;left:3387;top:1508;width:876;height: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m+KyQAAAOIAAAAPAAAAZHJzL2Rvd25yZXYueG1sRI9Ba8JA&#10;FITvBf/D8oTedKOxmkZXKYrgxUKjvT+yr0lq9m3Mrhr/vVsQehkYhvmGWaw6U4srta6yrGA0jEAQ&#10;51ZXXCg4HraDBITzyBpry6TgTg5Wy97LAlNtb/xF18wXIkDYpaig9L5JpXR5SQbd0DbEIfuxrUEf&#10;bFtI3eItwE0tx1E0lQYrDgslNrQuKT9lF6Og3ufJ+dvHh9k6+f2UeJm8H992Sr32u808yMcchKfO&#10;/zeeiJ1WEI/iMfxdCndALh8AAAD//wMAUEsBAi0AFAAGAAgAAAAhANvh9svuAAAAhQEAABMAAAAA&#10;AAAAAAAAAAAAAAAAAFtDb250ZW50X1R5cGVzXS54bWxQSwECLQAUAAYACAAAACEAWvQsW78AAAAV&#10;AQAACwAAAAAAAAAAAAAAAAAfAQAAX3JlbHMvLnJlbHNQSwECLQAUAAYACAAAACEAcdJviskAAADi&#10;AAAADwAAAAAAAAAAAAAAAAAHAgAAZHJzL2Rvd25yZXYueG1sUEsFBgAAAAADAAMAtwAAAP0CAAAA&#10;AA=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778D9FD6" w14:textId="77777777" w:rsidR="00787276" w:rsidRDefault="00787276">
                    <w:pPr>
                      <w:spacing w:before="52"/>
                      <w:ind w:right="-44"/>
                      <w:jc w:val="righ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DFA818"/>
                        <w:w w:val="105"/>
                        <w:sz w:val="10"/>
                      </w:rPr>
                      <w:t>tempo</w:t>
                    </w:r>
                  </w:p>
                </w:txbxContent>
              </v:textbox>
            </v:shape>
            <v:shape id="Text Box 3128" o:spid="_x0000_s3666" type="#_x0000_t202" style="position:absolute;left:4278;top:1069;width:8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HAJygAAAOIAAAAPAAAAZHJzL2Rvd25yZXYueG1sRI9Ba8JA&#10;FITvhf6H5RV6qxsbEBtdRVoLQkFM0kOPr9lnsph9G7Orpv/eFYReBoZhvmHmy8G24ky9N44VjEcJ&#10;COLKacO1gu/y82UKwgdkja1jUvBHHpaLx4c5ZtpdOKdzEWoRIewzVNCE0GVS+qohi37kOuKY7V1v&#10;MUTb11L3eIlw28rXJJlIi4bjQoMdvTdUHYqTVbD64XxtjtvfXb7PTVm+Jfw1OSj1/DR8zKKsZiAC&#10;DeG/cUdstIJ0nKZwuxTvgFxcAQAA//8DAFBLAQItABQABgAIAAAAIQDb4fbL7gAAAIUBAAATAAAA&#10;AAAAAAAAAAAAAAAAAABbQ29udGVudF9UeXBlc10ueG1sUEsBAi0AFAAGAAgAAAAhAFr0LFu/AAAA&#10;FQEAAAsAAAAAAAAAAAAAAAAAHwEAAF9yZWxzLy5yZWxzUEsBAi0AFAAGAAgAAAAhAGykcAn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4D9C5A2" w14:textId="77777777" w:rsidR="00787276" w:rsidRDefault="00787276">
                    <w:pPr>
                      <w:spacing w:line="76" w:lineRule="exact"/>
                      <w:ind w:right="-44"/>
                      <w:jc w:val="righ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84BB78"/>
                        <w:w w:val="105"/>
                        <w:sz w:val="10"/>
                      </w:rPr>
                      <w:t>genr</w:t>
                    </w:r>
                  </w:p>
                </w:txbxContent>
              </v:textbox>
            </v:shape>
            <v:shape id="Text Box 3129" o:spid="_x0000_s3667" type="#_x0000_t202" style="position:absolute;left:6062;top:182;width:86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eh9ygAAAOIAAAAPAAAAZHJzL2Rvd25yZXYueG1sRI9Ba8JA&#10;FITvQv/D8gq96cZaxEZXkdpCQRBjeujxNftMFrNvY3ar8d+7guBlYBjmG2a26GwtTtR641jBcJCA&#10;IC6cNlwq+Mm/+hMQPiBrrB2Tggt5WMyfejNMtTtzRqddKEWEsE9RQRVCk0rpi4os+oFriGO2d63F&#10;EG1bSt3iOcJtLV+TZCwtGo4LFTb0UVFx2P1bBctfzj7NcfO3zfaZyfP3hNfjg1Ivz91qGmU5BRGo&#10;C4/GHfGtFYyGoze4XYp3QM6vAAAA//8DAFBLAQItABQABgAIAAAAIQDb4fbL7gAAAIUBAAATAAAA&#10;AAAAAAAAAAAAAAAAAABbQ29udGVudF9UeXBlc10ueG1sUEsBAi0AFAAGAAgAAAAhAFr0LFu/AAAA&#10;FQEAAAsAAAAAAAAAAAAAAAAAHwEAAF9yZWxzLy5yZWxzUEsBAi0AFAAGAAgAAAAhAONN6H3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90D5947" w14:textId="77777777" w:rsidR="00787276" w:rsidRDefault="00787276">
                    <w:pPr>
                      <w:spacing w:line="103" w:lineRule="exact"/>
                      <w:ind w:left="188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DD8D29"/>
                        <w:w w:val="105"/>
                        <w:sz w:val="10"/>
                      </w:rPr>
                      <w:t>harm.Blues</w:t>
                    </w:r>
                  </w:p>
                  <w:p w14:paraId="5026CD03" w14:textId="77777777" w:rsidR="00787276" w:rsidRDefault="00787276">
                    <w:pPr>
                      <w:spacing w:before="87"/>
                      <w:ind w:left="-67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84BB78"/>
                        <w:w w:val="105"/>
                        <w:sz w:val="10"/>
                      </w:rPr>
                      <w:t>/Blues</w:t>
                    </w:r>
                  </w:p>
                  <w:p w14:paraId="7B93CC38" w14:textId="77777777" w:rsidR="00787276" w:rsidRDefault="00787276">
                    <w:pPr>
                      <w:spacing w:before="45" w:line="78" w:lineRule="exact"/>
                      <w:ind w:left="332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DD8D29"/>
                        <w:w w:val="105"/>
                        <w:sz w:val="10"/>
                      </w:rPr>
                      <w:t>harm.Quin</w:t>
                    </w:r>
                  </w:p>
                </w:txbxContent>
              </v:textbox>
            </v:shape>
            <v:shape id="Text Box 3130" o:spid="_x0000_s3668" type="#_x0000_t202" style="position:absolute;left:3387;top:-266;width:8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/f+ygAAAOIAAAAPAAAAZHJzL2Rvd25yZXYueG1sRI9Ba8JA&#10;FITvhf6H5RV6qxsbbWPiKmIRvFQwxvsj+0xis29jdtX033cLhV4GhmG+YebLwbTiRr1rLCsYjyIQ&#10;xKXVDVcKisPmJQHhPLLG1jIp+CYHy8XjwxxTbe+8p1vuKxEg7FJUUHvfpVK6siaDbmQ74pCdbG/Q&#10;B9tXUvd4D3DTytcoepMGGw4LNXa0rqn8yq9GQftZJpejjw/v6+S8k3idzIrpVqnnp+EjC7LKQHga&#10;/H/jD7HVCuJxPIXfS+EOyMUPAAAA//8DAFBLAQItABQABgAIAAAAIQDb4fbL7gAAAIUBAAATAAAA&#10;AAAAAAAAAAAAAAAAAABbQ29udGVudF9UeXBlc10ueG1sUEsBAi0AFAAGAAgAAAAhAFr0LFu/AAAA&#10;FQEAAAsAAAAAAAAAAAAAAAAAHwEAAF9yZWxzLy5yZWxzUEsBAi0AFAAGAAgAAAAhAP479/7KAAAA&#10;4gAAAA8AAAAAAAAAAAAAAAAABwIAAGRycy9kb3ducmV2LnhtbFBLBQYAAAAAAwADALcAAAD+AgAA&#10;AAA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77A869B4" w14:textId="77777777" w:rsidR="00787276" w:rsidRDefault="00787276">
                    <w:pPr>
                      <w:rPr>
                        <w:sz w:val="12"/>
                      </w:rPr>
                    </w:pPr>
                  </w:p>
                  <w:p w14:paraId="12EC1A1A" w14:textId="77777777" w:rsidR="00787276" w:rsidRDefault="00787276">
                    <w:pPr>
                      <w:spacing w:before="3"/>
                      <w:rPr>
                        <w:sz w:val="17"/>
                      </w:rPr>
                    </w:pPr>
                  </w:p>
                  <w:p w14:paraId="06B206BB" w14:textId="77777777" w:rsidR="00787276" w:rsidRDefault="00787276">
                    <w:pPr>
                      <w:spacing w:line="94" w:lineRule="exact"/>
                      <w:ind w:right="-29"/>
                      <w:jc w:val="right"/>
                      <w:rPr>
                        <w:rFonts w:ascii="Helvetica"/>
                        <w:i/>
                        <w:sz w:val="10"/>
                      </w:rPr>
                    </w:pPr>
                    <w:r>
                      <w:rPr>
                        <w:rFonts w:ascii="Helvetica"/>
                        <w:i/>
                        <w:color w:val="DFA818"/>
                        <w:w w:val="105"/>
                        <w:sz w:val="10"/>
                      </w:rPr>
                      <w:t>tempo</w:t>
                    </w:r>
                  </w:p>
                </w:txbxContent>
              </v:textbox>
            </v:shape>
            <w10:wrap anchorx="page"/>
          </v:group>
        </w:pict>
      </w:r>
      <w:r w:rsidR="00787276">
        <w:rPr>
          <w:rFonts w:ascii="Helvetica"/>
          <w:color w:val="4D4D4D"/>
          <w:w w:val="105"/>
          <w:sz w:val="13"/>
        </w:rPr>
        <w:t>1.0</w:t>
      </w:r>
    </w:p>
    <w:p w14:paraId="25FE6478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2B6111C2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45F301DD" w14:textId="77777777" w:rsidR="00371D9F" w:rsidRDefault="00371D9F">
      <w:pPr>
        <w:pStyle w:val="BodyText"/>
        <w:spacing w:before="0"/>
        <w:ind w:left="0"/>
        <w:rPr>
          <w:rFonts w:ascii="Helvetica"/>
          <w:sz w:val="14"/>
        </w:rPr>
      </w:pPr>
    </w:p>
    <w:p w14:paraId="169B5294" w14:textId="77777777" w:rsidR="00371D9F" w:rsidRDefault="000A52AF">
      <w:pPr>
        <w:spacing w:before="100"/>
        <w:ind w:left="2033"/>
        <w:rPr>
          <w:rFonts w:ascii="Helvetica"/>
          <w:sz w:val="13"/>
        </w:rPr>
      </w:pPr>
      <w:r>
        <w:pict w14:anchorId="440A99C2">
          <v:shape id="_x0000_s3594" type="#_x0000_t202" alt="" style="position:absolute;left:0;text-align:left;margin-left:131.4pt;margin-top:-20.6pt;width:12.15pt;height:125pt;z-index:25157836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C5C324C" w14:textId="77777777" w:rsidR="00787276" w:rsidRDefault="00787276">
                  <w:pPr>
                    <w:spacing w:before="34"/>
                    <w:ind w:left="20"/>
                    <w:rPr>
                      <w:rFonts w:ascii="Helvetica" w:hAnsi="Helvetica"/>
                      <w:sz w:val="16"/>
                    </w:rPr>
                  </w:pPr>
                  <w:r>
                    <w:rPr>
                      <w:rFonts w:ascii="Helvetica" w:hAnsi="Helvetica"/>
                      <w:w w:val="105"/>
                      <w:sz w:val="16"/>
                    </w:rPr>
                    <w:t xml:space="preserve">Dimension 2. </w:t>
                  </w:r>
                  <w:r>
                    <w:rPr>
                      <w:rFonts w:ascii="Symbol" w:hAnsi="Symbol"/>
                      <w:w w:val="105"/>
                      <w:sz w:val="16"/>
                    </w:rPr>
                    <w:t xml:space="preserve">λ = </w:t>
                  </w:r>
                  <w:r>
                    <w:rPr>
                      <w:rFonts w:ascii="Helvetica" w:hAnsi="Helvetica"/>
                      <w:w w:val="105"/>
                      <w:sz w:val="16"/>
                    </w:rPr>
                    <w:t xml:space="preserve">0.094. </w:t>
                  </w:r>
                  <w:r>
                    <w:rPr>
                      <w:rFonts w:ascii="Symbol" w:hAnsi="Symbol"/>
                      <w:w w:val="105"/>
                      <w:sz w:val="16"/>
                    </w:rPr>
                    <w:t xml:space="preserve">τ = </w:t>
                  </w:r>
                  <w:r>
                    <w:rPr>
                      <w:rFonts w:ascii="Helvetica" w:hAnsi="Helvetica"/>
                      <w:w w:val="105"/>
                      <w:sz w:val="16"/>
                    </w:rPr>
                    <w:t>14%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3"/>
        </w:rPr>
        <w:t>0.5</w:t>
      </w:r>
    </w:p>
    <w:p w14:paraId="5FBBC2B1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4128F2B7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5AF43E54" w14:textId="77777777" w:rsidR="00371D9F" w:rsidRDefault="00371D9F">
      <w:pPr>
        <w:pStyle w:val="BodyText"/>
        <w:spacing w:before="0"/>
        <w:ind w:left="0"/>
        <w:rPr>
          <w:rFonts w:ascii="Helvetica"/>
          <w:sz w:val="14"/>
        </w:rPr>
      </w:pPr>
    </w:p>
    <w:p w14:paraId="67081346" w14:textId="77777777" w:rsidR="00371D9F" w:rsidRDefault="00787276">
      <w:pPr>
        <w:spacing w:before="100"/>
        <w:ind w:left="2033"/>
        <w:rPr>
          <w:rFonts w:ascii="Helvetica"/>
          <w:sz w:val="13"/>
        </w:rPr>
      </w:pPr>
      <w:r>
        <w:rPr>
          <w:rFonts w:ascii="Helvetica"/>
          <w:color w:val="4D4D4D"/>
          <w:w w:val="105"/>
          <w:sz w:val="13"/>
        </w:rPr>
        <w:t>0.0</w:t>
      </w:r>
    </w:p>
    <w:p w14:paraId="3BD860D0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7706D31E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5BDE11A5" w14:textId="77777777" w:rsidR="00371D9F" w:rsidRDefault="00371D9F">
      <w:pPr>
        <w:pStyle w:val="BodyText"/>
        <w:spacing w:before="0"/>
        <w:ind w:left="0"/>
        <w:rPr>
          <w:rFonts w:ascii="Helvetica"/>
          <w:sz w:val="14"/>
        </w:rPr>
      </w:pPr>
    </w:p>
    <w:p w14:paraId="7157C892" w14:textId="77777777" w:rsidR="00371D9F" w:rsidRDefault="00787276">
      <w:pPr>
        <w:spacing w:before="99"/>
        <w:ind w:left="1954"/>
        <w:rPr>
          <w:rFonts w:ascii="Helvetica" w:hAnsi="Helvetica"/>
          <w:sz w:val="13"/>
        </w:rPr>
      </w:pPr>
      <w:r>
        <w:rPr>
          <w:rFonts w:ascii="Helvetica" w:hAnsi="Helvetica"/>
          <w:color w:val="4D4D4D"/>
          <w:w w:val="105"/>
          <w:sz w:val="13"/>
        </w:rPr>
        <w:t>−0.5</w:t>
      </w:r>
    </w:p>
    <w:p w14:paraId="4FB67CE1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26E196B0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375E9456" w14:textId="77777777" w:rsidR="00371D9F" w:rsidRDefault="00371D9F">
      <w:pPr>
        <w:rPr>
          <w:rFonts w:ascii="Helvetica"/>
          <w:sz w:val="20"/>
        </w:r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426D7C23" w14:textId="77777777" w:rsidR="00371D9F" w:rsidRDefault="00371D9F">
      <w:pPr>
        <w:pStyle w:val="BodyText"/>
        <w:spacing w:before="0"/>
        <w:ind w:left="0"/>
        <w:rPr>
          <w:rFonts w:ascii="Helvetica"/>
          <w:sz w:val="14"/>
        </w:rPr>
      </w:pPr>
    </w:p>
    <w:p w14:paraId="7D401CD5" w14:textId="77777777" w:rsidR="00371D9F" w:rsidRDefault="00787276">
      <w:pPr>
        <w:spacing w:before="100"/>
        <w:jc w:val="right"/>
        <w:rPr>
          <w:rFonts w:ascii="Helvetica" w:hAnsi="Helvetica"/>
          <w:sz w:val="13"/>
        </w:rPr>
      </w:pPr>
      <w:r>
        <w:rPr>
          <w:rFonts w:ascii="Helvetica" w:hAnsi="Helvetica"/>
          <w:color w:val="4D4D4D"/>
          <w:sz w:val="13"/>
        </w:rPr>
        <w:t>−1.0</w:t>
      </w:r>
    </w:p>
    <w:p w14:paraId="1F9F1A95" w14:textId="77777777" w:rsidR="00371D9F" w:rsidRDefault="00787276">
      <w:pPr>
        <w:pStyle w:val="BodyText"/>
        <w:spacing w:before="0"/>
        <w:ind w:left="0"/>
        <w:rPr>
          <w:rFonts w:ascii="Helvetica"/>
          <w:sz w:val="14"/>
        </w:rPr>
      </w:pPr>
      <w:r>
        <w:br w:type="column"/>
      </w:r>
    </w:p>
    <w:p w14:paraId="35CB7BB4" w14:textId="77777777" w:rsidR="00371D9F" w:rsidRDefault="00371D9F">
      <w:pPr>
        <w:pStyle w:val="BodyText"/>
        <w:spacing w:before="0"/>
        <w:ind w:left="0"/>
        <w:rPr>
          <w:rFonts w:ascii="Helvetica"/>
          <w:sz w:val="14"/>
        </w:rPr>
      </w:pPr>
    </w:p>
    <w:p w14:paraId="5A557D5C" w14:textId="77777777" w:rsidR="00371D9F" w:rsidRDefault="00371D9F">
      <w:pPr>
        <w:pStyle w:val="BodyText"/>
        <w:spacing w:before="7"/>
        <w:ind w:left="0"/>
        <w:rPr>
          <w:rFonts w:ascii="Helvetica"/>
          <w:sz w:val="16"/>
        </w:rPr>
      </w:pPr>
    </w:p>
    <w:p w14:paraId="1CB70B84" w14:textId="77777777" w:rsidR="00371D9F" w:rsidRDefault="00787276">
      <w:pPr>
        <w:tabs>
          <w:tab w:val="left" w:pos="2806"/>
          <w:tab w:val="left" w:pos="4580"/>
        </w:tabs>
        <w:ind w:left="992"/>
        <w:rPr>
          <w:rFonts w:ascii="Helvetica" w:hAnsi="Helvetica"/>
          <w:sz w:val="13"/>
        </w:rPr>
      </w:pPr>
      <w:r>
        <w:rPr>
          <w:rFonts w:ascii="Helvetica" w:hAnsi="Helvetica"/>
          <w:color w:val="4D4D4D"/>
          <w:w w:val="105"/>
          <w:sz w:val="13"/>
        </w:rPr>
        <w:t>−1</w:t>
      </w:r>
      <w:r>
        <w:rPr>
          <w:rFonts w:ascii="Helvetica" w:hAnsi="Helvetica"/>
          <w:color w:val="4D4D4D"/>
          <w:w w:val="105"/>
          <w:sz w:val="13"/>
        </w:rPr>
        <w:tab/>
        <w:t>0</w:t>
      </w:r>
      <w:r>
        <w:rPr>
          <w:rFonts w:ascii="Helvetica" w:hAnsi="Helvetica"/>
          <w:color w:val="4D4D4D"/>
          <w:w w:val="105"/>
          <w:sz w:val="13"/>
        </w:rPr>
        <w:tab/>
        <w:t>1</w:t>
      </w:r>
    </w:p>
    <w:p w14:paraId="3541794E" w14:textId="77777777" w:rsidR="00371D9F" w:rsidRDefault="00787276">
      <w:pPr>
        <w:spacing w:before="11"/>
        <w:ind w:left="1960"/>
        <w:rPr>
          <w:rFonts w:ascii="Helvetica" w:hAnsi="Helvetica"/>
          <w:sz w:val="16"/>
        </w:rPr>
      </w:pPr>
      <w:r>
        <w:rPr>
          <w:rFonts w:ascii="Helvetica" w:hAnsi="Helvetica"/>
          <w:w w:val="105"/>
          <w:sz w:val="16"/>
        </w:rPr>
        <w:t xml:space="preserve">Dimension 1. </w:t>
      </w:r>
      <w:r>
        <w:rPr>
          <w:rFonts w:ascii="Symbol" w:hAnsi="Symbol"/>
          <w:w w:val="105"/>
          <w:sz w:val="16"/>
        </w:rPr>
        <w:t xml:space="preserve">λ = </w:t>
      </w:r>
      <w:r>
        <w:rPr>
          <w:rFonts w:ascii="Helvetica" w:hAnsi="Helvetica"/>
          <w:w w:val="105"/>
          <w:sz w:val="16"/>
        </w:rPr>
        <w:t xml:space="preserve">0.123. </w:t>
      </w:r>
      <w:r>
        <w:rPr>
          <w:rFonts w:ascii="Symbol" w:hAnsi="Symbol"/>
          <w:w w:val="105"/>
          <w:sz w:val="16"/>
        </w:rPr>
        <w:t xml:space="preserve">τ = </w:t>
      </w:r>
      <w:r>
        <w:rPr>
          <w:rFonts w:ascii="Helvetica" w:hAnsi="Helvetica"/>
          <w:w w:val="105"/>
          <w:sz w:val="16"/>
        </w:rPr>
        <w:t>18%</w:t>
      </w:r>
    </w:p>
    <w:p w14:paraId="2BD78193" w14:textId="77777777" w:rsidR="00371D9F" w:rsidRDefault="00371D9F">
      <w:pPr>
        <w:rPr>
          <w:rFonts w:ascii="Helvetica" w:hAnsi="Helvetica"/>
          <w:sz w:val="16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2" w:space="720" w:equalWidth="0">
            <w:col w:w="2222" w:space="40"/>
            <w:col w:w="9038"/>
          </w:cols>
        </w:sectPr>
      </w:pPr>
    </w:p>
    <w:p w14:paraId="0592AEE3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674BDCB4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645EE5F7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27A9293F" w14:textId="77777777" w:rsidR="00371D9F" w:rsidRDefault="00371D9F">
      <w:pPr>
        <w:pStyle w:val="BodyText"/>
        <w:spacing w:before="10"/>
        <w:ind w:left="0"/>
        <w:rPr>
          <w:rFonts w:ascii="Helvetica"/>
          <w:sz w:val="18"/>
        </w:rPr>
      </w:pPr>
    </w:p>
    <w:p w14:paraId="1FA01AAC" w14:textId="77777777" w:rsidR="00371D9F" w:rsidRDefault="00787276">
      <w:pPr>
        <w:spacing w:before="145"/>
        <w:ind w:left="487"/>
        <w:rPr>
          <w:i/>
          <w:sz w:val="24"/>
        </w:rPr>
      </w:pPr>
      <w:r>
        <w:rPr>
          <w:i/>
          <w:sz w:val="24"/>
        </w:rPr>
        <w:t>Figure 5</w:t>
      </w:r>
    </w:p>
    <w:p w14:paraId="5C2C0895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20521CA4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09217142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6302B4DC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79E14B7D" w14:textId="77777777" w:rsidR="00371D9F" w:rsidRDefault="00371D9F">
      <w:pPr>
        <w:pStyle w:val="BodyText"/>
        <w:spacing w:before="2"/>
        <w:ind w:left="0"/>
        <w:rPr>
          <w:i/>
          <w:sz w:val="26"/>
        </w:rPr>
      </w:pPr>
    </w:p>
    <w:p w14:paraId="5319E602" w14:textId="77777777" w:rsidR="00371D9F" w:rsidRDefault="00787276">
      <w:pPr>
        <w:pStyle w:val="BodyText"/>
        <w:spacing w:before="146"/>
      </w:pPr>
      <w:r>
        <w:rPr>
          <w:rFonts w:ascii="Arial" w:hAnsi="Arial"/>
          <w:w w:val="105"/>
          <w:sz w:val="12"/>
        </w:rPr>
        <w:t xml:space="preserve">424 </w:t>
      </w:r>
      <w:r>
        <w:rPr>
          <w:w w:val="105"/>
        </w:rPr>
        <w:t>Again, as above, for the purposes of this case study, we’re focusing on the first two</w:t>
      </w:r>
    </w:p>
    <w:p w14:paraId="2399AE46" w14:textId="77777777" w:rsidR="00371D9F" w:rsidRDefault="00787276">
      <w:pPr>
        <w:spacing w:before="202"/>
        <w:ind w:left="110"/>
        <w:rPr>
          <w:sz w:val="24"/>
        </w:rPr>
      </w:pPr>
      <w:r>
        <w:rPr>
          <w:rFonts w:ascii="Arial"/>
          <w:sz w:val="12"/>
        </w:rPr>
        <w:t xml:space="preserve">425 </w:t>
      </w:r>
      <w:r>
        <w:rPr>
          <w:sz w:val="24"/>
        </w:rPr>
        <w:t>dimensions.</w:t>
      </w:r>
    </w:p>
    <w:p w14:paraId="59BF7B36" w14:textId="77777777" w:rsidR="00371D9F" w:rsidRDefault="00787276">
      <w:pPr>
        <w:pStyle w:val="BodyText"/>
        <w:tabs>
          <w:tab w:val="left" w:pos="1075"/>
        </w:tabs>
      </w:pPr>
      <w:r>
        <w:rPr>
          <w:rFonts w:ascii="Arial"/>
          <w:w w:val="105"/>
          <w:sz w:val="12"/>
        </w:rPr>
        <w:t>426</w:t>
      </w:r>
      <w:r>
        <w:rPr>
          <w:rFonts w:ascii="Arial"/>
          <w:w w:val="105"/>
          <w:sz w:val="12"/>
        </w:rPr>
        <w:tab/>
      </w:r>
      <w:r>
        <w:rPr>
          <w:w w:val="105"/>
        </w:rPr>
        <w:t>An</w:t>
      </w:r>
      <w:r>
        <w:rPr>
          <w:spacing w:val="12"/>
          <w:w w:val="105"/>
        </w:rPr>
        <w:t xml:space="preserve"> </w:t>
      </w:r>
      <w:r>
        <w:rPr>
          <w:w w:val="105"/>
        </w:rPr>
        <w:t>MDS</w:t>
      </w:r>
      <w:r>
        <w:rPr>
          <w:spacing w:val="12"/>
          <w:w w:val="105"/>
        </w:rPr>
        <w:t xml:space="preserve"> </w:t>
      </w:r>
      <w:r>
        <w:rPr>
          <w:w w:val="105"/>
        </w:rPr>
        <w:t>analysis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distance</w:t>
      </w:r>
      <w:r>
        <w:rPr>
          <w:spacing w:val="12"/>
          <w:w w:val="105"/>
        </w:rPr>
        <w:t xml:space="preserve"> </w:t>
      </w:r>
      <w:r>
        <w:rPr>
          <w:w w:val="105"/>
        </w:rPr>
        <w:t>matrix</w:t>
      </w:r>
      <w:r>
        <w:rPr>
          <w:spacing w:val="12"/>
          <w:w w:val="105"/>
        </w:rPr>
        <w:t xml:space="preserve"> </w:t>
      </w:r>
      <w:r>
        <w:rPr>
          <w:w w:val="105"/>
        </w:rPr>
        <w:t>calculated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pages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brick</w:t>
      </w:r>
      <w:r>
        <w:rPr>
          <w:spacing w:val="12"/>
          <w:w w:val="105"/>
        </w:rPr>
        <w:t xml:space="preserve"> </w:t>
      </w:r>
      <w:r>
        <w:rPr>
          <w:w w:val="105"/>
        </w:rPr>
        <w:t>revealed</w:t>
      </w:r>
    </w:p>
    <w:p w14:paraId="21E6A0E8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427 </w:t>
      </w:r>
      <w:r>
        <w:rPr>
          <w:w w:val="105"/>
        </w:rPr>
        <w:t xml:space="preserve">significant group differences in </w:t>
      </w:r>
      <w:r>
        <w:rPr>
          <w:spacing w:val="-3"/>
          <w:w w:val="105"/>
        </w:rPr>
        <w:t xml:space="preserve">how </w:t>
      </w:r>
      <w:r>
        <w:rPr>
          <w:spacing w:val="-5"/>
          <w:w w:val="105"/>
        </w:rPr>
        <w:t xml:space="preserve">French </w:t>
      </w:r>
      <w:r>
        <w:rPr>
          <w:w w:val="105"/>
        </w:rPr>
        <w:t>and American participants described</w:t>
      </w:r>
      <w:r>
        <w:rPr>
          <w:spacing w:val="61"/>
          <w:w w:val="105"/>
        </w:rPr>
        <w:t xml:space="preserve"> </w:t>
      </w:r>
      <w:r>
        <w:rPr>
          <w:w w:val="105"/>
        </w:rPr>
        <w:t>the</w:t>
      </w:r>
    </w:p>
    <w:p w14:paraId="27B7B967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428 </w:t>
      </w:r>
      <w:r>
        <w:rPr>
          <w:w w:val="110"/>
        </w:rPr>
        <w:t xml:space="preserve">excerpts, </w:t>
      </w:r>
      <w:r>
        <w:rPr>
          <w:i/>
          <w:w w:val="110"/>
        </w:rPr>
        <w:t>p</w:t>
      </w:r>
      <w:r>
        <w:rPr>
          <w:w w:val="110"/>
        </w:rPr>
        <w:t xml:space="preserve">. &lt; .01. The factor scores of the participants are plotted in Figure </w:t>
      </w:r>
      <w:hyperlink w:anchor="_bookmark6" w:history="1">
        <w:r>
          <w:rPr>
            <w:w w:val="110"/>
          </w:rPr>
          <w:t>7</w:t>
        </w:r>
      </w:hyperlink>
      <w:r>
        <w:rPr>
          <w:w w:val="110"/>
        </w:rPr>
        <w:t xml:space="preserve">, with </w:t>
      </w:r>
      <w:proofErr w:type="spellStart"/>
      <w:r>
        <w:rPr>
          <w:w w:val="110"/>
        </w:rPr>
        <w:t>with</w:t>
      </w:r>
      <w:proofErr w:type="spellEnd"/>
    </w:p>
    <w:p w14:paraId="4E506515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429 </w:t>
      </w:r>
      <w:r>
        <w:rPr>
          <w:w w:val="105"/>
        </w:rPr>
        <w:t>group means and bootstrapped confidence intervals shown for those means. The</w:t>
      </w:r>
    </w:p>
    <w:p w14:paraId="7D42A719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430      </w:t>
      </w:r>
      <w:r>
        <w:rPr>
          <w:w w:val="105"/>
        </w:rPr>
        <w:t xml:space="preserve">bootstrapping resampling </w:t>
      </w:r>
      <w:proofErr w:type="gramStart"/>
      <w:r>
        <w:rPr>
          <w:spacing w:val="-3"/>
          <w:w w:val="105"/>
        </w:rPr>
        <w:t xml:space="preserve">was  </w:t>
      </w:r>
      <w:r>
        <w:rPr>
          <w:w w:val="105"/>
        </w:rPr>
        <w:t>performed</w:t>
      </w:r>
      <w:proofErr w:type="gramEnd"/>
      <w:r>
        <w:rPr>
          <w:w w:val="105"/>
        </w:rPr>
        <w:t xml:space="preserve"> with 1000 iterations.  </w:t>
      </w:r>
      <w:proofErr w:type="gramStart"/>
      <w:r>
        <w:rPr>
          <w:spacing w:val="-10"/>
          <w:w w:val="105"/>
        </w:rPr>
        <w:t xml:space="preserve">We  </w:t>
      </w:r>
      <w:r>
        <w:rPr>
          <w:w w:val="105"/>
        </w:rPr>
        <w:t>also</w:t>
      </w:r>
      <w:proofErr w:type="gramEnd"/>
      <w:r>
        <w:rPr>
          <w:w w:val="105"/>
        </w:rPr>
        <w:t xml:space="preserve"> analyzed the</w:t>
      </w:r>
      <w:r>
        <w:rPr>
          <w:spacing w:val="28"/>
          <w:w w:val="105"/>
        </w:rPr>
        <w:t xml:space="preserve"> </w:t>
      </w:r>
      <w:r>
        <w:rPr>
          <w:w w:val="105"/>
        </w:rPr>
        <w:t>data</w:t>
      </w:r>
    </w:p>
    <w:p w14:paraId="01116D6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431      </w:t>
      </w:r>
      <w:r>
        <w:rPr>
          <w:w w:val="105"/>
        </w:rPr>
        <w:t xml:space="preserve">using </w:t>
      </w:r>
      <w:proofErr w:type="gramStart"/>
      <w:r>
        <w:rPr>
          <w:spacing w:val="-5"/>
          <w:w w:val="105"/>
        </w:rPr>
        <w:t xml:space="preserve">two  </w:t>
      </w:r>
      <w:r>
        <w:rPr>
          <w:w w:val="105"/>
        </w:rPr>
        <w:t>other</w:t>
      </w:r>
      <w:proofErr w:type="gramEnd"/>
      <w:r>
        <w:rPr>
          <w:w w:val="105"/>
        </w:rPr>
        <w:t xml:space="preserve"> participant groupings as factors:  gender </w:t>
      </w:r>
      <w:r>
        <w:rPr>
          <w:spacing w:val="-4"/>
          <w:w w:val="105"/>
        </w:rPr>
        <w:t xml:space="preserve">identity,  </w:t>
      </w:r>
      <w:r>
        <w:rPr>
          <w:w w:val="105"/>
        </w:rPr>
        <w:t>with three levels:</w:t>
      </w:r>
      <w:r>
        <w:rPr>
          <w:spacing w:val="33"/>
          <w:w w:val="105"/>
        </w:rPr>
        <w:t xml:space="preserve"> </w:t>
      </w:r>
      <w:r>
        <w:rPr>
          <w:w w:val="105"/>
        </w:rPr>
        <w:t>Male,</w:t>
      </w:r>
    </w:p>
    <w:p w14:paraId="149FFED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432 </w:t>
      </w:r>
      <w:r>
        <w:rPr>
          <w:w w:val="105"/>
        </w:rPr>
        <w:t>Female, or Non-Binary, and level of music training, with three levels: &lt; 2 years, 2-5 years,</w:t>
      </w:r>
    </w:p>
    <w:p w14:paraId="59002478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433 </w:t>
      </w:r>
      <w:r>
        <w:rPr>
          <w:w w:val="105"/>
        </w:rPr>
        <w:t>and &gt;5 years. Neither of these analyses revealed any significant differences between groups.</w:t>
      </w:r>
    </w:p>
    <w:p w14:paraId="7583F4EE" w14:textId="77777777" w:rsidR="00371D9F" w:rsidRDefault="00371D9F">
      <w:p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6258552E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71C8B653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3C078E94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08F5AA7F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539A7EBC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68FCDFC4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48214A81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40340AB5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278BA569" w14:textId="77777777" w:rsidR="00371D9F" w:rsidRDefault="00371D9F">
      <w:pPr>
        <w:pStyle w:val="BodyText"/>
        <w:spacing w:before="1"/>
        <w:ind w:left="0"/>
        <w:rPr>
          <w:sz w:val="22"/>
        </w:rPr>
      </w:pPr>
    </w:p>
    <w:p w14:paraId="335576F3" w14:textId="77777777" w:rsidR="00371D9F" w:rsidRDefault="00787276">
      <w:pPr>
        <w:pStyle w:val="Heading2"/>
        <w:spacing w:line="295" w:lineRule="exact"/>
      </w:pPr>
      <w:bookmarkStart w:id="183" w:name="_bookmark6"/>
      <w:bookmarkEnd w:id="183"/>
      <w:proofErr w:type="spellStart"/>
      <w:r>
        <w:t>Rv</w:t>
      </w:r>
      <w:proofErr w:type="spellEnd"/>
      <w:r>
        <w:t xml:space="preserve"> Analysis of Participants</w:t>
      </w:r>
    </w:p>
    <w:p w14:paraId="70C11EE4" w14:textId="77777777" w:rsidR="00371D9F" w:rsidRDefault="00787276">
      <w:pPr>
        <w:spacing w:line="295" w:lineRule="exact"/>
        <w:ind w:left="2366"/>
        <w:rPr>
          <w:rFonts w:ascii="Helvetica"/>
          <w:sz w:val="26"/>
        </w:rPr>
      </w:pPr>
      <w:r>
        <w:rPr>
          <w:rFonts w:ascii="Helvetica"/>
          <w:sz w:val="26"/>
        </w:rPr>
        <w:t>Including Group Means and Confidence Intervals</w:t>
      </w:r>
    </w:p>
    <w:p w14:paraId="3BCB1022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7836B334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6585BD56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56BD785D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3DBF65BF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72AF21AE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43AC137C" w14:textId="77777777" w:rsidR="00371D9F" w:rsidRDefault="00371D9F">
      <w:pPr>
        <w:pStyle w:val="BodyText"/>
        <w:spacing w:before="9"/>
        <w:ind w:left="0"/>
        <w:rPr>
          <w:rFonts w:ascii="Helvetica"/>
          <w:sz w:val="22"/>
        </w:rPr>
      </w:pPr>
    </w:p>
    <w:p w14:paraId="3B745EE1" w14:textId="77777777" w:rsidR="00371D9F" w:rsidRDefault="000A52AF">
      <w:pPr>
        <w:spacing w:before="92"/>
        <w:ind w:left="2017"/>
        <w:rPr>
          <w:rFonts w:ascii="Helvetica"/>
          <w:sz w:val="18"/>
        </w:rPr>
      </w:pPr>
      <w:r>
        <w:rPr>
          <w:noProof/>
        </w:rPr>
        <w:pict w14:anchorId="35275D08">
          <v:group id="Group 3024" o:spid="_x0000_s3562" style="position:absolute;left:0;text-align:left;margin-left:162.55pt;margin-top:-79pt;width:320.9pt;height:365.55pt;z-index:251579392;mso-position-horizontal-relative:page" coordorigin="3251,-1580" coordsize="6418,7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0Zf8biAIAAIgCAAAUAAAAZHJzL21lZGlhL2ltYWdlMi5wbmeJUE5HDQoa&#10;CgAAAA1JSERSAAAAEgAAABIIBgAAAFbOjlcAAAAGYktHRAD/AP8A/6C9p5MAAAAJcEhZcwAADsQA&#10;AA7EAZUrDhsAAAIoSURBVDiNnZRPb5swGIffGBsMhgSHMm3qH1Ipvaznfv8P0HN3aaSWtNWmMWIS&#10;MBhsyA5Tpiprq2TPzYff459lve9ou93CPuumm4i65WWrg0rpAADAp6QMHFJyzxET117vZ/Drg+kH&#10;vPi1mT/m5aWQLa+18ZTuKQAAJZbyCK45c8QsCh7mJ+MFtpDZZUe7RpumG999X10/CXmRSxXFPs08&#10;G0vXxg0AQNMZt+4MyyoVR4zm55wtr79M78auvfkrMv2Ab9OfN99+FNcEjfRpyJ6xhfp/3vyntfVS&#10;yDM9bMnXz+HdTfLpFlvIIACA+2x99STkBUEjnURB+p4EAABbqE+iICVopJ+EvFj82swBAFBRt2G6&#10;qma5VNFpyJ7fE+xzGrLnXKroMS8v1003QaJpuZAtj32afdTkrWaxTzMhWy7qlqNS6aDWxvNsLA+V&#10;7PBsLGttvLLVARJ1O2064+5+5xhcGzdK97RSOkDHht8Dcc9ZuTZums64x4abzriUWMqnpEQBJaVH&#10;cF13hh0rqjvDPILrwCEl4q4jOHNEVqnY9IN1qMT0g5VVKubMEdxzBAo9p0im/mPEaP5SyLNDRS+F&#10;PIsYzWdR8DBx7TUCALiKJ/fnnC27fiBpXiYfNTP9YKV5mehhS845W85PxguAN4Z2KWSykmr6X0P7&#10;6jZ8n62v0lU1262RpjMUAMC18WFr5DVF3YaiaXmpdCBb4wMAMAdXASUldx0Rek6xn/kNB29KG4SA&#10;ZCwAAAAASUVORK5CYIJQSwMECgAAAAAAAAAhAAaOZhemAgAApgIAABQAAABkcnMvbWVkaWEvaW1h&#10;Z2UzLnBuZ4lQTkcNChoKAAAADUlIRFIAAAASAAAAEggGAAAAVs6OVwAAAAZiS0dEAP8A/wD/oL2n&#10;kwAAAAlwSFlzAAAOxAAADsQBlSsOGwAAAkZJREFUOI2VlEFP4zAQhaeOnThxQuN0s1pUaEGiFzjz&#10;/38AZ7gUaRsoYrWhcdrEiRM76R52i1AXEH03H96nN/LMG2y3W9jXum6Homp40eigVDoAAPApKQKH&#10;FNxzxNC11/se/PZhuh7fv2wuFqviXMiGV9p4SncUAIASS3kEV5w54mwU/Lz4dnSPLWR23sEu0aZu&#10;j26fs6tHIScrqUaxT1PPxtK1cQ0AULfGrVrD0lLFI0ZXp5w9XB1Ht0euvXkFma7HN8nv67tf+RVB&#10;Az0O2RJbqPtv5r+pradcnuh+Sy5/hLfX0+832EIGAQDM0/XsUcgJQQM9HQXJRxAAAGyhbjoKEoIG&#10;+lHIyf3L5gIAAOVVEyZZebaSajQO2fIjwL7GIVuupBotVsX5um6HSNQNF7LhsU/Tz5K8lyz2aSpk&#10;w0XVcFQoHVTaeJ6N5VchO3k2lpU2XtHoAImqierWuLvfOUSujWulO1oqHaBDzfvarQ/inpO5Nq7r&#10;1riHQv5NonxKChRQUngEV1Vr2KGgqjXMI7gKHFIg7jqCM0ekpYq7vre+CjFdb6WlijlzROjaOQo9&#10;J59G/iJiNFvmcvxV0FMuTyJGs2nkL0LPyREAwCwezk9D9tCa3k6yYvJZMtP1VpIVk7bryYSzZBYP&#10;5wBvjnZdt8O75+zyQchpJlX02dFGjGYTzpLL4+huVymDt31kuh7P0/UsycqzXY3UraEAAK6NX2tk&#10;GvmLWTycv1sjb5VXTSjqhhdKB7IxPgAAc3AZUFJw1xGh5+T7nj/xmk0Z94/3OwAAAABJRU5ErkJg&#10;glBLAwQKAAAAAAAAACEAFGNUGHoCAAB6AgAAFAAAAGRycy9tZWRpYS9pbWFnZTQucG5niVBORw0K&#10;GgoAAAANSUhEUgAAABIAAAASCAYAAABWzo5XAAAABmJLR0QA/wD/AP+gvaeTAAAACXBIWXMAAA7E&#10;AAAOxAGVKw4bAAACGklEQVQ4jZ2US2+jMBRGL36AwZDGoYxU9ZGMlK6y7v//AV1n1Ugd0kaVhgGT&#10;gsGAIV3MZNTpS8mcnRf3+LOs+1m73Q7eklfNWNaNKHQXqMb4AADcIWXAaCFcR449J387Q14fTD+Q&#10;u2R7HWflTKpGVJ3xdNczAABGsfYoqQR35CwM7uenoxXByOxnrX2i57odLZ+yxYNUV6nSYeSzxLOJ&#10;cm1SAwDUrXGr1vCk1FHIWXop+HpxNlmOXPv5r8j0A7mNf94sn+TCxqg7H/NHglH/7s2/U+NNri7a&#10;fqCLM7G8mX67JRgZBABwl2yv11JNbYLaaRjEn0kAAAhG/TQMYhuj7kGqq9Wv5zkAAMqrZhxn5SxT&#10;enJ+wjefCd5yPuaPqdLhj7T4nlfNGMm6EVI1IvJZ8lWSj5JFPkukaoSsG4EK3QVVZzzPJupQyR7P&#10;JqrqjFfoLkCZaiZ1a9z97xyDa5O6bg0rdBsgyzp2/F8sywJkoR0SnpP9MbvHSurWuIxi7TNaoIDR&#10;wqOkqlrDjxVVreEeJVXg0AJNPJYJ7sik1JHpB3yoxPQDTkodCe5I4TkSnbj2dhYG9yFn6SZXF4eK&#10;Nrm6CDlLZ2Fwf+LaWwQAMD8drS4FX7f9QOOsuPoqmekHHKfFtBt29FLw9fx0tAL4YGnXUk0zpSeR&#10;zxLu0JJRrAEAdNcz1XT+l0v76rZ3NVK3hgEAuDY5rEZe8z/F9gJkmUsh66H0tQAAAABJRU5ErkJg&#10;glBLAwQUAAYACAAAACEA/sqR6QUkAABMSgEADgAAAGRycy9lMm9Eb2MueG1s7J1tbyJJksffn3Tf&#10;AfHyVh5TVTxa61nN9TxopN291q3vA2DABi0GFnC7ez/9RWRWUhlB/KGc0+1uZmqkaWMTJFGRT5G/&#10;/FfWn//y8WnZ+jDb7hbr1W07+67Tbs1Wk/V0sXq8bf/f3c9Xw3Zrtx+vpuPlejW7bX+a7dp/+f4/&#10;/+PPL5ubWb6er5fT2bZFhax2Ny+b2/Z8v9/cXF/vJvPZ03j33XozW9GbD+vt03hPv24fr6fb8QuV&#10;/rS8zjud/vXLejvdbNeT2W5Hf/3Rv9n+3pX/8DCb7P/n4WE327eWt23ybe/+3bp/7/nf6+//PL55&#10;3I4388WkdGOc4MXTeLGiLz0U9eN4P249bxdHRT0tJtv1bv2w/26yfrpePzwsJjN3DXQ1WUddzS/b&#10;9fPGXcvjzcvj5hAmCq2KU3Kxk79/eL9tLaa37aKTj9qt1fiJasl9cYv+0uUAvWweb8jul+3mH5v3&#10;W3+V9PKv68k/d63V+t18vHqc/bDbULCpCfAnrvVH+PdH//nW/cvf1lP6kvHzfu1i9vFh+8SlUjRa&#10;H13VfDpUzezjvjWhP3Y7g163oBqc0HvdfjfvDnu+8iZzqmH+XJH3snaL3r7KesOyZifzn8oC+t2M&#10;miJ/elBk3snxjf9m523pHV8ttcRdFezdbwv2P+bjzczV4Y6DeAg2X4sP9v9S3CiCyxkH3F0Uu0C2&#10;Ido7GGqK/k/Txf79erHak590+Yfq2G7XL/PZeCr/7Ly5+7Sh8DvjO4ovl1DVW/TN7MaOavxsjRVF&#10;px8iPygjHyquX/TyMu55113ddYj7+Gaz3e1/ma2fWvzitr2lSLgWMf7w192e21Flwg1kt14upj8v&#10;lkv3y/bx/t1y2/owpq79U/+n/s8/+M8uN/Ox/ysNEB3nDpWz8+auTFHOcsWlrdZcrv9K/gu1CX/x&#10;vkHcr6efKBDbNXlJFUcDHr2Yr7f/brdeaPC4be/+9Tzeztqt5a8rivgo63Z5tHG/dHuDnH7Zxu/c&#10;x++MVxMq6ra9b7f8y3d7P0I9b7aLx7mrHO/jD9RlHhYuMuyf96p0ltrs2zVebjxupBCNt+9Hi6gJ&#10;Udybxrt2o9uhhY1vlqvWC/W4ojccuSYr2mPZUH0LHo2K/N07N6Sq5s895sfxbu7tXAl+PHxa7GlG&#10;XS6ebttDbv9lf+Sx4KfVlFr4+GY/Xiz9a+oYTWsPyQMcqmkA862d+5+z4qF6cImtPRv2/VCdF51y&#10;Aq01Uk+e/UjNzSeMzpTtTGmc5j89TssI3dFI9/C0pBzqT1etTotnhpb7TtfwKjMaQLzZf1237jqt&#10;l5abJ5QRxT0qq1d0Oq3K7aqsIphRWc5o3hqUc03sWTeYOc9G/d7Q9KwXzNizLvCMYljHs0EwO+0Z&#10;JSZRaTBmlJ5VMRsCzzJVAXnfDhrlQFVpBVvZUctkJcCwZXEt3GU5ck/Wgvtiq06zuBpOuSdrAsYu&#10;i6viLusj92RVZHk2MptcFteFs7KjxxN/VLUwenlcG3c57BCyMqB7eVwZp9xTtYF6K6WlVWO5y1Gv&#10;yGVlXA3z3IweDZ1Vcc4KRE/WBo5eXBt3OeoanHJHlQHdK+LKOOFeIWuj2xsNzBGliGvjrkBdo5CV&#10;0esPemb0irgynJUdvULWBnYvro27AnWNQlYGLbIG9shSxLXhzWwHOUWO6qPfL+z4deP6uOuiztGV&#10;1QHj142r40T8urI+sHtxfdx1UefoyurA8evG9XEyfrJGhv2BPaN14wq566Lu0ZPVAePHq+zDPHQi&#10;frzui6oXuteL6+Ouh7pHT1YHjl8vrg8dP0p4D0nLeO5XmeObycdVmcjQK1qEEWDpuMx8s94xWrij&#10;SyZycFeUmThZcdYDjOn72djlh/R9p42pbtj4gCROW/Ms68zDSvqMOTUlZz6q5TjPQmxO04dfCZ8u&#10;nWcFZ17vShkvsTkNr3VK51HTmde71KK8VBp96pTOYwqXToNBLfPyUqlv1jIvL5W6Sh1z7gHsDLXc&#10;yNw3nbJdMhrRDHPbbhHDvOfPECcZ77k5h5e8wPToZU7Ei7Nhfudp/WF2t3Y2e27XHlPQV+ejUfju&#10;yma5im0HgxF1aGkbLKrPbGS5o8MlVSbhQ970UGxlGgyqj6hSr7LO0LEGClFlFD6myo2Ng0n1IV1y&#10;kfl1Xa2SI2NUck600UWtKDwZO1HwwfaqGA5CdaCCu4NB7YIPtnUK7g855ad6ruHxwfa4YLpObpKe&#10;4YW2SX+MF5JHSKTP0eLmiYnIz+6/sp8IM0hEiKKX4KOBIGf3HCAEoTHKgCBDrolL49UXDEG6+RBk&#10;3SHZItTgjEDOHcw+OwSBnsXp7AnPZDILF/Iil0WprIIgeV6AZTwNoYdU1lnZUfuyEAS7F2eyp9yT&#10;SwsYu0QIMhqa61DJQMjIjt0XRiDAOUlAsHNyUVH0BjauTAMgcAklAMiJJVSuOgV0T/SK2gAEL+Hj&#10;fqGXUDFTVQik18/sJfy3gUCwe/EY9RURyABB6W8DgWD34oHqSyMQSiKbJTxiD80SHkWGlsB+xS+W&#10;8LwiOcCfL7zIzkaHVV21AA3rO7VqjWyDRfUZvWilLT3PDSqT8CFV7NXBNBhUH9Gl5lknhKoyCh/T&#10;5UbGwaT6UFnygNOyegvLLNgeLyzjJb8vuBiUwp8aK9aDbZ2CewF51Cj4YHtccNJSuI46oFkLkyjn&#10;a8hfKGs01sKOPDZr4TcTBMB1E6GKOqs6mfvD3UWZ24CNY7kCg57FeeaJBZ1M+2HaKrL+mmthuCYR&#10;goATaxK1FobOpQkC8LaOUAToNcnvMid8y9ykSgyqaTtM5HquP5tDHCbZGvPmwfYzzZv5aFhudgg4&#10;/FtVdQ1DfoVuHTJkGkr9vPnzdjZjUT/p6EiVcYEIedApd8OuMr91O74JOjrS23jBM7/weXlQuMeb&#10;H69Q0Q2yXtGib3R7lTF+iTGNU9GVXxnbyF14drdV+WyL6JzRvGUUJqfMQVZ0TL+OpkyjKDlj0i5d&#10;3/QrnjGdkemXnDAHfJFWvI4mTMMvxY6vRoXpl5gu2cj0S02W5NPQdMyYLC3XZPivBl3btTj8bGS7&#10;JiuAw2W7FteAV85ZrskauOrZrUwwYzYyXVPIGEaNO9oh0fOqOcO1XPWAfGBGTRDjKzKyXZNVAFua&#10;AYwt12QdXA1tz+IaIBvbMVkBsGuyCiOKGWeNhmNKKtcz/RI6uZ7tlgLEcCQzALHllox+1rH9its/&#10;2ZjxUuq4QTYYmM2fdSVVvJw6znJMRh/EKw49iJfSxA2yUd90ywDChltKEgfalxDEofal1HB0S8vI&#10;diwOvkfBlmOq4YM+KaVwqE92ZfAHeda1XYvj73VwhmtKBodGMqGCgyOZ0sDBqBkaOMs12fzR+C8F&#10;cGj878kqgC2tJzpAj+WhlmuyDtCs2YurAM6afalEhH2zL8Z/krCbrvXV+I8yjX6MDXCq0ZeVAEe0&#10;vugIfZaFGnHjuzH88OI25GF61o9rQeZnv8u1LxRX8h42MeQ7yiR8bn1Go0hNhM0bSaOWtNr7ITDu&#10;LCLmQP4mSSMsnQcZV3q9WuWOz+bUZes0Au6KzjzsZ7g285vxCnfnFskr+aelruRhjL423IGKwEqp&#10;XNWCP0lf+OZlKot++AsO74afntH466QCTxl5r8i5U0a+pKG7/5sCFb4m/Cx3dEqnOqEawtvhZ9if&#10;8b5nYZsqvB1+erMyXOUgCb+UfHKROFNaRk45uzPOZVQO2527VK5rMjsTtlDamSo4OHe6OstLPd0y&#10;VCsLMZ0s17uZr+GzOkxMyjrd/rvR8X3Vvc4odNTmvmp/UsWrTmCAgIza4jEgcxTp0vaVaNHuZcQV&#10;bPqCgAzCi5Bd8c2cID9U6SEgFyI5ROBCpYaI9ojMECWGwXOfFwLUI7JClOnL1Bwiizg1vwNc4IvC&#10;MUQT0+AYSvPVPhJhR5MP8LQQJeYwzTc0lUaaz9N3VBpM8yUfY4xpOqcBGYIXaYAMRU4SMraynVO9&#10;ACGMNEQGcKxQVMKFpdJTwuV4EiRDy3GBySCO1aAMQYwkUIYghriVFEIMjcoQ+klCZUxaqyki2o+I&#10;hyOIYy8Gl6EeyquwCi+6m0eN4UPdO2rjRQHLEF6U4xAc1YxbRg23FCoDOFaQMoRjNShDc0ESKLPj&#10;JTAZiNcRJAMbS2mQzMb9kpEB3M9ZfzShwC2SNEQG+qQkZGRkjv8akKHcLA2QgfRM8rE4P2vwGLMJ&#10;Ih7Wfc3lqrbBY0d3fDd4zDWa33D7MU8Yp/CY4lAIj9ViWvXwWC3SBnhK4CqeVdUiMzUpT11m9DoC&#10;dY5n1cRj5YWyj6dwYRm0MkeA7K6sgHOlhdo8g+5qMUrVynw1koNnodjRzcmjDq31Tt+cXOIyHylB&#10;1f6gNydvFpMb+r88uZReHR2mef6EV/rU/pnPVvSnxD7VKuNpvP3n8+aKDlmlil7cL5aL/Sd3YCzV&#10;IDu1+vB+MWHxOP8izuUkpOIRHBnw97JELefGHyz956gFLSboCNTffC7nu+2aDpX08jH5vdf8q/D+&#10;frnYhEMx+XUZJzpCUh0Sa4TaH0D743ry/DRb7f2JutvZkkK2Xu3mi82Ozq28mT3dz6Z0OuevU+cQ&#10;n6U54XMfKSb0er+d7Sd0n//45oFO0Cz/Th3s8IbzuHKS/a91qiidBeD3nLJs4PYhIokdL1z5LNeM&#10;1qa+twWJHXe0VxwpKno5X8ThD24Qo5sLgr/lS/r17Y7ZpNXaMQ52my0Xh4O7fH4P1Vie05LEtZwv&#10;iIN7rADhb3RfVEEFSkiqxXYtHMzutiqfq6JiHuyMzLWQQmHdEekSDb+oNVd+1QLC9JV906+YCDsj&#10;0y+FAbqD3PQrZjA1kXCeD+he+0MlVwETgklnZXqmFZN0bJnpWhIUzkkdbjsX14Czsp1TUJiq0nYu&#10;roW6msm84OPyrMjF1eCsTOc0FEaR4zyyam3urEGD7SjVZF506TQ6wzkBhZ2V7ZzuCaDFJUHhvCB5&#10;jelcXA/OynZOdwfQTZOwcF6QstByTnBhZ2U6p8EwGtuSwHBeDO02J8iws7KdUx2iV5C+2RjgktAw&#10;jpzsEBRf0zkNh3s9kngaziVpKWGbE2pK3Oa0npJPUzSdi0emunpK2FsFI8a9VSsqe3QUpelcXBF1&#10;FZVwnBOgGI9zGhWjyCWhYjhDCFqMZwgNjFGbSwLGcG4VyBjPrRoao96aBI1piLMzEkGNnZXZWzU2&#10;RuNcEjbm8dcchAU3dlYH52gB0Jwz0YDjO54eaOHyLR8VCfl+o6tsn1bPBdR4WohHczC1AEpiPGsI&#10;LDj89Ey4JI0e2iDJpC/pHJylfJThxhn+WZOm1mSzNUnvAWqfcS5Q7XOXGqj26bCF0s5UwcG509VZ&#10;XurplgH2ARpdZfmQmot6Xg3lqccgrXy41WU9rsal4W8G0iDgiBFCPZCG6IYAaWx0SMDiu5g1PgBU&#10;SC6WwC03wXenrIQJv0AHzI1MvzQ5AFhDrJPqaSthsp8K0gDUSARpINkX6kqc7Gt1JUr2k9SVMNkX&#10;6kqZ7MdtTYM0tExKA2lomSRBGluZDY4eySeEP2iBmQbSELwV8kq8wNT6SrQ0TwNpCN5KkAa76hFI&#10;A1AjEaQBeKtAGhrftMYSRS4RpAF4Kx7VcQIHKbEZanPfBkgDCDJJaQkRpAJpEEGq+QGNc0l6Swhv&#10;FUgjxGsOJRqkwd2peIr2D+gwNgzU8zlg5CRIYzhuO6fIMtqiSgNpaMNAgjS2Mp3TIA1ttaSBNLTV&#10;IkEaW9nOqRkC5XBpIA2lcRKkiTyuAWksLGgUmA1IQ43gK92grIhVo8A8DficoJW4nBewOH2Qf0CO&#10;5ICBVZ0jX38wBaYEfBS9RoH5Fk+EZvka/X9BCkzetj9SYDpWy9fCWs0/sALTKVHfSoHZH5ZjVMFP&#10;MJeivUqBGTD6myowL7BZ0zbiUbN26tWmWU9LSegbCYszPnWJJnI+ZB616t+zrpiPhTveDnHJz8Xp&#10;irNheczE0QjFeNZpxOmF37cNI1TqMax5l47I5C90jSaStgYkW/+UCXqu9JU/wiomzzFoobft9b1a&#10;3vMjqi2nXr8VQodqW07FGyFsYkIHxblyelS75VTCPshVbjklNkHIxHRKa4mzIQkArfqL4+6fXW4A&#10;rkwGPuO7d90pOHENiv0PMrH9UmyLXLL9ikNfV0bc5ZNXj/2KI08mpl964wPFK2njo282LrHrQSa2&#10;XzLylIzYrStpz2PIh+gexUtseJCJ7Zdu9aArJm130MPEDb/EXgeZmH7pnQ40biXtdGQds0OKfQ62&#10;sT1TLZ+3uawembTNASIWt3wUMS0VzockeDVGiqQdDruFCZ0wamFaJcybW6ZfcrQHt5CoYyTsHil2&#10;NlCP1AJhukfO9isOfl2BsD2CiU0NNILpLQ0UryRtsD3ii/0MNOJrWTBqX0m7GfYMKbYy0AypNzJQ&#10;f0zayAD5hNjGgAmFlgOjMSxpF4MGVmtwFXsYbHMYw5otjGYLg56X3miB4T7WV9rC4IGJVvLhMFO0&#10;hVFKZesdZ3p6F8AreM8IUcudleBW2CAIP71g2Jd0bpuAcszPqAX24SpXN3ALoxTInj2noeYWRt0d&#10;EV5X8P7K6bCF0s5UwUELfLo6y0s93TJUKwvV2GiBL1ALzHn3MfxygvEGfsUoQ4m+IKR4Nfyy8/uY&#10;waD0XnEAxCfkYqiOCthO7WP8gjJ7jQAAmhDroHoCYDutTwJfiBEmaX9BWi/IF0zrtfAXpfVJwl+Q&#10;1hPdqW54F2l93Nw1/EJLoST4BWIm6BeMmZb8osVjEv6yW5nAX2jxqNW+aLGdhL/sHinwF+qSGn8h&#10;OJGEv8DgFQ85aPTSGl8UryT4ZcMcIfCFMEeN9Kh9fXX4BWBhkrLXhoUCfkFYqMd8sC2UJOoFeFXQ&#10;L4hXj/AXANJJ+MuOmMBfKGJH+AvMkkn4y8arAn8hvKrxF0ookvCX3SMF/UI9UsMvlHslwS97BBPs&#10;Kx7BGvTVoK8Gfa1ONIKvhL4UY0LoqxavCrfBn2YltSgaYCWBmYjzU09Tl5oEpy4Peh1dOoflaqKv&#10;miStDNo5LldWwFkuV48Z1uKPqpX5amzUu3Qu5luod5lIvezCkZ7029Ghnp/luUO8zXzMxJwo4uKY&#10;GD04wxPzwcBBvejUUB4BPrMijO8h5W/8zYowekDEsMX/6KJiLuaMDpuSMb1QZCynE/Atv+Jl6h1Q&#10;CUiJRjYYFqZfAo6xkemXXioVpHQy4hUTmpoHTWYDejSuFTBByJyV6ZkWhzlGZriWxMiyIQnlTOfi&#10;GnBWtnOyEvwjbS3n4lqoqxDLhnSLrOlcXA3OynTuiJTxKtNwLomUZcN+bjonWJmzsp3TPQG0uCRY&#10;lg2Hme1cXA/OynZOdwfQTROJ2ahrOqegGVmZzmlsloOxLQmbZcPRyHZOdgiysp3THYKFUEabS2Jn&#10;5ByInOwQKHJaPVZkpDM1nEsCaLDNCQEZbnNaQlYUJJ60nIsrou5Bk7C3CpCGe+uRjqyw59M0lIbG&#10;OQnT2Mpsc5qmocgl0TQ4QwighmcIjdRQm0tCanBuFVQNz62aqznSbbS5JK4GMxKB1pyVWa0arqFx&#10;LgmuuQzNmlsFX3NWB+cawnYCrpSr9uYJRc0Tiuh534FPvdEDvF8lLgv3QQbSFX564hUI2+mTCWkO&#10;JgEUJTH+hqVQRPgpDpo8rZLyJZ2jWPVAUU3sVBNi1URiB/pHpO1UNAL+O3epr8N/Z6rg4Nzp6iwv&#10;9XTLAMC0EZddoriMut0RSKPlATXgBqTRITjVPZNac8BPbDEyRBqBq2dV1DpoEtINAdJg0q/xAWAb&#10;crFUT2IGkJBEB3VvsARYI16wfi2QBqBGGkhD+FHIzXCyf6Q3A1AjSW8Gk32hOJPJftwHjkAagBpp&#10;IA1FToI0SG616gwtMNNAGoK3QniGF5haeoaW5okgDfRUBdJQV9UgrQBQIxGkAXgrb8CE45sWoaHI&#10;JYI0AG+FDu0EDlKzAmpz3wRIQ1AjSY4GEaQCaRBBarIMxrlEkAbgrQJpCN5qkAZ3p+Ipuu5BkzBy&#10;CqShyGmQRg+eMTORNJCGNgwkSGOrAw6KZ4gjkAbSkTSQhrZaJEhjK9u5o1zJzuHSQBqCtxKkiXGu&#10;AWkNSGukan8Qqdpp8lIiqyTyImlbLYZTkwcFVnWOLr2OVZ0jX41UbU/PJy41a+6B9vQ6PgPq8Mxf&#10;fmpP6+W23Tzq+3mzXTzO9/wMap5TVusfnvfrhwU/8/maSdb9evqJH5/tfiGFmn88Np1kd0kHTZKm&#10;wMM6OlGyfNQ3rSzoEpsT+aYOur/VQZPDXsfvV3T7BACoAiLRXnPQ5CufYM8rxqNm3TzB3j/BvlRq&#10;vs1Bk8MeU0o+vaHr52izWf+uT5okLHG8H3KZT7Cn20h9ZQ5H5QmQX/AJ9vzoiQF/oxsMq22TlP2Q&#10;EQkqDz5XRcWwhd+3F/lqjV90ST1m+JWyH0J3C1p+yf0QdEuh4l1FToJnw6+U/ZBR1jEdk8JitjKx&#10;iBYWFx2SKhqupe2HjHLSURq1KfdD2Mp2TukoyS/bubgWaguLRz3SilvOxdWQsZXpnN4PQZFL2w8Z&#10;DUgvbjgn90PYynZO9wTQ4tL2Q0Yj0otbzsX1kLGV7ZzuDqCbJu2H0HGbQ9M5sR/irEznjvZDwNiW&#10;tB+SdzK7zYn9EGdlO6c7BJ8Ra/TWpP0QHLm4Q+DIaWFxt0PHZRrOpe2HoDYnhcWwzWlhcZfZtOWc&#10;nBvAXSfqbMoM9Va5HwJ7qxYWd3N7Pk3bD0HjnNwPgeOc3g9BkUsTFqMZQu6HwBlC74egNpe2H4Lm&#10;VrkfAudWvR9SgN6auB8CMhK1H4JSEi0sRjlc4n4ISOPUfkicxzX7Ic1+SLMf8g3uhyjJJ7p1v9Ym&#10;xucXFofHJYR9kPDTq4890Ti350D56B/t1MrTYau79XOADLzypwE8BD/89JVQa1NKtbJQQiMsvkRh&#10;MS0YjkGao5kXJyzmNYIbHQ7r3S8J0hDgeL2wGGX9AqTBpF/jA0CF5GKplrAYJfwSHSAipMkBwBrx&#10;grWusBgl+6kgDUCNNJA2BMm+BGlsZXIDLSxGyX6asJh6hklcpLCYrUznjkAaWCalgTQUOQnSYOS0&#10;sBgtMBNBGoC3UlgMF5haWIyW5kkgLUM9VYA0Z2VWqwZpCGokgTSHZS0EKUAahrdaWIwilwTSIA6S&#10;wmKMg5SwGLW5bwKkIaiRJCyGCFKAtBMIUs8PAN4mgTQIbwVIw/BWgzS4OxVP0XWFxTByAqThyGmQ&#10;hraoEkEa2DBQIA1tGByBNJCOpIE0BG8lSIO99QikgRwuDaShNE6CNJHHNSCtAWkNSPsGQVp5OmFA&#10;LwikeWZ1TnVbMqs/grA4BCwwofDT06XAqs5BvrCO9zKVc7CKSz3FtEpc9e2egSmDRpfbPMH+Lc7A&#10;ZDHuZQmLezQsHSkw3a0IjbB46uLwVsLiQY9XdE6BSUxECYtJ+eFOA6WVqx+XwvOhN9vd/pfZ+qnF&#10;L27b29lk71Tw4w9094A3DSZeHP/zYrl0hS/dHHm4n8ANiYTxudp3G6eXL1uzPw/iDY525ZXUMTh2&#10;V3xx4LjfIaRJlZlnfTdJR3JaJlmf92jXfp+EQPyNrmIr2eTrFZjsbqvyuSoqXpU6I5P6KHDc75KS&#10;xfDr9eA4zwaF6VcMjp2R6ZcCA/2cju4z/EoAxzndIW46JsCxszI90wrMfka39BquJYHjPO/0bOfi&#10;GnBWtnNKcEZ+2c7FtVBXgZnnhPmtpibAsbMyndPgGEUuCRzneS83nRPg2FnZzumeAFpcEjjO80Fm&#10;OxfXg7OyndPdAXTTJHCc5/QEE6taBTh2VqZzGhyjsS0JHNPX2m1OgGNnZTunO8SIpNxGb00Cxzhy&#10;8biEI6cVmAPaXrCcSwLHsM0JBSZuc1qBOchJzG1ELg0co94qwTFbmdWqFZiDnGTwlnNxRdR9RDgc&#10;5yQ45tHQdE6DYxS5JAUmnCEkOOZ5xHZOdQjU5pLAMZxbBTjGc6sGx33QW5PAMcxIBDjGKYkGx2ic&#10;SwLHLkOzBmEBjp3VoVobcNyA4wYcf4PgmIcxWkmGM1QROG4UmJ4Il+E6x2ZLWeI50ns4LeMMOK7L&#10;oXk1QpVJU46HM4Fmh5+Sap/bBghU+/Q+QD0FpmxlwZ9GgXmBCkxOGY9BmsNDDUg7dbQrBByvVmDC&#10;rF+ANJj0a3wAqFCMceo9Iwkm/BIdoHxfkwOANcQ6qd4jxGGynwrSANRIA2kIPwoFJk72tQITJftJ&#10;CkyY7EuQxmT3kOzHB/cdgTSwTEoDaShyEqSxle2c6glogZkG0hC8FQpMvMDUCky0NE8EaQDeKpCG&#10;uqoGaQhqJII0AG8VSENQQyswUeQSQRqAt0KBieHtRYE0BDUSQRqAtwqkoYdUa5CGxrk0BSaCtwqk&#10;EeI1hxIN0uDuVDxF11ZgIuytQBqKnFZgoi2qNJCGNgwkSGMrM3JHIA2kI2kgDcFbCdIgvD0CaWCT&#10;Kg2koU0qCdJEHteAtAakNSDtGwRp36oC0yYvgcC84i7aA6w6zYMCqzpHl17Hqt5YgemDdo7ylVD0&#10;LOUr9bRnIJ/X5p65UNXKfDU2Csw3egp5qVm7oKNded/2SIHpOnCjwJw68d+bKTDp0DJH57sdr/+O&#10;RHu8YP2KCswLbNYEbo6a9Yh3PZpmPS0P5Xybo137OWt0aNPpqjdwFRA3a5rSfLMOx8+/qbD4Aps1&#10;BUw3a9LQN826vf116jY132q07g155U/NuiCa5ITPh6M5GEI2g/X9YrnYf7qmu377dEsAd7XVh/eL&#10;CUv7wxC8bS3orOmiw/TpqFW72gyW/nN0H9Fi8tf15J+71mr9bj5ePc5+2G3ongM+fJ/+9NN0sX+/&#10;Xqz2u/IPpc12u36Zz8ZT+ed/zMeb2d2nzSwYb9cbfsk74/J73a/C+/vlYsO3MjBq4Ndlwre9bc/3&#10;+83N9fVuMp89jXffrTez1cen5cN6+zTe06/bx+v1w8NiMvtxPXl+mq32LkDX29lyvF+sV7v5YrOj&#10;XPVm9nQ/8+dwl7L6txmsixHfkcMKAS8RqMbqohjRHh036yLvuwmEFhXNaM0NRbSMyd8/vD+0a4rY&#10;Ubtuzpf37fpNz5cf9IPgpk+DzTc1XLMk4i3ubiLG4NsiP5/EjX0tGnkv8oD5bMi78jQUdTuD8tz3&#10;MPl26U9+mOr1aAuSx/JqmJo8+7vVeNQOd6jxVrR70k28J01joH+W7p+uWp1WwU/hc9/pGk51V9LR&#10;DU7u25URiWGisrr5sNOq3K7Kind9nNG8Fa4g9kzuR9MjKfmkboqG+lLKQKqHAfM5wpZnUjwNPYul&#10;GSc8k9oMGLMjbYblWSYrIM+LkRk0Kc5gKztq6jYnGDZDnWG6J2sBuxdXg7MC7smagLEz9Bmme7Iq&#10;MnpWrtXihD6DjWznlD4Dxs7QZ1jO5bI/IOeEPuOEc7Imip47uf64Pxj6DNM5WRE9OqTbDJ0QaDgr&#10;EDtZE9g90Svo9g+7wxayW/T69OhSq2aFRMNZ2e4pjUavn/FzJo6jZ2g0rOgVsjJg9IRI40T0lEoD&#10;uxePUHdFH0VPVgaOXlwZJ6KndRr93tCMnnHDkxW9ruwYMHrijqcT0dO3PEH34kHqjmRrdttTp87D&#10;6AmphopeszXdbE1/tq1pakyTj6sydeODB1pLvkuhRTCA/qWV+Lbdur9t3/vUiA8gKW35JT+60HXC&#10;1vy27fIsrpnq3oZSB08mLs/M/c3t9JWVidwgzboj6keUklamwaD6iCr1KhvSkOlT1MoofCwYl+XG&#10;xsGk+lAwLv29ooPxAlGtjMLHgnEoOTIOJtWHSuMB61fo8rI+SYDOuFzZdkIGjsothkSHapYb2Z4t&#10;tzfkcaiev5GtKpfq+/UH12RFbzhyh2Ds1svFNFCi3fbx/t1y2/owpmZauP/KOAozPi3jx/Fu7u3c&#10;W74Bb9fPq6nL8plk/VS+3o8XS/+afOUjNdxTJv0BGryw9A+fbG3Xvld8mG3pxXy9/Xe79bIdE+7a&#10;/et5vJ21W8v4fJq9+6XbG3Dut43fuY/fGa8mVNRte98ub1J4t6ff6COvfyTmWy2CaWr3i+A7XjD+&#10;9/ojr4H12dCt/Ud6h1EgDwq7zRcjjuwEM8tAHcXdEfwLV2Tr/uVv6ylByjGt251HgboRSGyRm71u&#10;yexI9O/6WwXteqx0dMxuGO7fCh8Ox7K0PtfJLcFff17L/uP9R0d3WRRCzZbffWVjpIbkG+KhEdIL&#10;3wDpxeU1PpYxHjc+N0xHFX9hja87IBjs5j0CxH6kOqCYAa0HvnbjO/Ttb7Xx0YD9ePPySI8FphH8&#10;kcbk+WLy43g/jn93w/rNLF/P18vpbPv9/wMAAP//AwBQSwMECgAAAAAAAAAhAJjbH4uFAgAAhQIA&#10;ABQAAABkcnMvbWVkaWEvaW1hZ2U2LnBuZ4lQTkcNChoKAAAADUlIRFIAAAASAAAAEggGAAAAVs6O&#10;VwAAAAZiS0dEAP8A/wD/oL2nkwAAAAlwSFlzAAAOxAAADsQBlSsOGwAAAiVJREFUOI2dlE9vmzAY&#10;hx1jjMHQYCIqVdFglZpLc+73/wA9t5f0EPpHm5qCaYzBgDE7dJm6rK2SPTcf/Oj3yn5/k3EcwT5l&#10;3Ya8aVnVar9SfWBGMwkIFgGxBXMdHnpOuX8HvT/owaC7l+3FOhfnXLas7rWn+oGM4whcjJRno5pR&#10;h6eRv17E0xWyoN7dnewSbZvu5OZHsXzgMsmlmsU+2XgYSRejBgAAmk67dafpplLxjJL8G6P3y7Po&#10;5sTF2z8iPRh0nT1f3f4slzac9POQPiILDv/M/JbaenqV804bvDxjN1fp6TWyoIYAAHD3sr144DKx&#10;rUmXzoLsMwkAACALDmkU3GMEuwcuk7uX7QUAAMCybsN1Ls5zqWbzKX36TLDPfEqfcqlm61ycl3Ub&#10;Qt60jMuWxT7ZfJXko2SxTzZctow3LYNC9UHda8/DSB4q2eFhJOtee1WrfcjrNmo67e5e5xhcjBrV&#10;D6RSfQA/+I9HMY4jMKOZwIg6xc58rOT3JCogWMCA2MKzUV13mh4rqjtNPRvVAbEFZK7DGXX4s1Dx&#10;YIx1qGQwxtpUKmbU4cx1OAw9p0wjfx1Rhz+Wcn6o6LGU84iSIo38deg5JQQAgEU8XSWMZp02OCtE&#10;8lWywRgrK0TSaYMTRrNFPF0B8MHS3nOZFlJF+0ur+oHUnabPojmNKCkSRrPLs+h26uLXv0QAvNXI&#10;avO6yIrq+3/XyHt2xSZUH8hW+4cU2y+7A14fywPcfAAAAABJRU5ErkJgglBLAwQKAAAAAAAAACEA&#10;FHN0PmDhAQBg4QEAFAAAAGRycy9tZWRpYS9pbWFnZTcucG5niVBORw0KGgoAAAANSUhEUgAAAcUA&#10;AAGzCAYAAABeugxYAAAABmJLR0QA/wD/AP+gvaeTAAAACXBIWXMAAA7EAAAOxAGVKw4bAAAgAElE&#10;QVR4nOzdWXvbOJoAanABSIKrdnmRvMSJk6rqbXqZuTt/bX7buTq9TXdPd1ViJ45tyZt2igtIAiB5&#10;Lhz3pFJxYrniRI7x3tVjUYYdlz4S+BapLEsgCMLnFWfMDDNmhymzE8YNA6qJo8PA1lGIkUq+9PqE&#10;r0vGcm0UJY0wY3aUMjvluWZqMLY1GNo6DJuWMZRlqfjS61wG6pdegCA8JCnj+t5wvns+J6sxZTih&#10;HKcs13SoZAZSiYVgvOLis92mt6dBJfvS6xXuv/M5Wdkf+k+GYdIkNDcTyjAvSkVTFWoghVgaCtdc&#10;fPa07T23dRR+6fV+aZJ4UhSEz+N8Tlb2B/5u3486ccZNW4chRirRVCXNeK4TynGQUsfWUNCpmv3d&#10;prfXcvDgS69buJ/yolB+uPC/6U3Cjf4s6tgGChwNhgZSCVRknvEcEcrxNM5qQAJlt2L1HjfdlxtV&#10;+/hLr/1LEkFRED6DUZg0/tof/+5oHGx6WPNbjnEhS9JP/ufLi1K+CMhKkDJnq2a//v1G489VU59+&#10;iTUL99vewN/919n0F6MoaXQqVs/SYHzda8dRWh+GSXOr7hz+rtv4c93Sx59zrctEbJ8Kwh2jPEd7&#10;A3/3eBJurHnmqWOg4LrXKrJUrHnmKSYZ6U2jDUeHwe83mn9WFZl/zjUL99s0TqtHk3BrGCbNx013&#10;H37k76du6WOkyLQ/jbq2BgPXaM6hIrPPtd5lIn/pBQjC1+7VKNjpz+KupanRhwLi2ypYm2mqnPVn&#10;cfdgHDy66zUKX4+yLKX94fxJbxp1V118+rGAeMUxUKBDJen7UedwEm7d9TqXlQiKgnCHiqKUByFp&#10;TUlWXXHNs0WuXfPMk2GUNEZh0rir9Qlfn4Tlhp/QiiSB0sPafJFrV118Oouzqk+yyl2tb9mJoCgI&#10;dyimzCQZNzFSiLJgyruqyLmuKllEuU0ox3e1RuHrEqbUJpQbtyntURU5lyRQBim1WV7Au1jfshNB&#10;URDu0EWQtAnjBlJvV15hIJUQyo0wpfanXpvwdToYBzuEcgwVmd7megxVQig3o4xZn3pt94EIioJw&#10;h6ZxWuNFqfJb3nVDWeI8L+B9vWvPi0KJMmbd1/ULD4/IPhWEO/So4b46D5L2bYMiYTmumdrY0mD0&#10;qdd2VwjluD+LOmHKnDCldsJyAykytXUYWjoK245xUTP1yZde59fqUd15dREkrZRx4zbXE8bxKjJP&#10;79Pf3KckgqIg3CFbgyGGChmGvHWb6xPKDbNixbYOl77TSFmW0okfr78aBTunfrwWZcwuylLWVSWl&#10;eY6KAsgYqaTt4ovNmn24U3deiVKTT+9Nq8BkGqe1Ra/leaGUJZAcHYUPtSRDBEXhwSvLUiKU4zBj&#10;dspyHSOV2JedP5Kf+94aVDLXQEFZAilIqe0s0EbLJ5mrKjJzdBQqspz/3LXcpbIspf89m/7yeBJu&#10;nvlktWqi6aO6/Qqpyr8/WPOiUIKU2YfjYDNIqDOL08pvOvW/6VBNv+TavzYGVBLPQLP+FHR8krmL&#10;ZKCezclaxdSmHtZmd7nGZSaCovBg5UWhHE7CrTOfrMaUmYRxTFmh6VBJMVKJpalht2r31j3zRHpP&#10;95mb2qo7rydxVj2eRhu7LXX/JgGO5YV6Nidr23Xn9XbdPrjt9/5cjqbh5uEo2B5GSXOzbh0a7wl0&#10;iiznFaz5tgbDvh93D8bBjoFg8uv12t+/xJq/VpIklU+a7v48od7rcbBtaTBSlY//zQUJdRKWG9t1&#10;52CrZh9+jrUuI+W///u/v/QaBOGzmyfU/efZ9Jf7w/nu63HwKKEcy5JUIlWhCePGOM7ql027uZWw&#10;3PAMNL9pEfS7TA3GLC9gkFF3GCYtS4OhIsvXlmdQnqPjabRZwdrsadt70alYJ7f/Se9emFL7n2fT&#10;XxxPo83tuvNah+oHM21lWSpdA80HQdIuylK2NBgv8gQtfJyB1CQvSiWm3Drx444BFfL2U/u7xlFa&#10;Ow/I6mbNPv7lWu1/bf1hnicCIJ4UhQfIJ5n3l97od8fTaFOWQP6k6e697wMjodzozaKun1A3zKj9&#10;nxutP952csXjpvsyzpjVm0XdV8Pgccs1Llwdzd++g+d5ofgJrQzDpNly8MVG1eo9qjtL/5R4OAm3&#10;TmZxp2kbQ01VblQGIEtS2alYveNJuOnq2nzVxWc/52lc+KmdhvMq47mmqUram0YbtoECR4cBhipR&#10;FTl/pyE4eNx09x833ZcPue8pACIoCg9MXhTKi4H/9GgSbroGmjdtY3Tdaw2kJk+a7t6JH3d607jr&#10;Gv78V2u1f9zm+0JFZr/tNv5SMbXp61GwfR4kq4MgaQMAgA6VNGW5DgAAGMH4cdN9uV13Djar9tF9&#10;mHE3T6gbUWZu1qyFttwwUhOkKjTKmB1Tbj7UbMe7oshy/su12v82LGNk6zAcBElrEmX1UxYbvChl&#10;pCrMQEpSxdp0zTNPd1vei5u2IfyaiaAoPCivx+F2fxZ1VEXOPxQQr0iSBNY882R/MN/tT6NOw9JH&#10;qwu2a7siy1Kx03BfNSxjdJWdGaTUzliua1BJHR2Ftg6DNffDTcOXCaEcx5RbuqpkkiQtfD1GKiGU&#10;4TBltgiKd2PFxedVrE3fHjKcMK6bGoxtHYWODgMxZPj/iKAoPBhFUcqnfrw2DJPWbst7cdPrLrf6&#10;zF5/FnfbDh7cJijmRaEUJZChIjPXQHPXQHMAAOB5oSaMGwZUk/tYnnDqx2uEcuPqSXdROlSSMGPO&#10;Q+2e8rloUMnWl/xselmIoCg8GDFlZpwxC78ZsrrItaYGSVGWcpBSOy8K5SYZpKMwaUxIVovSyyfC&#10;oiiVqwJ2V4fzVdc8UxWZ28r9TTJxdBhAReJIvV1LsbwoVVWW2UOtiROWjwiKwoMxibMauXwqW7hR&#10;MgCXZ4yEchxl3Lp60nsfynO0N5zv9ibhxjjOagnjuCxLSZJAWRRANpBKPAPNO5Wk/7TtPb/P24Y1&#10;U58YUCVFWd6qZSShHDs6mt+H5gTCwyCCovBgHE/DzYwXmgRul+SoKXKW8VxPGDeuC4rzhLr/PJ38&#10;ojeLNsKU2W3HOF/z/m+mXV4UCqG5MQhJ20+oO08y59lK5fltzym/NFWRuaOjsCyBRHmO0A2zTwEA&#10;oCxLEFNmtmzjwtZEUBSWg2gILjwY23XnQFfl7LbdYVKe67qqpPiaJ02eF+oP59Nvng/8Z2VZSo+b&#10;7r6HtR/VNyqynNs6jHYa7itbU6OXw+DJ8/PZs/t8pla39FHTMQb9WdxZ5LphmLQMCEnDNkaLBFNB&#10;uEsiKAoPRgVrM4wgue1swoTlxmWnm/dvd74aBzv9WdxFiszWK9bJx+YnNmxjVLO0cW8Wd/cG/tOi&#10;uN0W5Je2WbWPup7VBxIA4yit3+QaQrkxibNat2r1dlve3l2vURBu6l7+TygIt2EiNcZIjVPGdcpz&#10;tMi1UcYsKMvcMVDwvtT1KGPW8STcmMRpdd0z+zd934alj4qiUPrTqHMRkvYia1oWsiwVuy3vRbdi&#10;HU/irHYyi9bzDwT4UZg0Dsfhdqdi9XYazqvbDMMVhLsizhSFB0O67KLSn5C01p/FnUeNm3WLyYtS&#10;7k/jTrdq9a4LePOEuvOEulVTm92kz+RbawJNxxhMoqw+T6h7X88WHQMFv16v/11XlbQ/i7v7g/mu&#10;a8C5gVSiQyVlvECEcRymzFZkme+23BePGu5Bp2Ld+AZCED4HERSFB2WrZh9O47T2z2Tqns9Ju+0Y&#10;Fx8qOs+LUj6ZRR3XQPNu1TpuOXjwvtcFKXUSluMqRtNF14ShSk5YbIQpcxa9dpnULX38h83mnzw8&#10;90/9eC2izIoyZo/CtIlUhRpQISsOPm85eLDbcl/Yot+psIREUBQeFFmWiqdt73lEuXk0CTcPRsFO&#10;p2r13tezM8qY2Z9FXVtDQbdqHT9puvvXve8wTFoJZdjw8MIF0ldPlovUQC4rpCr0u9Xqv7Zq9mGY&#10;MTtML1u4aaqc2RoMrzqoiD6nX97bI9MSxg0MVWLrKDSgkjzkfx8RFIUHx9ZR+PuNxp8dHYa9adR9&#10;NQoeq7LEMVIJUmSa8lxLaI5LAKR1z+p3q1Zvt+ntfSxDUpHlPC9KBSpg4c40ZQkkVZa5BL6ODyNT&#10;g7GpwbjtgIsvvRbhx4qilA8n4dapH69djUzLWK7rUE0wUhMLqeF6xTrZqFrHDzE4iqAoPEiWBqPf&#10;rNf/p2pqk/YcXwQptRPKMc0L5BnafNVRzx0DBZ2K1Vtx8fnH3m/VNU/7s6iTMG7oC07SoDxHqiJz&#10;W4eh6D8p3KUgoc7ewH/am0XdQUBaGlQyDFWiqUqaMm7M4rRK8wKNo7QxidPa05b3wtRg/KXX/TmJ&#10;oCg8WLIsFVs153Cr5hxmLNfCjNkp4zpGl9tIi7Qes3UYGkglccasCtb8RdYRZcwykJKIMzbhLs0T&#10;6v7lePi741m0KQFQPm66++8bmZayXOtfjkzzopTZv99s/ukhZQiLkgxBAJcNk+uWPl6vWCdVU58u&#10;2ouzYmizKtanQcqchHLjptflRaFcBGmrbuqjmqlNFl+5IHxcXhTK3sB/ejSNtiwNhtt15/V1Q4d1&#10;qGQ7DeclUmV6NI02Xgz8p2VZLj4C5Z4SQVEQPgENKtnjhvNyvWKe9GZRt7jhh8ipT9YqJpptVO3j&#10;mqmLoCjcicNJuNWbhl1ZAkXLNoYfe70kSWDVxac0z7X+NOos2q3oPhNBURA+kTXPPF33rL6tofDl&#10;cP7kQ0+MLC/Uw0m4RfMCdTyr/7jpvvycaxUejrIspdNZvDYMk+YijSUkSQKditk7m8dr5/N49S7X&#10;uEzEmaIgfCKSJJXftCs/SJJU9mdh93ASbjk6DEwNRhipRAKgTFiOCeXGjGTVuqWPOhWr/0278sMy&#10;jU7ieaECcNns+0uvRfj5YsrNmHJTh2p63ZbpdQyoprIkFUFKnUUbvt9XIigKwiekQSX71Vr1H3VT&#10;G1saCqckrb4pYG/lZSkbUCUYKeRR3Xm1WXeOHtXtg2WoS7wISHtGskqUMnueUgcAABwdhZYGwwrW&#10;Zm+aHDy49PzbKMtSmpKsGqTUCVNmE8pNTVVSW4ehrcGwZuqTz3nDMYnTWsI4NqCS3OZ6AymE0NyI&#10;MmZVVWXh5hT3jQiKgvCJSZJUrlesk4ZljGZJVglTZocZs8uylE0NRrYGQ89A/jKkuieUG3vD+W5/&#10;FnanMa0mlOG3I58B1aRqatP1itV/2vJePKQsxNuIM2a+GPhPz+bxapRymzCOU8Z1pCjUQCoxkUpa&#10;tnGx2/b2PtcZ8vEk2kxZruVlodzmek1VaMZzLWH5jRPI7jMRFAXhjmhQydoQXyxrAfs4Suvfn02/&#10;6/lRN6HcWHHwOfZw/6rDDs8LhTCOL4JkxX/T2/Xblcr3zRskajxEJ7No/eUoeNybRhssz2EFazPX&#10;MHwdqinLC0goM8OU2uMobQQZczdr9uGThrt/17WpjxrOq1Gc1DMG9Ntcn7Fcq5ja7KHcEImgKAgP&#10;UMZy7YeL6TcvBv5T10D+etPty+9sj6qKnDsKCm0NhoMwae9dzJ7KAJSODgMdqumXWvsymsZp9fvz&#10;2XeH43CrammTDcscvt1TV5GVTIdKVjX16Tyh7uE42ExZriFFptt15/Vdrs0zkI+hSvw4q9zmesI4&#10;XoXm6UMZBC2CoiA8QHtDf7c/jTu2DsMVF3/wSVaSJNB28EVZAqnvRx13oPm/Xq/9/XOtddnxvFD3&#10;Bv5ubxp1V1zjzMPa/EOvdw00N6CSvBoFO5amxnVTHzsGCu5qfRipxEQwznihZTxH7+vze504YxgA&#10;CTg6Ch9K4pUoyRCEB2YSp7X+NOpGGbNXXHzjUVUtx7gglOP+LOyMwqRxl2u8Tw4n4VZvFm9oUE4/&#10;FhCvIFWhTdsY9GZRd384373L9UmSVHarVm/VxWe9abRRljfLlyrKUurP4u66Z/Y7Fat3l2tcJiIo&#10;CsIDM0+o6yfUbdj68N0t0w+RJals2sZwnlBvnlL3Ltd4n0zjtDaJ0tqaa54ucl3d0ic8L9RJnFZT&#10;xm913ndTG1XruFO1eqos87M5WftYYMyLUu7Poo6lwbBbvVn/36+FCIqCcA+ljOvjKK2HKbWLD0y5&#10;f58gZQ5hHGOoLpyib0CVJDTHYcrsRa/9GrG8gJeDk6V8keHSVzBSSUL5nf8+JUkqn7a8F1s1+5AX&#10;pbI/nO9e11wiypi5P/R3FUnON6rW8W7T27vLtS0bcaYoCPdEkFDnaBpuhim1o4xbCcsNpMgMIzW2&#10;dRi2HXyx5n38acUnmZey3NBvUbemqXKW8RyKoHhpFCUNwjguysVuTK4YUCWEXc40bNjG6FOv722m&#10;BuM/bDb/6Bho3p9F3aNJuAUkUGKoEqQqWcZznVCOZUkqOp7V77wZmaYtOPXlvhNBURCWXFGU8tE0&#10;3Hw9DrZPZnEnpsx8M8k+obxACcsNqMhsxTXOR1Ha2G26ewa6/ilQkgCQJVAUJZAVCSxUDlACIAEA&#10;gKpIX7zhwDJgeQGLEkh5Wd6qBlCWQFmUQCpL8FkabhtITX69Xvt73dLHLdsYhCmzCeM44zmqmtpk&#10;zTNPXB0F6xWr/5C2TN8mgqIgLLGiKOW/n05+fTQJNwcBaTdtY7BRs47ePQuMM4ZP/LjjJ9Sbk8z7&#10;j279r9eNoqqZ+thAKkkYx5YGo0XWk1BuGEhNrQeSnv8xbRtfYOgTpMi3an9GWG5gpBJLUxf6d/g5&#10;JEkqOxWr36lYfZYXMMqYlTBuYKgSS4PRQ8kyvY44UxSEJXY8CzeOJ+HmJE7rOw3nVd3SJ+9LjjE1&#10;SB433X1VkvjBJNh+ceE/u+6s0dZhiC9nP5qLriem3MRQJbYugiIAlw0abB1FLC9hvuDZLgAAEMpN&#10;jNQvNksTKjKrYG226ppnHtb8hx4QARBBURCWVphS+2AUPLoISHujah19rBmzLEnlqmeegRJIPT/q&#10;HE7Crfe9rmbqk7qpT8ZRWqc8RzddD+U5HIdpo2Zq4xoWY66uuAbyPQPNBgFpL3LdPKEuKIHk6tB/&#10;KN1i7gMRFAVhSR1Po41Tn6w3bWO4SMF1p2L2B3PSPp6GG1cTL95maTDarjsHbdc8782i7k3q1sqy&#10;BCd+3Gk6xnC74by+y2Lz+2a7br/uVM3+PKFudMOnb54Xyqkfr3WqVu9x0xNjw5aICIqCsKTClDlR&#10;xqyqqS30VIZUhZoajGPKrChj1vtes1m1j7oVq49Uhb4aBY9TlmvXvV/Gc3QwCnZkSc47Fau/VbMP&#10;F/1ZvmY6VNPHDe9lp2L1e9NowyfZB2s4E8qNg3GwUzP18WbNPqxb+vhzrVX4OJFoIwhLKGO5FqbU&#10;UmWJL1Jgf8VAKiE0x2HGbA9r/rtfl2Wp+Hal8i9JAkV/Fndej4NHjoHmJlKJAVUiSaAklGNCuTlP&#10;qNt28EW3avWetSs/LMOoq2Wz4uLzJy1vT1Vk3ptG3XlCvaqpTzBSEkWW86IspYRyI0iZ4xNaWfXw&#10;Wadi9XbqzqsvvXbhx0RQFL4KhHJ8Nb8uypgFFZldza9zDTS/bx/kFyFpJyw3Mp7fqtOJoSrplNDq&#10;dU+KAFym5/9Hp/4/dUsf25oa+in1ooxZozBtXn5dIQZSyWPbHTxqOAebVftIzFS83uOm+7JqalNH&#10;h/NTP14fRWkjoRxLl2UXsg6VFCM13m17L3Yazqt1zzwRv8/lI4KicK/xvFBfjYOd3iTshpTZCeU4&#10;oTlWFInhN/Pr6qY+2m15e1VTvzcDUiuGNkOqTOEtU/1pXkCoSEyHygenWUiSVG5U7eOWbQz8hHpX&#10;NxUlAJKtwdDWL2c/iqkYN1Mz9cnvN5p/Xq+Qkze/SzvMmGVAJbXe/D5bNh6IxJrlJYKicG/5JPOe&#10;X8ye9WdxdxKnVc9Ac0uDYcMyhrwoIKHcGEdp/SJIWkHKnK26c7hTd17d9fy6T8HWYWgiGBdlKZdl&#10;Cd4eQ3QTCePYQjCytZul+utQTdtQXdrZj/eJqsi8U7H6V/9dFKV8H/7mhEsiKAr3UkK58Y+Tya/3&#10;h/MnmipnT5ru/o97TyqZpcGoaRsjn2Tu63HwKKEcSwCUj5vu0mf7SZJU2joMkaLQmHJrkSL7oiyl&#10;KGNW0zIGn7MoXHg/ERDvF5F9Ktw7ZVlKLwb+054fdW0dhhs1+/hDzZg9rM13Gs7L8zlZORwHWz7J&#10;vM+53ttqO/hixcVnJ7N4vSjLGz8qDoKkbWkwarl4ILY9BWExIigK9855QFZO/KiTUG60HeNG/RmR&#10;qrAVD5/3ZlH3xcB/Wi4QZL6UFRefd6tWz9JgeObHHx33AwAAYcosn2Rex7P6u033QU03+DnyorhV&#10;71Lh6yO2T4V7ZxSljUGQNNcus/dufF0Fa7NJlNYmUVoPU2bfhwL03aa35yeZ93oUPjoYBTudqtV7&#10;XyF/UZbSIEjaPsm8jZp99Ljl7ounxOuljOsXQdIOM2ZHl02xDROp5CoZZsXB5x/rICR8nURQFO6d&#10;MKF2xnPdRGq86LWmBiPCuBFm9yMoalDJfttp/NVEkPSnUefVMHhsIIVgpCYGVBOWF5BQjqOMWbaO&#10;gmcrlR+eNL39hzrh4CbO5vHqy8H8yXlI2oRyM6G5IUugKAGQdKgkFoLxiovPnjTd/ZaDB196vcLn&#10;JYKicK9EGbNiyq28KNVFMzIBAAAjNZkR6oXZ/ZkHaGow/o9O/a81Ux97OPSjjJmEcuwn1IWKzBwd&#10;zduOcdF08GC36e6JJ8T3K4pS/tf59LveNOqezKKOa6B5yzYuDKgmiiwVeVHKCeOGT7LKD+ezb8OU&#10;2Zs1++hZ23su6gkfDhEUhXslZbn+vn6eN6XIEs/LQvk57/ElSJJUbtbso07F7EcZt8KU2jHlpqYq&#10;2VWTArHd92GvJ8H2y9H88ThMG92qdWxq8Ee1goosFZYGY0uDcZgyqzeNNlheQFNT442qffyl1i18&#10;Xvfqg0EQqlibYqQSRZZuNeImoRwbUE0WnSO4LBRZzl0DzV0Dzb/0Wu4Tn2Te61GwPZwnrZ2m8xKp&#10;CvvQ620dRlt1+/XrcfDI1mFYN/WxqcGFt+uF+0dknwr3iixLhWOgQJVlvsjYoyvkzTBVMQ/wYXk1&#10;Ch73ZlG37RoXHwuIV3SoZHVLH/VncfflKHh812sUloMIisK94+ho7hhoPgyT5iLXpSzXopTbtg5D&#10;R1/+JBvh02B5AX2Sebwo4KKt/hqWPoqyyzKX64Y2C18XsX0q3DsbVet4EJDW9+ez78KUWbb+8a3Q&#10;sixBfxZ1V118tl13XkN/5gDf90AY2iAMLSDLJbDtENh2CKrVKXBdsT35lQhTahPGMb5FtrIkScCA&#10;SkIoN2PKTFu/Wds84f4SQVG4d5Cq0Cctbz9ImXM8DTfXPfPkQ+UVbwa6rkNFYV0LnW2cHtqg3/8W&#10;zGYeIASDLLucJWgYKcCYgGp1Cra3X4NHjw6Aotyr6RrCTx1Owi3CuKFIt2u3hpFKCGU4yrglguLX&#10;TwRF4V5q2sbwcdN9KUmg7M/i7jylbt3UxzpUkqtSDZYXapQx63xOVqumPt0G2eyb3r4tnZ/tgPnc&#10;Aa3WANRqU6DrCShLCSSJAQgxwcHBNggCG0wmVfCLX/wLWNa9TMoRLkFFZhKQALhlWUVZlpIky4Uk&#10;AVGW8QCIoCjcW4+b7ssK1maO7genfrze9+P1jOeapiqU54UqAQAMBMlmzT7cstDpzut+Vd3f2wWW&#10;FYHd3T2gKP/35CBJJTBNAkyTAM+bgZOTDvjhh2+ALJfgd7/7i3hivL86Fat/PA03pzGv3uZ6wjj2&#10;sDazNZGc9RCIoCjca3VLH7tGc37iR2fzhLlRSq2YcktVZOZoMLR0GDZtY1h7tbcOTvrrwLZDsLZ2&#10;9sE3hZCDra1DcHCwDfr9DqjVJmBn515NSM+LQrmqZ5RlqbC1y1FUD3Fig63B0IAqITReX3QMV1GW&#10;Uspy3UQwFjMQHwYRFIV7Dyoy26o5h1f/nVBuQEVmqiJf1jIOh03Q63VAFFlgd/fmTbI7nT54+fIx&#10;ODjYBu32xX3YRg1Tar8cBY/nJPNiyjGhHMsSKDGCxEAKqZr69EnD3TeQmnzptX4uqiLzmqlPTmCc&#10;jKK00bSN0U2vvZiTFdfQ/KqpTUVXm4dBBEXhq/OTD/zZrAKm0ypYWTkHsnzzDzaEGKjVpsD3PeD7&#10;3jIHxbIspaNpuHkwCh71Z3EnYRwb8LJHKi8AGISkldDcsHQY+nFW2Wm6L9c88/RLr/tzedJ092ck&#10;q+wN/Ke2DkPjBq3wooyZ84S6z1YqP+w0nHu1UyDcngiKwtcvDG1ACAYrK4tPlcc4BtNpDYThUvdK&#10;/eHC/+blwH9yHpCVpm0Mt+v24buvKcsSDMKk/fxi9izIqJ0wbuw03Hv9YV8UpewnmRdmzA5TZmc8&#10;10wNxrYGQ0eHwVW2qKnBeKfhvooyZh+Ow+1VF596WLu27GYSp9WLOVnZqNrHT5qemDjygIigKHzd&#10;ikIG87kLskwHCC3eG9QwEkAIXuageBGQ9vEk3LwIkvajhvPqfaOlALisuWs7+MLR0fxoEm4hRaE1&#10;U59UsDb73Gv+FHySeS8G/tNhmLQI4wahHDNeIB2qCUYKsXUUrXnmyW7T3UOqQjsVs5/yXNdUJe1N&#10;o41ZQquegXwDqgSpMs14riWXjda9ogTyk5a3v113DsTEkYdFBEVB+BBJKsENhvt+KRnLtf2h/6Q3&#10;i7qdqtm/LiC+DSM1WXHxWW8WdV0DzX+/0fizIsv3Jru2LEvpYBw8ej0KtnuzqKu8SSRq2cYAKTJL&#10;WG4Qyo3jSbgxi7PKnGTubsvba9jG6EnT3a+b2tjRYXARJCtRxs1RmDYynmsaVFIMVVLB+nTVxee7&#10;Le+F6DH78IigKHzdZLkArjsHmpYCSiFA6EZ9L/+NEAwwToBtL2U6/kVI2hfzZMXWYbBIk/MK1nw/&#10;oZXzOVkdR2n9Ps0NPJqGm9+fzb498+O1FQ+fv/uki1SFugaaN21jeB6QlZ0gFUwAACAASURBVO/P&#10;Z9+lPNf/c7P5R1tHYdXUp3/YbP5pHKX1q23XlOWGgVRivxkyXDf18UPM1BVEUBQeAtsOAcYEEIIB&#10;WvDOnxATYEyWNSiGKbMjysyWbQwXvdYzkB9lzApS5rQccC+CYphS+2AUPDqbx2uPmtdvFQMAgCxJ&#10;RcXQ/Cil1p+Ohv95Picrv+nU/8fRUWi/KdW5TzcDwuchgqLw9atUZqBanYKTk3XgOMGNM1AphWAy&#10;qYKdnVfA8/w7XuWtTOK0/mYc1sI1dAZUyShMm/dp4PLeYP60N4u6TdsYfiggpizXerOoO42zWsK4&#10;3p9G3d406lwESatbtU5MpEYrLr7YbXkv7usYMeFuiKAofP2azSHodvvA9z1wfr7y0eL9K/1+B7Ra&#10;Q7C9fbiM5RhFUcq8KJW8KFXlFlt9mipnGc9RyrhxF+v71BLKjXGc1nlewLqlj6973ThK6yezeH0Q&#10;JU3Kc83S1Khbs45mcVaDisQlCRQXAVkZRWnDJ5m703RfiSHCwhURFIWHYXd3D/i+C54/fwZOTtbA&#10;ysr5j9q8vY0xFZycdAAAlwX829uvP+dSb0qWpUKVpVyRJZ4XpbxoYMx4oWmqQm/zlPklhBmzCeWG&#10;+YEnu3lC3dfjcPt8Hq84Bgxbljm86mAzJ7QKAJAalj5qWvpwHKWNvcH8acpyAyoyW3XNm90sCV81&#10;ERTvgbdbdsWUm5qqZLYOQ1uDIbpBtqEAAND1FHz33fdAkkrQ73fB3t4uaLUGAOPkRw3B49gEo1ED&#10;NBoj0On0wbfffr/MfU9rpj42kEoSxvGi24AJ49hAyr0ZuHw8CTcTyg0dKtn7vs6LUunPos4gTFp1&#10;Sx9bGvzRqChNVbKM53pyGVhJwzZGGKlxbxptWBqMqlibinpEQQTFJVaWpXQ8jTaOJuFWlDGTUI4T&#10;lhtIlSmGKsFISZoOHuw23T3xP/MN1GoT8F//9UdQqfig1+uC2cwDk0kNZJkGJOkycGJMwKNHB2B7&#10;+/A+jI6ydRhaCMZ+Qt1Fg6KfUM/V0fxLNbouilKOMmYVZSlbGoz+3ZbvGoRxnJelct3Xz+bx2jBK&#10;mpoqZ+8GRAAAkCRQ5EUpv/0epgaJh7VZz4+63lCb/Wqt9o+f91MJ950Iiksqzpj5YuA/7U+j7tmc&#10;rBrosmVXBSOf5QUMUuqezdnaIEybPsm8J01vXxQZ3wBCFPziF/8Eq6tnX8OQ4baNL9qucf7Duf9t&#10;lDH/fcHgfWYk81heqCsuPvvQ+dynVhSlfDwLN6ZxVgsS6hDKcQFK2YAqcXUUOAaab9Xsw/ftgOw0&#10;3JfDMGmwvHjv59acUHeeUHejar33fJDyQtNMZWzAH7cBbDnG4PmF/80kSmt5USj3qWZT+PREUFxC&#10;Gcu1v/ZHv309Ch/xolB3ms7L92XaFWUpXczJyvPz2TeEclyCmiTORW6oVpuAWm3ypZfxc2lQyZ40&#10;vf0o5XZ/FnW26vbrjxXwJ5Qb53Oyul13DnZb3t7nCgJBQp29gf+0N4u64yit86JQMVKJLEkFofG6&#10;BABwDc0fhUnjScvbb75TZmJrMMRQTYZR0nz3vTOWo4TlBlIUqkjyT85W3zwhyhipCXzniVSWpBIj&#10;lcSUmWHKbA9rS5lpLHweIiguob2hv9ufxh1VkfhmzTm8btSNLEnlqmee2ToKjifhJoZqIs5FHp62&#10;gy+6VeuY8hwdjIKdpm0M6pb+k4BfliUYhklrEme19YrZ3647rz9Xi7dBQFr/PJv+sjeLuhIA5WbN&#10;Pnz3bJDlhToISPv789l3QcqcJy13/+3erJYGI0uHYX8WdQjlBn6r8fssodWU55osgfcmG/lJ5llI&#10;jU1Nfe8WM4YKSWiOw0wExYdOBMUlcxGQdm8adaOM2U9a7t5NZr/ZOow8rPl9P+q4A83/9Xrt759h&#10;qcIS+aZd+cHU1NgawbA3i7rDMGkZSE0wVEgJgEQoNwjlpqWh8Gm78vxxw/lsUzJSxvUXA//pq+F8&#10;p2Ebw/cFbAAAgIrM1yvWSZgy63gabiqyVFSxNq2a+hSAy2zbnYb7Kkip059F3cdNd19+M84podwo&#10;ikLOS/CTM8eUcS3KmNWtWr0VB7+3KbwiyznlBcqL688shYdBBMUlcz4nK+cBWVmvmCfyAvPbWo5x&#10;sTfwnw4D0kyZq4unxYdFlqViq+Yc1vBlg28/oR6hDCc0x7IE8qZljDBSj6uWPnnccF9+zoG5Lwbz&#10;p/1Z1PWw5l8XEN9m6zBadfFpbxp1HR3Of7/R/PNVEs6aZ56O47Q+T5h7NAk3OxWrDxWZN21jMAhI&#10;O2H8R1vBCeXGIEyaDVsfrntW/7psbUI5tnW0UKs84eskguISKctSClNmU55rJnr/Ns91ZEkqLQ1G&#10;hHIzTJktguLD5Bgo+G238de8KJQwZXaUMUuSpNLWYGhpMPrc/Tx9knlnfrxGKMePm+7+Ta/zsDaf&#10;J9Q79eP1NY+cdqtW7+pru013L6Vc782i7svh/EnbMS5MhEINKkkWFq2yLMFlMhpzY8pwyzEGbxKK&#10;rg3ICeNGyzYuvlQmrrA8RFBcIlHGrJgyU5ak4ibbpu8yoEoI4zjMmN1YYLq48PVRZDn3sOZ/6fOx&#10;IGVOkFG7grXpIjsfAABQs/TJIEx+0oZOh2r6u43GXyqmPjscB1sXQdIeBEl7GCbNGcm8KGPfelib&#10;Y6iQjap91K1a/Q+dnc4T6kpAAq6BAu2aGsjbKstSIpRj6U0yz6d873dd1TNnPNcsDUYGVBJpwd+5&#10;IILiUpkRWmF5gVheoNtcj1SZhilzMp5rn3ptgnAbkzitEcrxbRqWG1BJEspxlNKf9GZVZDl/0nT3&#10;G5Y+GoRJK0qZveZZvX+dTX4xitLGo5p94BpoXrf0EVKVayej8LxQTv14davuHO003ZeLrvGa91R7&#10;s6jrJ9QLk8uGG7IslSZSI1tHYRVr03XPPPkUT+1lWUq9WdQdhWkzSKlNKMcsL5AOlcTSYOQYKNis&#10;2kdiBNbNiaC4RFq2MdBVJUGqfKu71eRy/E1iopvVqglfD54XapQxK8yYnbJcx2/GIH2JLdO3BSl1&#10;M5bruqokH3/1jymynCuylIcps3leqO8r7q9gbXb1FJgXhfKoYR+8uPCfjaK06WFt9qGA+KZp+EbN&#10;1CebNfuwZn78vPNjZiSr7A383f4s6viEVmleQB3KKSgBSC4HHGd1U5+MoqT5c5uR/7uWeRZ3LgKy&#10;UpalZCA1gbLEpnFaTXmuG0glozBpbtWc11s1+1CMw/o4ERSXiAaVzNZRlBdAuU0vy4RyXDW16X1p&#10;2yX8fCwv4KvRfOdsTlavEmuyPNd0VUkwVBNTg1G3avU2q/bRl/pAVBWZsaKAqrJYPWRZloAXpaJB&#10;JVVk6aPXKrKcP21V9lhRIqjK/HgSbnpvgqamytnVkUTGc+Qn1JtEaX3FweedqtXbqTuvPvL2H9Wb&#10;Rt3nF7NnvVnURYrMulXr6O2yk7IsQcJy42wer/kJdX2Sud+tVv91m/FVPsm8v51MftObRhssz+Fm&#10;zTo03skjKMsSzEhWfTmYP56n1PGTzPvNev1vIjB+mAiKS+ZqWOyMZNVFOo1QnqM4Y2anYvVEssDD&#10;MInT2t6Fv9vzo+40ymqmpsZvBuUGKcv1YZQ0k2m4MSVZdRpntd2W+8LW0Wf921j3rP7JLF57M95q&#10;oeSv9M2Tla2j8KZnY7IsFb9aq/2jhrWJraHwbB6v9qbRBs1zhFSFUl4gpMjMQGr8pOnuPWq4BxtV&#10;6/jnnr0FCXX2h/7u63HwaMXFZ5X3nOVKkgQwUpOdhvtqFCaNl8P5E1WRuWug+SKJcXlRKC8G/tNX&#10;o/mOo8Nwo2oevS8HQZIkUDX1qaXB6GgabcpAKqumNt2qOYc/52f92omguGQ2qtbxRUDaL4fzJ7YO&#10;g491J7nSn8WdlosvNqr28cd6SAr33yROa389Hv32eBpt6VBJnrbdF+/rTEN5ji7PtzIvzpj5+83m&#10;nz5nOYatwxAjNQlTal/VG95UmDIbw8tt4EW/73rFOqmZ+uR0Hq+FKbPDlNkJ41hXlcQ2UGhrMFxx&#10;8fmnKMEoilK+6tTTtI3B+wLiuxq2MeJFqV6VqizSc/XVKNjpz6IOVGTevqbu8m1IVehG1To6GAU7&#10;ByP4qIb1iWOg4Kbf76ERQXHJ2DoKHzWcgzBlztEk3Nqs2YcfCoxFWUrnc7IKJAC6ntXfqtlLfxfI&#10;8gISyrGuKumnzvZ7CHheqPsD/8nxNNqqW9roQ8EGqQrdabivzvx49XgWdW0DBb9Zr/3tc2UlVrE2&#10;bVj6cBSljSCltnPDJ1XKczSO0sbjpvuyaesLJ+kAAIDx5qkMgMuElIznmqYq2af+2c8DstL343UJ&#10;gPImdZhXWo5x8XI4f3IyjTodz+zf5KaB8hz1p1H3ze/mxiUumqrQpm0MT32y3nOii++M6r9ueu1D&#10;I4LiEtqs2kczQisAAPCmbdewamqTd1Pa44zhEz/uGEhNHtWcg6dt7/mynheEKbX7s7gTptQJU2Yn&#10;nOuacnmGaukwXHXx2adIdHgIXo2Dnd4s3tCgnNz06WvFxWf7w/nuySzqNCx91KlY/bteJwAAqIrM&#10;d1veXpgx+2gSbT5uqi/f7T36ruJNRmXLwRfbdefgU2z5SpJU3lXtbnD5N+3ULX2hMihZksqaqU+C&#10;jNlBypyb/FuGGbNjejkm7GO/x3dVsDYdhEkreqfERfgxERSXkCRJ5a/Xan+vYDQ7GMFHJ7O4cz4n&#10;bQ0qVFeVlOUFTN4MRl1x8fm6Z/WftrwXBlIXzvC7a2VZSkfTcPNgFDw69clanDFLlkGhQzWlPEcs&#10;L6GBFLLqmuebNftwp+68+uq3fxmDb6Zz2CBNdYAx+feEjo+MqiqKUj7349VxlNafttznN/2WkiSB&#10;bsXqHU2jzRWHnH+uoAjA5VbhRtU+TlhuvBzOn1x35gbA5Y1efxZ3LQ2G3YrV36zaR59rnbc1I1k1&#10;oQxDWz8PEurQy5KI1IBK8rFm6wZUyDylK+/WYn7ge1UI4/g2W+DK5VBqHqbUpvzyjHXR93gIRFBc&#10;Um+37Wo50SBIMifKuHU5CUBmGKmxrcOw7eCLVRefLWORblGU8t9PJ7/uTcKN84CsNG1j2Kngk7c/&#10;KPKilMOU2ofjYDNIqDOL08p/dBr/81VuqzIGwf7+E3B2tgoIwYAQA2SZBgwjBYZBgGnGYGOjB7a3&#10;XwP5p5MeALhq8MAxRkq8aDangdSkLEspyJj9uUck7bbcPVWRuflmqO8kSuumBmMDKkSWpSKhHMeU&#10;44zl+nrF6neqVv9p03uxrDsfV/K8kI8m4cb+cP4kphynPNdZXqiaKmeaqlATwbjlGIPrmgcYSE0S&#10;ynGcMesm3+/Uj9cTxg0Dare6AdZVJU1YbsSUmyIovp8IikvOMVDwC6P6TwAuGyvHlJtIkamJYLzs&#10;HxiHk3DrcBJsTeOs9qjhvHrf2agiS4WHtbmlwajvx93X43Db1GD8y7Xa/36JNd+Z8bgOnj9/Cvr9&#10;DpjNKsA0Y4AxAZWKnxOCs7NBJw3DSnzQ/2X58vhE+8W3f7catXOMVPL2Dc8oShvkMpPzVh+KBlIT&#10;Qhl+34iksiwlygt0FzckV8X2dVMbOzoMZoRWCWV4njK3KEoFI5XULX3s6Ch43HRf3ocRaFHGrL2B&#10;//RgFDw6nZNVWQK5BtUMyjIPU+aOeapJklT4Sea2HTxY88yTd7c8eV5AVZYZVORr6ynf5uhojhSF&#10;lmUp32bNNC8QUhWqqV/hTecnIoLiPaJDNb0vPU3nCXVfj4Pt4Txp7TSdlx8qogYAAFWR842qdbQ/&#10;mO/2plG3bunj+/DBeCOTSQ385S+/BUdHmwBjAp4+fQEUpbgc5ZQ2zzlrEWQbFCNDPTrZVo5Pv6P9&#10;82+z3/zuH9Vm7fTtUooTP+rQvEASuN3GgKbIGeWFlvJcB+DyrPciSNphxuwwoXbGcw0jldgGCh0d&#10;Bmuuefopnyiqpj79r63W/3fVaCBMmV2UpWxpMHJ0FFiaGt2HIb9BQp2/9se/PZ6Em7wo1VUXn7Yc&#10;PHj3xo9QbgzDpEUoN+OM4d2Wt/f2Ez6h3DCQSqwbZtiuuvjscBJuEcaN6oJrLssSpG/6Khtw8WYK&#10;D4UIisKdOJyEW30/6rRd4+JjAfGKLEllp2L2etNoo4LR7KsIioxB8OLFLjg+3gTN5hBUqzMA/t1N&#10;pTsMk+YkSusaVDINwlTeefRKHQ7q4PRkZaJo6OTZd1U/ydxHDedgs2of7TTcl+MorVOe36oVYMpz&#10;3TW0uaEq5HASbB2MgkcXQdJOKDdpXkCoSIzlBdRUJbV1FK258cn7Bv7+HJIklbaOQltHIXA/1bt+&#10;Pm/qBJ8dToJtE6nxbtPde37hf0MoN94NihipSadi9QdB0hqESdvSYLxRs4+vvh5lzMZQSW7acMPW&#10;UWi+6VJTliVYpEdylHFLv/x3vXHd50MkgqLwyZVlKc1J5iY0x4/q+utFrjU1SFRF5mHGHUJvl1Cw&#10;VF692gG9XhcYRnIVEHleKP84Gf/qcBJtEcawpcFYkkApSaCQAShRu31ePTlu21mQ9P0xfMmLJ4Ry&#10;syiA3HKMgQFV4ieZd5vlJDQ3NFVO90fz3ZPL9mDthqWPGpY1uuq+UpSllLJcn5KsejXwd6tuHz5r&#10;V26c2PM1O5yEW/1Z1JEAKNsOviCUGxUTzU5m8bqlwfjdLVJZksqmbQz7s6hzESYt10C+h7V5nF1u&#10;Y6+3rZMavlnmNUYqadrGYBAmzUGYtG9SpwjA5dn9qR+vr3vmyYpjnN/m534oRFAUPrmYcjOm3NSh&#10;fKutXgOphFBuhCm173VQzHMFnJ+vgMmkDp49ew7A5RPiH48Gf3h+4X9LMoYNpBKScVOSQIlUhUFF&#10;phZSo5bX8FuDs1qr2ZrIm5sHr0fBI4xUUjO1saXBiPICpSzX3p1e/yFBQh2oynQSZ7VhlDZJxsz3&#10;nfXKlxMdEozU08uBv9FGXhaKo6Pgcw0mXlZFUcr9adQdBKR1VSeIkZqsOOZ5TLk5DJPmiovP5Hee&#10;4BRZKhqWPhpHaaOKtZmtw6g/i7vrFav/uOXuL3KO+7TlvQgS6j6/mD2zNBh9rAFBWZbgbB6v2ToM&#10;uzX7+DZt5R4SERSFT+7Ej9cTzo2UXZ5bLerNdAQjptz81Gv7rKLIAnGMAcYxUJR8HKe1Fxezpz+c&#10;+99N47S6XsEnmqpmqizxAgCZ5wVMWa4NoqSV6UiTo8ww5sGZLpW87RoXx9Now9FRsO6Z/Wmc1vqz&#10;qLvTcF7eZAstLwrlxI/XPQNNi6KU5wn1nrTcvY/117V1GG3WrKPjSbjpaJcTHpax9OdziTJmEcqx&#10;gVTy9rFA28HnYcbsjEXaiR93Wrbxk/NFU4NkECbNcZTWKC/UuqVPO1Wrv+gxgYHUZKfpvowpx71p&#10;uOFhzW85xsX7RnOlLNf6s6gLFYVt1q3D3aa7d/uf/mEQQVH45DwD+VCW+W0z3HhRqlCR+U0z8pbW&#10;aNQAhGCg62mUMfN4Em7uD+ZPUsa1btXq4beCiwJAoahKpqlKhnOVzEhWGeZAsyf+uhFHz6uuN52S&#10;rDoMk8bjhrPXqVq9ecrc0zlZW718Mrn2jIjnhdKbRRsVrE2LspCDlDnrFbN/04bzGKlJxdRmPT/q&#10;1ifG6NuVyvef4tdzH01JVr0sifnxjYEsg3KrZh0qspQPQ9K8uKwrzjRVSXWo0LIEIOW5FqTUyYtS&#10;ffzE3X/aruzdNkiteeapJIHSRCrp+1HnxYX/zNTUCEM1gYpME5YbCeM4Zbm+4ppnnYrZf9auPBdl&#10;GB8ngqLwydVMfYKhSvKiVG5z/ZtpH5N739j85GQdMAbzPFf6s6h7ESRtHappwjjWoXLt1jJUZN6w&#10;9FE8lbZAENeoHzZN14tsDYaEcjOi3H7a8l5EGbP6b6bPdyo/DrJXgoQ6J368XjX1adPSL2LKzITm&#10;2NYX6/nZtI3BD+f+t0FC72FqzKdzPA03szzXVUn6SYOJy5Z6zitXh3MTQhJRZmZ5rk1J5slAKjWo&#10;ZFVTm1axPnvWrrz4ZqXyw89Zy6prnlWxNvWG2mwYkBahuUEYx4Qxw4BK0rSMoanBaKtuH3YrVk8k&#10;19yMCIrCJwcVmdk6DPOiVBbtnFGUpRRTbq5XrP6naNb8Re3u7oHxuDaZzNaHNPFKUAJVkfK8AOrH&#10;ptBLkgSqMkjOcmCyrKztFuWRgVQyibJ6mDK7U7H6f9ho/sk1tHl/FnZ702gjLy/r/ZAi05TlesJy&#10;A6lytlV3Djeq1pGtweCPx8P/us32pyxJJVQkFqTUThnX70tp0Ke27ln9QZA0ASiv3bNu2MaoaurT&#10;+HKUl5GwHAMASowUMgySVrdmHXUq5ifpKKRDNf3VWu0ftOWhqxIXmhfIRGq8DPM07yMRFIU70bCN&#10;Ycs1LvqzuPOo4Rzc9LrzOVl1deQ3bWN479u9OU4AMCbJQb8WYmQ6OpyH6c37TuKcgQKbxJdURCjH&#10;8HIuoUrzAgFwebb06/Xa3xuWPlpxyPnV5PUszzXP0HyM1NgxUNCtWL26pY//35fn/0/y5n1u8+Ng&#10;pJKEchxl3HqoQbFu6WOMVDKO08aHXqfIUu7oKHR08KPdjlGYNm0NRZ96EDhSFVpTlYnoH/zziaAo&#10;3InNqn00idL6P5OpNwqTRsM2PtosOUyZFaTM+WbF+/5J4+YTAJYWxqS0rJDGiVVIie54Zn8Ypk1Z&#10;Ah8tTkdRqOcq5KXjRFlZaoRxjAqZGVBNLE390RP0mmeernnmaV4USpRxK2Vcx0gl73Y9snQYKpKc&#10;S9LtnhzyolQURcpvMvD3a2VpamQilfSmHPO8UBZptRdlzIKKzG0dhuLpbXndqlWQIHyMLEvFbst7&#10;0a1YxzNCq71p1M2L4r1njGVZgouAtE9mUadbsY6fNL2FUtSXliSV89aqP683I/PirAZACXR02SSa&#10;59eft0o5l63x0A0bbT9ZXRumLEcJ5fiqbvO6s1ZFlnPXQPOWgwe2jn7ywdutWD0DqSS7ZVbwm/Zy&#10;t5pv+LVQZDlf9czTuqWPTvy4c9Pr8qKU+7Oos+ri04de1rLsxJOicGccAwW/6dT/ZkA16ftRZ28Q&#10;PHEMGGCoJJqqpDQvUEI5DlLmGEglz9qV5ztN9+VNC5KXUhybYDarXE3BkBJqS0UuqVkG9eOjVb3a&#10;ohqU04gyyzPQ/N3LJc5lZ3BWTVwvDlbXJ5njEZBkbl4UMqHcqZv6yNFvNyDW1mCIoUIGAW8v2g2F&#10;8hwCAICjo/Deb2v/TI/qzsE0Tqv/Op99d5NdkKIspRM/Wnd0FHRr9vG9/vt+AERQFO5UzdQnf9hs&#10;/qky1GYns2g9ptwilBtTQqtIlSmGKtmo6cct27hY1vFXN5LnCnj9ehu8fr0FfN8DSYIBIdguAbDC&#10;SGckgkY/Xt0cDBhpddKTQq1kPEf/rmUrS6BFoWFORk7iVeKwtTKdr65Psix3dKjQeULdNc8669bs&#10;3m1/RxpUspqlT07nZG0UpY3mDba0r5z48XrD0kc1Ux/f5nt/TVRF5k/blRcx5ebRJNwMM2Z1Klb/&#10;ffMNCeVGfxZ1MVJJt2IdizrB5SeCovBTlKKfzPpT1Vs/HUBFZt+sVH7Yrtuvg5Q5Ycpswji+7MMI&#10;Q1uDoal92sSDzyqKLPD999+Cfr8DBoMmqFanoFKZgrW1E7ksJeX4QidZUWPDUx2yTN19/cI2VayP&#10;FeQhC89wwYFCqcJ1nc1X18fByvp0vtoZl4pSJizTeQGUiiFPOxWzt1N3Xt10WUVRyu9uoe62vD2f&#10;ZN7+cL5r6zA0bpAwM43Tal6USqdi9TZr1tEtfkNfnQrWZr/rNv5iazDsz6Lu/sDf1aCSYagSpCo0&#10;ZVwnLMd5XihrFfOkU7H7T1vuC1EnuPxEUBQulaUEer0uODtbBWFo/2TWn+sGoNvtgXb71ls/V1M+&#10;PmVz6S+Oc/X/Z++9miPJ0jS9z/24H/fjMrRCCGggS3d1T81wbMe4a8s/QDOa8Y6/pf8NL3jHG9Jo&#10;5M5wZnc4PdWqukRCiwggdHi4FscVL5DISoHMBJBZXZVVeG4BBxwO4Hz+qfeFr7/+CL777gNgmBy2&#10;tg4B4+emO6VaecTmnHpSqarr43OCfS8mRLMZorNzPyxyqubigjZNFTVwas1lpGpBnudg+pF2YXrt&#10;blE9/7BV/Hq3Udx7XenSjWJl5gZVJ4zVKyPZTFBF7Cgi72gibzdUaawIvLtZ04/8OJFPZ856Qyfj&#10;Vzm+Z3nOTOygYfpRYaOqH+02invvg4PF25KkGWeHVLtecUjzHKnC1cubJmL7ut9dkATzN73q70uy&#10;aIwsv+nRWPbjRKJJhmXMexWFzFSBd3pl9fyhj/j+wOT5wz7nLx7Pk2Fvbxf6/Q4Mhy1g2QwkyQdB&#10;oBAEIgSBBAyTQadzAb3eOezs7APGr33jjdOMd0KqOlGs0iTDisC7qsg7Mua8n9US8f7+Dvz5z5+C&#10;70uwtnZ206ekWcbuT6zd04W9phNsVSaXWqpqzrDRcU55WRrHjGYySAC4KnFmWY7CJBEWHi2tldTT&#10;f9hq/st/2Gj811fpwOZ5zpwbbu9oZm3OnLDmx4kU0ERkWSZnGSYjPOdrIu+0C/LFTr2wp4q8czy3&#10;N05m9np/6XZZhsk1kbfJ9Y5jkooBTaSlT4uywLudojzYrRf2fgmamVMnqB1MzG3Dj8p+nBCfJlKW&#10;5ayEuUDiOV8VeXu9qp2sltSzZ/+O8zxnfJpIThSrYZyK8hMT8F/q6sr7zEOm+EvHcVT48svfQL/f&#10;A0p52Ng4BlF8efLTdWXo97tgWTpYlgZffPHlTYExjBPxYGptT+2gfqWukZAkzXjCcwHhOV8ReHe9&#10;op5cyVS958HRsnQ4PV2DxaIM29uvXCFBLJt1i0rfi2JpaPkrmV5xG5OLck1Vffbj9a9JyhT9KJE8&#10;GstRkuI0y9ksgMKHDenb3/RqX/4Puyv/z6ueFU1S/PXQ+GRguJ2RqcyJ9QAAIABJREFU7TfLsrBo&#10;amRIMBewDJPHacYFNJHmXlhZBlHRCqm+XSvsb1b1o4oszjWC7akT1D2aSLYTNGiSYZFDoYQ5v1NU&#10;+itF+XKnpu+/zeGeZhnyokQWOBT9VKeKkzTj9qfWzvnC6Q2WblfkUShjzqurZMIyTBbECXFprIxs&#10;v2mHsW54UXm3Xnh8XfZnGCaXBd57r9sADwDAQ1D8ZZNlLOzt7cLp6RoQEkCvdwavmkhUFA92dvZh&#10;MOjA+fkq6LoNH3/89bOfMrL85uHM3OobXtcJqSZjziOY80WBD8M4JWbgtWiSYSuMCjM3rL7XgzUA&#10;V+bBi0UZqtUZcNxry4qKyLurZfWcZZls5oS1C0SIMpk3uK457nY6/Sc7hvLCDStWSLWPWqVvuiV1&#10;8FGz+M3rXh72JubuwcTa9ujNjhc8YhOeYFsj2J67Yflwam2lWc4qAueWZNH4olf792UQFZ0wfpLV&#10;pwK5yogcTcS2fsOE7G3waSL1l27XCajmPBHRxoilqohdReSdukomP6Uy+uOJ+ejxaPnI8KJyuygP&#10;XpTBkzAXlGUwoiTFA8PtWgHVaZLyf9OrfflLn8b9ufEQFH/JnJ2tQr/fgTxnoNV6s8caQhl0OgM4&#10;ONiGg4MtYJgMCAkBAEYZkr+eOduXC3tVUSVjpVHZYxF6dsjDBAAIaEL6S7drBrQQ0IT8zWrty/dW&#10;+Pu691oq3diTe5GqSmaKyLt9wfWMNIrj2aw+GU63pqxcZBkmJ5jzJYH3e2X1bKOqHb9Jr3Jk+c2B&#10;4XatMNK3a4U3Ol5UFHGBWCbtG25PE3n7+kAvy+I7VUK5WLrtw5m9dWl6K25ItRwARB4FcZrhOM15&#10;glHQUKVRr6yeb9f0gx/79z+2/UZ/4fQMPyxv1/WD1/VNBQ7Rjap2dG64q4Ol1y3K9nK3Xtj7a97v&#10;Az8sD0Hxl0qeM3B+3oXRqAnb24e3vs73JfB9Av/0T/8Rjo83oVye0/G4FSzcrm679bYiLaDXG9BK&#10;VUsV1Y/LlWXUaM6uM1CCmOjDPFjMTmcbzn7QvvwT2lrt1PdAVR1QVQdqtSkIwk+yxPYShlGEICAg&#10;irfOdgnPBds1fX9J+Hnimx+VNXw6aZXORR5FiogdVeCdaymx132dNMvQ4czcGizdTqek9G/reFGU&#10;BNMOqD5Yep2a6k7vIsH3JvI8Z74eGh+fG87qxdJrl2TB2LwKek8zqSzPGTeM1b7h9qyQ6qYfFX7V&#10;qfzpx/LNjNOMP5ia2wPT63SKyuA2g0QMw0C7IA8Optb22cJZqyni9FXDSg+8fzwExV8qrquA78sg&#10;iuGbhmYA4KrUOhw2YThswWRSg/m8DGnKgOuKZn+4m03n7VqeMSIRcWwacqYoAa1UDVpvLHhjUfDX&#10;N/ssjXhyctwVpuNy0XXl2czsegLbdvp6XS3qM5AkDxqNMWxvH0Kz+dN3B89zBvL8zqpQDMNASRaX&#10;oIiLWlU73N1u/X93/RpOGKtWQHWBR6Fyxz5WQ5dGZwt3zQyiwl2/7+u4ML322cJZG1l+c62snt5U&#10;GmcZJtcItmWB8y5Mb+VoZm+JPAo/71T++GP0mA0vLM3dqCJjzruLAD2H2LShkcnUCaozN6w+BMWf&#10;Dw9B8ZeKaRbA9yWQpNu9oZ+f96Df78ByWYRSaQGGUQLLKtAkFWxJySbrpUldkyeB74n80tBzhs0B&#10;cuDnsyJn24p0uN9NiRjzpqXmCKVxoeDwhcreeZorYllZqhI3B9vW4LvvPgTH0aDXO4cPPvgOEPrp&#10;rgAUiyYQEkAUCc8OJ8VpxsVpygscihDL3pzBBQEBQgJQ1XtJpjlRrAY0leR7ZFgCh2iSZpwTxupN&#10;u4z3wYti+Whmbw5Nv7VaUU7ftP+IWDbtFpX+4czeHiy9TkUR572Sev6293FXnChWfZpIL+rJ3gZF&#10;4N2pE9bc6PYi7w/89HkIir9Ujo83IAyFW32uYZRgMqmDaRag3b544igvg+fJUas98wAjMc1yYAAy&#10;WQ4jUaTCZFzJMY791bULbCwK0tHBVoaFxP7s82+TYskBACA5wMRwy0EGAmiaA5rmgOua0O93IQwF&#10;EMUQtrZuX9r9a6OqDhDig+/LFrCC4YblIE6JT2MpTnNe5K+mOAnmgppCJuKzk5e+LwEh/n2D4snc&#10;3vBpIhUkvLzP9SKPQp8mskdjWRXxW2uZnhnu6mDpdkqKsLiNIADAVcbcLSrnJ3N7o0Cw1S7IF3/t&#10;PchL02sHNJEqinBnpR7MIZpkGWeH9J29XDzw4/MQFH+p9HrnMJ1WIU1fbwQcxxwMBm2YTGpQq00h&#10;y1iYTqtgmkVoNEYO4rk4yjDmmO9LsAhltFxZ4vmsKHIoBobNkWOraa0xR2EoJnBlp8MwABwLiU8T&#10;8tR3UVE82No6hIODbTg+XodKZQ7F4r0O/h+cQsFMdd2e7R193q+0gkUQF8MkIYhhUh6xMXUyzDCQ&#10;E54LFkpYaj8RkmayDMF8XoG1tTPQ9XtNdwJcrQHc+ZooxJznEfVyXFHHOWZzexPKpQmoqgOK4sI9&#10;S5hOSDU3itV2Qb64y3UijyKCucCNYtmNEuW+065vQ5plHMfeb4KUY9kkSTM+yTIOsw9qNT8HHoLi&#10;L5VyeQGSFMBkUnvt51lWAQyjCIQEQEgIk0kNLEsHhBKQZd9nEEpyigTm+T+lXBDijJBIHPRbwKI8&#10;qjenXBiK/HxaotWqkXN8CgDAIxQnWcbRJPvejJjnE2i1htDvd6FQMOHv/u53P9BTeCtCveDuc4oW&#10;hHnFPTmX1LXuSR2TCcvA08CSZjmyQ6r1DbcXxIlkRbG24RoxUywuodc7h0LBvM/33qhoRxM7qEXJ&#10;LR0vkgSR/nlLGA7qyA9EbzTfrBE0leyhB7K8CZLkQa02g0ePHoOi3KmUSJMUOyFVEcOktx34eRaJ&#10;R75PE8kJqfrXDoplWZyLPBcEcUJ4dLeMOc1yNslyThGw+yDf9vPhwTrql4qiuCBJHgQBgTh+9cuR&#10;70sQRSLI8tUwRxiK4LoKEBKAKIa6RJY8i5I0e3ngJCVSyDmOjBxLTsoVKyUkRBHFKAieHuQ0SbGA&#10;EBUxen4oo1g0Ic9ZMM0ChOG9rI5+aPYm1u63Wo03q3W7jTKrZC4ENn8+JiCWSYuSsGzqZDS3/aq5&#10;f/yRYVgt6Hb7b1MaVkXsSJjzfZpIb/pcZFuK+vVXO8retxvS2dlK5jgaiEKIVlYGTKFgQRxzcHHR&#10;hq+//gj+7d/+Fs7OVu9yL2M7aARxSm4doF+A8FwQxKnk0kS5z/Vvg06wdW2efNdrgzghBKNAEX+5&#10;Vlo/Rx6C4i8Vlr2SbavVpjAYvNoXzjBKEEUCCEIEWcZAGApg2xqUSkvQdYtgFGCOjeM041+8NGfZ&#10;DPk+YbKcBYaBDOOYoRFmg0AAAMjynM1yYAnmAu6mXtJV0JbAcX5ygwwXS7c9WDpdF1gsf/7Z78Kt&#10;7TMmy1hydtLmLEthKH36osHQiJc8B28YI7QMY/2s3vG9ze0z4Pl77+epAu8UCDbjNOftkL7y+bC+&#10;L6rffr0pH+ytsUEgemvrg0u1lON6baSU9BkUCha0WiPY3j4AVXVhf38H/vKXj6Hf7972XjSRtzmW&#10;jbl77hvGWcZxLBPz7F9/X1EXsaURbBseLd30Yvc6Zm5Y0wTe1sW/fsn3gR+Oh/LpD8i1HqJHE1nk&#10;UKgIvPuTasavr5/AfF6Gb775CKbTKtRqL1sJ5TlAkvDAcSnYtgKLRQUQyqBYNKFQsIQ0QxixkRVk&#10;WprlDGK/70mhwBchiRETxwgAIMM45n1fQlGEAQDsIFYJRr6EuZtXCiTJB8+7CorV6q1tjn5o8jxn&#10;TubO+uXSW+mV1bMMc4H92a8eS5rmCsPLGm9bKl7MSkySIADIc45LU5FESbszzApV+l2z4+IUlT8G&#10;GN73Hp6YOO87UayeLdzVnTr38tJ5noN0ctQVhpeNVJYDWq0ZdkjVHICpq2RSU8j3WqYMA1CtzkBR&#10;XDg5WQNZ9qBcXjytELwGnWBLxpyX53B7g8ZnCGgiSZj31R8h49IItjtFpb/0o8LQ8lY6RWVwm+uW&#10;flRM0gy1i8pgpSA9iH3/jHgIij8AhheW+kuvawdU82gsh3FKMGKphDlfI9hu6tKwpcv3PhDvQpbl&#10;rBvFSpJlnCLwz/c+EErh0aM9cF0Fzs9XwXFU6HQGz7k88HwMGFNwXQkWizIwTAaqakOtNgEA4BGb&#10;FiRh6dNEsgJaLMnC030tJk0RIJTl/FX/kElSlCMuyTg+pUnGWwEttIvyoK69Qu4rz5lXys7dgYAm&#10;5NrxALFMem1Xdd8+kBNSZeGGldjzVJfNar4keQRzfrr7wQmt1RecZanIcyXkuQSAgVRR/FRW/Fgv&#10;OLhYtK3h8kMnpNprv0meM7BYlK/NisHzrnZKr0UOyuVFVSWzXkk9d8JYPZzaW52i3JcF/umKhjAa&#10;1oTRZY1JYo622mPDj0pOEKvtonzRKSp9lr1hqIaQACqVOfT7PSgULPj1r//wpufBMEyuEuxgxMY+&#10;TYh0B+m+PM/BjRKlopCZJvL3Mk9+W7Zr+sHSC4vfjc0Px7bfqKtk/DoDZtOP9JHpNzeq2tFuvfCL&#10;cA75JfEQFN8haZah47mzcTq31y5MrxPGiShyKBQxF5hBWvBpIvEIxU2dNGelsPq2QsuvIstytr90&#10;uwsvrNgB1XyaSEmWIwmjQBWxo4nYerpcXSiY8MUXX4KmOdDvd+HgYAcEIQRJCgDjCIJABMMogG0r&#10;sLraB1GMwHHUZ/cHK7KwCGgijWy/6YSxogq8CwxAxvFxJpIofyIOwFKKMwHHEcbpxPEbZUVcrBTk&#10;IeFfcYj6vgSq6t53bWHmBNXDqbXlRLHm00TyaUJYlskknvMljIKSLC5264W924o451nGjL87+M3j&#10;707+fnY8+FxwPSXgWJpKkm9rmpfrusn3eiet3tqAQ2wKWcYAw+TPBnYWADDHxk4YK2GciDf+/q9d&#10;Sy4vV56ILEgQhiJgTIEQH2TZh3p9DLu7+9u14kGcZXzfcLp9w+2pBNuqwLsS5jxlPisy43F9Vmua&#10;S8vrYA5FvZJy3ikpzwXPl6jVprC/vwOzWfXpPuUbqCnitK6R8YXpdbaq2sHrgsqzTJ2gLvJcWFXJ&#10;7MdylOARGz9qFh8nWc73l27ncGZvt3TpUsKczz6Zxs3zHKIkEya234iSTFivaifb9cJBQRLuNSj1&#10;wE8X9Nvf/vbHvoefBWmWoT/0Z7/en5g7l6bXrqlk0i0q/bIiGpqInaIkLGsqmRIeBUPLby/9qOTS&#10;WKnI4hxz6J31UpyQqt8Ml5/sTczdo6m1NXXDGk1TgaYpnjlh7dL0rr53GKs8YmNNxA6IYgTN5hhE&#10;8co7URRDyHMG4lgAjGPIMhYwpvDRR9+AqjrgOBoglF1nlCzD5AKHaJLlnEcTxaWJjBFLBcdWmCxl&#10;ABiIi0WLM03NwSQfyEVW1+RFQ5PGT/Q9b/5hRqMmVKsz2Nk5uIvJcZxm/P7E3H08Xn5wNLO37ZDq&#10;wEBOMApYAHBprEydoG54UdmNYgWxbKqJvP26gzwwzMrxP/63/3H2+z/+w+Xvv/pP3HDUEKOAKyQ0&#10;U+fTAjebVehs3ohMq7xEmOMlyRMxF96U6QZxIrEMmzU0afySvNnFRRu++upTODjYAdvWQJY9KJUM&#10;aDZHT1YmACxLg/G4CZ6nsHnGNFbb36kidliGycMkFZ0wUaeW10wf7z3i5rNyUK2bOsHWSkEZblT1&#10;Y03Er58uZRh4MtzEQKMxuU0JVRV5J4hTsvCichCn0ouC2jfh04SMraC5UdWOP2uXv/oxNVAlzAU1&#10;lUxZlsnSNEdTN6wPTb9lhbSw9KLi0PJbXpRoisA7WzXt8JOV8l+auvzTV1164M48ZIrviKOZvXm2&#10;cFediGpbL+g9Poss8P5WTT8YWn7rdO6uy5j33pXE1cwJql9dLj7tL90u5MCsltVT8QWrnjTL2akT&#10;1B6Pl4/siKpWQPUPmsUr5ZjNzSPY2DgG37/q44WhCKIYwMHBNhwebgHLZlAuG1AqGTCZ1IGQAJ4o&#10;thDMBd2S0hd4FFl+VHCmi1boB4RRSx7KEoY5PNq1BDENq8qwWS+dNgvysKFKry5TGUYJEEqhVFqC&#10;KN46g8jznPnL5eLTo5m9aXhRsV2ULrQbltPzPIeZG1b3J+auR2OFpinerOo3utrT4Wjl6P/6f/8n&#10;77vHn+Wuq1ZldTqXZDGVpIhqqpkjlCEa8c3FTPPPjhoz09IvrQ+K2YfbXxZvyCSSLOc4lkleCgKL&#10;xVV/93o/s1abPhdUrwyfQyiVDLAsHU5O1iAIRMCYttbWTsuSuJh7YcWJYjUYT1cEDctqRXdRs/it&#10;jHlfE3nrthkcSFIAvk/AcVSo1d7oZsEwTL5bL+zZAdUPZ9bm6cJZaxfkwU3/B9fPfu6G1U5R6W9W&#10;taMfS/v0WSTM+b9ql/9UV8lk4YVlJ6SqGyVKluesjHlPFXlHJ9jqFpX+gzPGz5eHoPgOMLywdLZw&#10;1hZeWHldQLyGZZh8RZcuj2b21sBwu2VZXKyW1bO3uYcoToW9ibl7PLM3K4o4ryjijQodiGWypi6N&#10;NZG3zw2vhxg2K8vC4qmBLMPkIMvec9mBLPsQRQIcHGxDu30BjcYEXFeG2azy7MEtcIh2CvJATWhC&#10;c0rsbvtyudKZk9Pjbmky1Gm3fZx9vPPneq149tryHaU8jEYN2No6fJ1P4U2cGc5q33C7bkiVnbr2&#10;SscDhmGgppKZKvLO6cxZFxAKK7I4f6kcFgTi6H//P/5n7p/++T/LmE8VVTHi5VThfVoKWcSIiiIn&#10;ohBRIlOWYfJa4GYr/ZPWxWhQjOwlzz7a/ENWr8/gGceQgCZELnL+c9JicczD3t4OnJ/3oN2+fONS&#10;v65bIIoBHB1tgqK4UKnMBVV1njq8B2YIZUUFl1+F+2Q0CCWQJDzE8UtTxa+CYC74rFP5k8CjcLB0&#10;O4dTa1sVeYfwnC/yKIzTjA+eGPFihOhOvbC3WdWPbjvc8teAYZh8pSBfXj/HME7ENMuRhDn/vff/&#10;fOBWPJRP3wF7E3N3f2rt1lUylgX+VkMGDMOAjHmvb7g9HrHxm2yCXkueM48v5x8dzp0tzCHauIVD&#10;OuZQTDAKB0uvy7KQNVRpzKFXDAwIAgWOSyFJeLi4aANCCSCUgetqYJo6EBICQhmkKcvM5xUS+ljp&#10;tY8L2xtflwi2Cr7Hqo3KRVkhi+JK4xSryqsHKhxHgfPzNWg0JrC7uw+t1q0HkpyQql8PjY/7httb&#10;rainPEJvfJvnEZsglknHdtBALJO2dHn09Pfg+5L5v/5v/4v/z//yn1NjWZaLhTnDoSwXxdCjqZz6&#10;nlpdTCR9dFHRxsOSZJsyF0VYjEJOn46K7GJeycJQ1LM4S2U5yAUhDuNUMANaXCtrZ+2i8r36y/Hx&#10;Juzt7QLL5lCv385nkONSYJgcptMacFz63LMiJHjak6xU7m4LZZoF4PkENjePQdNuPQAj8ihq6tII&#10;cxzlGCYFhsmjOCVmSItJlvMiz4UVRZyvV7TTz9rlP1dVcmd5tb8mHGITzKH41hn2A+89D5niW5Ln&#10;OWMHVAtoIhaq2p32lUQeRffWoFwuizCfV8BxVG+2aASD6adiyhZa7cZeHmkVWq0vgGVfG2QVgXdV&#10;kbeHlt+6ML32a22Eer1zkCQfVNWGwaADyyULDJNBHBP45puPAOAquyiVDCiVFqBpNnIcTRbFCP7h&#10;7/8JBCGCIJDg/LwHplmAYnEJkuSDKEZAKQ9BIIFlaeB5MnS757C6eg7r6ye3fh5wtUQ+toNGRRFn&#10;L5rtvo6SLBpmQAtjO2gsg6hYlsUFUIrhH//xP0b/+q//IZ1OG/kHHz1OZPI0u0UZYwqWrUdJIsiO&#10;IwIDuc+ymVdvLu3miiGPR4U0jGRucNERUko5x5aC3vrlkagrdZVMKor4/IrJtWHx7u7dvPmq1TnM&#10;5xVYLL7fJwUAEIQIVNWFJOEhy5g3/S28RBBIUC7P7zPkhFg23a7pB72icu5EsepEV2VIgUORKvCO&#10;KvKOjDnvIfN64KfIQ1B8SzyayB5NZMKje03OXamSxJITxeqtgmKScHB0tAmnp2swm1XB9wm1vSoy&#10;3NVelrHycpSniupFzdbMX9/sp4r62l5NWRYWA8Pr2m9aEQC42mMrFEyoVuewXBbBtlU4P+/BeNyA&#10;LGMAoQxYNoNmcwia5oAs+1CtzmB3dw9k2QPL0kHTbBgOW+C6CsxmNQhDATCmIElXU5Vra6ews3Nw&#10;mz7Wi1w5RyRyTVXufK0mYtunieyEsVqWxQXs7+/k+/vbiR8oRqtjlCXy3HOsBy6Egc1Gnieb1YaB&#10;IMuJY0vEMpVEJHFUKPjYtART0WJF0cLC+VnbdIMS2fxw3FmpDLpFpf/0i1GKwXFU4LgEOO7u4/2y&#10;7D/tAz/rRalpNiiKA/N55cYd1FcRhgL4PoHVVfeukm/PIvAoEngUvaqU/8ADP0UeguJbcmF67TBJ&#10;RY8m8n2uF3kUulGseNEtrvc8Gb766hMYDLqwWJSgXp9AvT42nCieKZaiI8bFkKT8Yl6ULUtFjiMH&#10;65v9qNl65YEociikaYqdMFbzPGfe+PbO8zHs7OwDwFUfzHFUSNMrJZAwJOC6CmBMn+7TPTvOr+sW&#10;/M3ffAmzWRVsW3viXC89t39Xqcxv5e/4AnmeM5ZP9SBOxbtkidcQHvlmQAtOFKswmdSh3+9G48lK&#10;hHGaCWL07Fo68jwiOBbhsiQNSmXDTzMiIC7iREJF1yapIMReqWILSQqM7xNLklM3zYA77/e2S6XJ&#10;bvmTw+dEHKbTGvg+gSy7n8IUIf5T5Z9K5fsAtLp6BuNxHfb3d0DT7GftrV5JngP0+11otYawvn7y&#10;k7bueuCBH4CHoPiWVBVxdr2Yf5/raZJijBAV35RpZhkL3333Aezv7wJADtvbB9dZhTNzNJqkmJOl&#10;MEVikspKwC0NjZyedABySBTFT1XtxrF6hmFA4FAUxIkUxql4kzHsK+H5GEqlu5mrsmz2JJi/se95&#10;F4I4JTRNMUB+r+YP5hCNkxSHNCFgjpowHDZdXoScxgKVn1kHyXPgjbnO2ZYKpeJcA8SjKE78OJUM&#10;FjNF3xQYx0kzrRikWYJC2yksFm6nV9X7NSZ1WrHjK8OLGmxvfz/QE8c85Dl776DIshlkGQP5Cz+7&#10;oriwtXUEjqPC6ekarK6eASGv/jtLUxYuL9uAcQzd7gC63f4rP/eBB36mPATFt6RAsCljzqdphu9z&#10;vR+nUlkW5qrwBomrs7NV6Pc7kKYINjdfWh3gEJskWc7xCBIAgKRYsoFhcvHyspEqqu989On+sxOQ&#10;z0LTDGPEUsyx763Sv4Q5X+BQxDBMluc53HUwIkpSUeC5QBJ4D2y7BGEoagVt6vD8JmbgaVBkKeXY&#10;MBJyFmU5FhIJIMEcS/kwicMkFRNeYDNKhdD1NIgzzAm8t1JSLtfL2nG7Vxlzx8cbYJrPO943myPY&#10;39++txaq70sgy/6Npc5utw+mWQCWzeH0dA1KJQMqlflzZdosY8B1Fbi8bIOuW9Dp9GF3d+++NlIP&#10;PPA+8xAU3xLEsqkqYgcxTHpXias0y5AfJVK3qHiv1X0MQxGOj9dhPG7A1tZLAbGhSeOFF5VonArP&#10;9jaTQtHhHFsRRsMardSMaKX9UnZGk5RnGSZTRey873JVBUkwRR4FYZySmzJe5LoEeY6MXE9Cvkdy&#10;no9TWfETWQkChhclzAVaHKXgeQowTI7r1Qk6OnMhinTIFQAGgKERZpKYy7nvAxjHsmmBYCvOMjdn&#10;JDmLqMCj1IlUkuJ69WSrU/1T9dm+mm2rkCTcU0ECUQxBUVygFN91KCaKUxwZVt3lJYPSvKS4YaYK&#10;vCNc76cyTA6ffPIXKJUMUFUbLi/bsL+/AwxzNaFKKQ+UYiAkhG63D73eOWxvH9ynhP2LIwjIU/k9&#10;WfYeXiJ+HjwExXdAQyOjVkEaDpZud6umH7C3/Oe4NP2VssiaLUhcRCkPonhzULIsHWxbA123AGMK&#10;SYLA9yUIAgnCUJBzBqthiAxAki49r9hPKzVDmI4rnG0pNwVFJ4pVCXPez8H+RhN5WxF4d+lHxWeD&#10;IhPHiJyddIThZY3zPMKGgchGoZAjLk2JGKYCieaMoOkffvBnVc05oBRDkvAgST6WiUsMuxAkCSE8&#10;F2DDKLJxwmU893xWx1zpwDKCEKA0Bj5L6EwkQEr6pCjh702SCbkainFd5TkvxSuBdRPG4wa0Wm/c&#10;K7RCql0YbjtaGDVmZtUnSm28HDkRWQS+xCO/JIvL7Zq+rxFsA8Pk0OkMoFQyoN8fg21rYNtX4gw8&#10;H4OiuKBpzg9R1v7ZsVwWod/vgm2r4LrqE/m9CGTZA01zoNUaQqMx/rFv84H78xAU3wErBfly5oZV&#10;M6CFkeW3Wrp0+bryHet5hJ6cbqrzZWsTw2SzIHpwKhSfHk6Nxvi56cvrgRRCAri4WIHJpA5hSCAM&#10;BaAUSxyXNIK0nIdJKatVRbTaPb028c0EgbJRxCPPfckvLk4zbmIHjfWKdtxQyXv/j9zSpWFLl4aP&#10;R8sPNIItReA9brnUpJPDrjC8rHGOrSSa7lJVd4Nixc3iGIs0YulsvlLzI1KVubKu7yIQhBAwjkDT&#10;bLVWGYSzRWNkeSVc0oY5y6ave+NhkhjlwGaR4xbRZuu80KqdPWeLdSVynl8rAT1lY+MYZrMqPH78&#10;CHTdAlm+sUedZhm6tPyVseU3ZqbT1PvnNdrrXaYbG6eYYyM3ourUSeoXltcxg6iwXtGOV0vqGcsy&#10;GciyB48ePQaAqylmz5NBEKK7KAb9YklTBMfHG3BysgaXl23wffL02VFafqpNu7JyCd1uH3Z29h+y&#10;7feTh6D4DnhW4upk4awdz+zNTknpvzQFmefAX/Rb3nf7n3CjUX2bSbxuWTe4XC0CpbWnZaxmcwir&#10;q1dlLJ6P4eKiDYZRhixjwLJ0WC6LQEgAghCCplkoSfgq9byKageGAAAgAElEQVTMNasLx97go4DN&#10;2p1housusGye8XyCfJ+wYYAzkVAAgCzPmcHS7VYVcbZe0U5+DsLGIs+F27XCgRvG6mDpdjck/rKw&#10;9+06OTvppCIJR7W2YyeZEoVJiaYBTrMcpRmDfFYmm2Vl+sFsLDFH3CYkCQdZxgJCibyxduhbdqXU&#10;H24tMS5zesFBriMzaYpuugeWxlzsuqrX7hpSr3vUalSe37W87v+9qCcqiiFsbx88ES/owcrK8EVV&#10;G5qk/Hfj5QdnC2fVNe3qurtMhZVGn9vZfoxWmv0nDr0LAICFF5YOJua2G8ZKlKTCo0bx8XPfj+OS&#10;N6rm/ASJ04x3QqqGSSrKmPcUgXN/8LJ/knDwhz98DufnPZjNqk8mc82XdG0dR4F+vwOmWQDT1OE3&#10;v/nDbcTUH/hp8RAU3xEEc8Gve9XfKyLv9g23ezyzN0UehdcSVzROBPLt17tcf7BScQxe6bSPW2vt&#10;bxWFfF9ayzIGHEeFfr/3JPgV4Ne//iOEoQj9fhviGIMoBtDpDF7YZwuIrtuyWgijwXAzODrZQb6v&#10;cjs7+4mmu0+ykyx/0qvyaUL6htuTBd7tltT+ekW905L8NdcHVJRkgiJwrox578f2i2zq0qhXVs+S&#10;NEPml1/+d/rlmZorinUhqth0groTxlqa5yximDigiRylqUgw5y15mT0ulPLO8fmHZU2esAA5GEYJ&#10;qtVZaa37OHIDHRaTxkIgMmJYhsTBS/JnWRjgZDRcCYsVW1hbPWrubPzpuQObUgwIZaCqzo2rDq3W&#10;EFxXAZ5Pnogc6FAqGRQLSd8JV84m5tpwPN8Ml2atRv34rN5chKQsO0ip1i2f1jUyuS7dl2XRUAXe&#10;PZo5GwJ/JWFXVclPxpPyLuR5zvSXbnds+U0njFU/TqQoSTHhuUDCnK8/8USsqa+wIHtbjo834Oxs&#10;FRxHe/KierNSkqq6sL19AJeXbTg9XQdF8eCzz/780Gt8v3gIiu8QReDdX7UrfyzJwuJ8IfS8KFb8&#10;OCFOFGvF0WWhvpiIShZ40mcff7fSKJ285DbPsjnoug2K4sHFxQocH28AIQFEEQ+uq4Ik+dBqvbLM&#10;WVHJjF1tp8uZ4QXjyYrJcHy0vnFW9kPVRng6DNJyYNtSFKfCSlG+6JbU/m7tbn5wWZaz50unN7WD&#10;+vUBFacZT3guIBj5OhGstbJ6WuQYD8JQBEny7+Jw8S74sFn8trCYKEbk+EvX7/wuJ43AMCWGhVwV&#10;OAcBk6d5zpcUYakTYVlTxGma52jgRM0AK1FnMttsa/IFO5nUQdNstL5+0kQomx/3P8AXl+vU8Sq5&#10;a8tpymCQSAiU4pxSLCwNLS1XF+LHH33d+tvP/29JEp7v015erkC5PH/tGsv29gGUywtQVRuGwxXz&#10;/GJzNjN6MzeqWKa7kuSsoBf1qdfeXEyaHXumlWlohR0nySU7pHq3qPSv+6mYQ7RdlC4GS6+rCrxT&#10;kATzx3SiuA9eFMt7E3N3sPQ6I8trsQyTER4FmEPR3AurwTIhHMumUyeo9krq+VZNP3ynP+NiUYbT&#10;0zWYzyuws7P/RnEFhDLodPpwcLAD/X4XKpU5dDo/GW3XB97MQ1B8x7Ask62VtdNeUT13o1hxolgN&#10;F0ZVvXA+UCDCwt9+9g16Uw8HoRS63T4cHGzDH/7wObiuAiybPqdWcgMMw0BZFg0Z11wjoTkJXOIO&#10;B6WA48HkBIRYJq0pZKqK2N6oasdPxaNviRNSdX9i7faXbmds+U3EMinByOdZNrFDquWzeaVgL0XK&#10;pnYb5VaToDmSJB80zQFNs6HTGdzGhuhtYRgmb6dRWIbI/LeVlaHgxW2BR1TkUMCwDGCEqMChSMbI&#10;K8niAj3JbiWeC8YO0xBzjhDgSFXXB3B2tgpra2doY+O4Xiwu3YI6t3V1kz0967KLeTlMEwYEIcIs&#10;m3G1qsN+9smfC//xv/8/Wcw/f3gaRgmSBEGnM4DV1bPX/gDl8gK++OLL8cEJPeAH5TmaxoznWkaD&#10;jSmRKVMuTv1i2eEEMW7CVcY+dYKaG8VyGKfCo0Zh79pAWROxs/SjYOIG9bkbVpq69N7YHTkhVX/f&#10;n/+mb7i9OE359Yp2/KLrCwCAHVL1bOGuWiHV7ZBqv+lWf//OXCzOz3swGLRhZeXy1mpDDHO1CnNy&#10;sgbFogHt9sVDtvj+8BAUfyBYlsk0gm2NYBvOjypgzgXodU5uPdRw/Y/1X/7Lf4IwFKDXO4PJpAlh&#10;KLxJmUTkOdpa734Tn5yuU3vO21/83VfVjza/Ib3GiSby9n3KnEs/Kv6xP/u8v/S6WZ6hrZp2+NS5&#10;PkmQdH66IkwHkFxcVl3T/mAiiVZc1MY9wk1YlrlaJL+8bMHW1hF0OoMf9JDIcwZsW7Udt8KWVrw2&#10;nwwqCpnTNBUYYHKBY8ObxM85xCYNlYwXM26Xz5EsaXogExLCwcEWNJsjKJUM5Tef/055tPN1eni4&#10;Ge8ffCDP5xVWEEK+XFpw3e4ZPHq0D88GxDwHmEwasFiUYHPzCB492ruNSkwIDNrnVeVxqcm0N7b+&#10;eWb7taOZtVuShEXKc8/9/nnExi1dupx7YWXmBHVF4L1ndWx1EVt2FOtOFKtNgPciKGZZzu6NzUen&#10;C3tN4jm/V5LPXjW8ponY2alzB+eG2z033FWdYOulHur9boIFy9IgigQoFO7WfyUkAIwpuK4CQUBA&#10;kn50a6wHbsdDUPyhyXMGLEsD35dhbe30TtdeGfwiSFMeVlaGkGUcTCZ16HQGb9xlY9mcjynHE+LL&#10;691v4JPd/3rfQJSkGbc3Xu6eLJx1nWCr/kzvhg0DrHz37aYwvGxw5lKN6vWxvLp6PnbDuivyKa7o&#10;5oqMp2AYJdjb2wXHUcEwSvDpp1/9YIHRcdTEcXTLCcqmFMcrBemCQ2yKuTeX1TjEJnJRm9nzRXOo&#10;fvr7rV7jGzg5WYfBoA3DYQsEIQJCAqTrNqpWJoBYCmnKQaUyg3b7AnieQpYxEIYi+L4Ei0UZBCGC&#10;R48ew+7u/nNrGK9hb2Lt9k23W5AEUxV592SebNIkFQTu5UwJ4GmVYHGx9DoTx6/pBJsVRVwAXBno&#10;Tpyw4YRUvduD/PE4XThrfdPtQA5MU5feOBmNWDbtlZT+/sTaOTfc1apCZm+tuep5Mvi+fO/p3CtP&#10;yiv5vYeg+N7wEBR/aK4WfBXAOLrJhf21OI4CABmkKQuEhFCvTyAICFxctKFWm74yY8wyBubzCqQp&#10;Ak2zodkcvU0AOp7bG4Ol18GIjZ8NiJDnIJ0cd8Xz0zaTZay/vjEAhDIEAHWVTC5Nf2WM/aZOsKXU&#10;61PQNBvOz3uQZQh03brzS8JtiSIhDKgcJako8sh5pSXWK5CJYBs07vpRrMLGxvFTw9/r3bQgIKDr&#10;FqyunkEc82BZGrBsBkEgw+npGsQxBkICkCQfms0RtNuXsLu7d9uDMYwTcWL7dS+K5Z16YS/LgEnz&#10;nE0zQOzrVn0YJq+q4nTmhtWlH82vgyKPWEqTlI+SVLzLc/ixyLKcHSzdzsTyG1s1/fC21yGWTdsF&#10;+WKwdNu1KyeStwuK/X4XgoBAEJB7XS+KAQTBlR7ww/7ne8NDUPyhubho3/sfy7Z14Lj0aQmm2+1D&#10;nrMwmVRhPK6DLPtPVjMiYNkMokiAKBLAsjRQFBdWV8+gVFoCw0AUp8K1jU9AUyJhzldF3lEF3sGv&#10;EdCmSYoHhttdeGFlu6bvP/sxYTyq4uGwxoahEKytD54N+hxik6KMjZkTVktSYCgCfwqEhLC2dgpH&#10;R5ugqhtQqdzLmuiNlMsLm0VcxDCswN3dvYSPQpwTElgcZqI4FQRdt+DTT78CgKuVCs+Tgefjp1Ok&#10;lGJYLMrgOCo4jgqUYpBlD1T1qpdaKhl3eSlxwlgNaCKpAu+wDJMDA4AYJkMsk6R5xiKGfWXpm/Bc&#10;mKQZ8mgiXcvdhXFKBB5FEubv3c/N85zxnriIOFGsxmnGKwLnXllBYeddDrdcCeTHCsFc8Lq/zZvQ&#10;CLb7S6/rBPR2Avevo1qdPRl2u1+mGMcYeD5+2AN9v3gIij80xeISOC6+lUPBi1SrM2DZHSAkAJ5P&#10;npi+Hj1Z7g7ANHXwPBkMowRZxgLGEYgihUZjDPX6FFg2jUUxPnLj9uBwuO7HqRTQRAqTVBB5FEo8&#10;58uY81eK8sVWVT+8aTjBiWLVo4kkC5z7XMaVZYzYP2+J42E16HRGN2XBioDdhedWfJp+LxwgCBRq&#10;tSlcXHTg5GT2NNi8gev1DyeKVTdKFMQyqSbytirwjiLw7nOHH8tmI+CVOGcQm1AEcDdZWjYIREaS&#10;PE8guUdjWXh2uEOS/JcyPowpNJsjaDbfSb9uaPstP04kkf9elUcnwlLg/EYUZ4KE2dfuvokcomGc&#10;iNdyd36cEInn/Dfq676C6wGrqRNUgziRnkwccxLmfInnAkXgndWyevZUJOAtWQZR0Y8TQvj7iewT&#10;HgXXlm6KwN/b+gpKJQMI8YHSl9ZvboXvE6hWZz/Ii98DPxgPQfFdkecMmGbhabYQBORJCc2DLGMh&#10;SW5c9n4tohgAAAMMAyCK3x8Q1eoMdN18qnTj+xKkKXpaspNlDxTFs7/57lf9mOW+talkgC2qIu8Q&#10;nvNVkbejJBXtkOpDy1sx/Khk+lFhp17YL8nic+sCSz8q+nEiSfzzWqLI90XkeyQVBHotCPAiLAM5&#10;x0Li05jEacbx10G3UpnDeNwA235jjyvPc+bccHsnc3vdjWLVjxPi00TiWDYhPAokngvKijjfrRf2&#10;nhUgUGqVi5mmOaKx0EFTbu3kwUQRjzyPhOVmjHTdFHnur/6Wb/pRkSYZfjbLlTDyJR4FdkTVN+nr&#10;oitxeD5OM54ABEs/KlVkMnutvu4N5HnOnBnO6vHM3ugv3W6a5ZyCOVcVeJtHbBLQhJhBpF+a3ooZ&#10;0ILhReXdRuHxWwUiADhbOGthkhKOYe41QSrwKAyTVPRpIr3VvXBcAprmAABzmwG350hT9Fqh9gd+&#10;sjwExXeB46iwt7cLo1EDfF8G3ycQRSIIQgiSFMBw2ITptAYrKxdQKNi3/rrXVkCq6kAUCc99DOMY&#10;ymUDyuUbD3zLsOqXY2PjuC6HiUiGO7p8hp55i1fh6rBI0gxdWt7KN8Plxx5N5C96tX/XCH56j5em&#10;1w7jVBQI/9z0HfIcmQ0DIXvDQYERojTNhDBORR6xV4cDw1w5w7vuVVB/Ra/tyY7ao4Hhdka235QF&#10;zpV4LqirZJpmOfJpQsa23xjZfsMOqLZe1U7Wy9oJyzJZ6dH2nyYHp5/m+4+3kOtIbzJbBgCAPAdx&#10;dFmPavX5rLrCrsvEIjz6qyuSdEvK+dgOGlmeP7WSKsmiUVbE+dnCXXejWFaEV5dCaZLiIhGWIo/C&#10;uRtWGIbJVgrysCLfrcd2unDWvh0ZH10svXZNJdMXe3TXAYcmKe4v3a4ZRAU/jsnf9uq/E25Ynbgt&#10;7YIymNhBHeB+lU+apEJBxJZ4j9L5SzQaY2g2h9Dvd2Fr6/DWcwFXO6kLaDZHL0n6PfCT5iEovi3n&#10;5z04PNyEfr8LaXo1QFKrzQDjCKJIAN+XIAwF8DwZ/uVf/gG++OLfoV6/nbLIeNyAXu8c8pyB+bwK&#10;xaIJGL+xd5OkKZp9t//rvlxgxO3Nx4Wi8sp9RA6xaa+k9mdOUO0v3Z4uYvvX3ervr8tgJVlcXJre&#10;Sp7Dc6cBOTttozAU0mfvJ88BObaMgkBEYSCyYYiVIC6rxcIYi7kOlRIFQbjKKgn5fgjhhqAYpxn/&#10;54vFZ4dTazvNMrRR1Y5elM3TyZX4+dKPiscze9OniZzlwG7X9ANVk41sa+twPl+0NkfDGm20pqn6&#10;msCYJKwwGVVzjk/MasOJVzqeKmLnrXpS96RABFPCyDe8qAQAMwAAjmXSbkkZ+DSVR5bXRCyTkBdW&#10;MwCu5PviNONFng3CJBWmTlDbqukHO3V97y6lTTug2sncXr9Yeu1X7QdegzlEN6v60cXSbQ8Mr1Mg&#10;pvnJSvkv9/rhAaCiiHOCkb/wosp9rvdpIkkC571txgoAV2tR83kFLKsA43EDms03awQbRhGCgMDG&#10;xtFNNm8P/LRBv/3tb3/se3h/GY2a8NVXn8LR0SaUSkvodC5Aln3AmAJCGQgCBUXxYGXlAixLh/Pz&#10;VXBdGSqVxRub966rwHRah0eP9uDRo8cQhhKMRk1QVfe1e25pyo6+2f9iFMRVv7c2kj768KvbvN3K&#10;Au+bflQMk1QUeS4sycISAIAFyMeW3wziRHo2g+QcW+ZMQwcWZZkkhQyNeHLRb4mXFw08nVTwfFbi&#10;Fws9mc9rJernpchjwXFUQCgFSfLBMEqgKC6sr5/eNIiwPzF3D2fWdpbn7FpZPX3dBCnhuVAn2Oov&#10;3R4DkJckYamK2LE4zBteVIqTRCgYcwUFgZjzfJwjLr1+JkwSI85xZPHyopEpqu+1u+NvSytMq1rs&#10;b9f0g2czsjzPGZ8mMgAwd1EBSrMMJWnG3/YanmWTkeU3R5bXKhBsXV8ncCjKcmDSLOdmTlBL8xyJ&#10;PAqe3d+zw1jL8hwhlsnSDLheSTnfbRT2a6p0awm0PM+Zry+NTw9n1nZZFhcawbcqu8oC745sbwVy&#10;YDSC7fsGJR4xydDyWyPLb5UkwWDZ27+YuFEsezRV1srq2V3FKW6EYQB03QbXVWA2q8NyeSXcf5M3&#10;aZoiuLhog2kWYHX1DD799OuH0un7x0NQvC9hKMJXX30Kx8eb0OudQ7F41c/Kn/z/PhuIGOaqjxZF&#10;ApycbIDrKtBqDW/UULxe9h6P69DrncNHH30Lq6vnEIYEokiA8/MeIJSCKIbPfY88B3AcNTs53biI&#10;svKZWgH9i1//NwbjW/dlZMy554a3qonY6RSVAQAAYplsaPmtsR00y4o4vz6Ac8RlwmxSRkEgMmnK&#10;kvOzljAe1TjfJ5kkhami+a6iR74opUVdnqsMUJjNak/cPUTwfRlarSFsbx++WF6au2Hlu/Hyg7EV&#10;NNcr6hl7C39BxLIph9h4ZPkriGXSli6NipKwNIjMnCaoKAp8QOII8UujIEwnZc62FDyflXjbUpks&#10;Z6NGc+avbw72q51YUGRnu64frFe00yhOhTPDWTsz3NWDibVzNLO3Bku3O3PDmhnQQp7nzE2lzLkb&#10;VvpLt3u2cNYOp9b26cJenzph3QqoHsapqAic+yqLMZZlsiwH1qWxMnXC+vULCgCATrBNeC5kGSZ3&#10;o1iZuUHdpYlC41QwA6odTK0dYJhsq6odPWoUH3+yUv66VZCHt/0bAABwwlh7PF5+4ISx1ikqF7e9&#10;jmWYXOS4cOIEjQLBZl2T7rWGwDJMHqWZYIexvgyiYoEIt1qcz/KcOZ076ysF+XKnXthXxXeQKQJ8&#10;36pg2RyiSIR+vwuep0AUCZCmHNi2BrNZFUajJsiyD5ubR/DJJ99ApfJ2KyEP/Cg8lE/vy+HhFgwG&#10;XdB1E+KYh4uLladDLwyTgSwHQIgPmmaDqrpASAi/+tVXEMccLJcl+Nd//XvY3j4CQnwgJARKeQgC&#10;CWz7atH3gw8ew9bWIbRaVwfa55//EYrFJZycrMPFRRtGoxbwfAyCEAKlGKJIAFEMg9bKdJ4TcCoN&#10;WpakO/XDMIdiHjGxE1IlilNB4FEk8lzY0KXx1A1rY8tvXh+wqSL7KSGhMOg3+MVcF8ajWqqoflSu&#10;LIFhIMtzxnTCakkmS62gTEDkr1YUJpM6OI4MCGXwd3/3u5t0USdOUJ/YQaOlk+FdMrKiJJhLPyrN&#10;3LBmBVQvyaKxVS0c+ps9+buJul7Xy1GTTQe85xLkB2LOoSRVVD+RlcDRC/5JxpcwQtFqUe5v1/SD&#10;ie3X96fmzqXprzhhrD0pS4ZplqMkyzmRR0FDlSadktLfqen7mEM0TjP+cGptnRtOb+qEtSBOpCzP&#10;WY5lkjjNeYJRoBNsjm2luVMv7F2XgF9krayeGl5Y/jow9EvTW2nq0vA6iFaU/5+992iOJEuzxT5X&#10;17UKrSESKkt1tZpu4wxpxiXNaFxywx/ADdfc0YzGFVdccveMS/6Ct+Du8dFmHnu6p6erSySATGQC&#10;EYhAaA+X97pfF1wEAp0CiQSyqoZd2XlWVWkRgIeAn/t93/nOkea6KHiGi9oeSbSxh5vTAFemPqnL&#10;Ah+VFXEp8BzlWDZb4cR6qOepfy1o0t5DraqKfEiWqfR9jQL2KsYzJyT2NyPn80VISuXXBGCvoygK&#10;GK7CjioKQbekDX5wOzvD8ODXv/49lMsL6Pd7EAQqYKyA41ggijHY9gra7dH1QW+dbvMRP0l8JMX3&#10;QZ6zMJtVYTYrg6YF8OLFNgSBBkkiAaUcADAgCAlIUny9PD+GdnsImhbAP/zDP8J//I//BVjWCnTd&#10;A4xl8DwDEEpAUSIolxdQr0/g6Oj4ldgZls1vFskbjfG1ylUDQmRAKAFN80HXg4mgidOYYVCWv5eM&#10;XEF8FNFM8WOqb8QShzXrZIVj67uR86kmCoEhI69AIqV22RUCXxWmk3JSbywy3QgB1kXrKkosBfG4&#10;pIpLTbqupEQxgU7nEv74x19Cr3cBb1FSBCTRoyRVeiW1/9Dr10TBvzZh10uqtGyayhXLQK4gLhyo&#10;SvdfSGKqNd5Ti2zBiYiQHMQoSZWYZrWWKQ+7JW1wVLeOny/83efXqktdErztsvbi5ZlmlhdsGFNt&#10;4ARdFyemG8XmbsU4e7HwdweroOuEid005XHLlEeI5+jmOZim8tTHta+j5eceSYyDmnXSK2lvvE6W&#10;ZfKjhvUkSlKlvwp6T6fuQcdSB6ooRAAAosAldUMekzTbwjSVFkFc0UXB79paf7eqn4VJqn01XHxp&#10;KciZ+rh2WLdO7rvMPnCCXpRkiq2gB8eJsQxTIJ5LgjjVCU2l91Xv8hybHtatE59Q/WIZbAeE6m1L&#10;vbytjY5pKg2csIc4Lt6pqC+Oatbx+/zOd4Jlc9jbewY7Oy9uVOZRpIAkEdB1H3Td/0iGP318JMX3&#10;QRBocHXVgPG4ARyXQRxLYNvOjRCmKNYxQYRIMBo1IQxV8DwNdndfgKJg2NrqQ602gZ///E+Q59xN&#10;2OvmD+su5xPTdOHzz78GAIA4Xgt4JIlsnjN6dvWf0yhAWV48eAWE0ExycWLMAlIROIaWFMlRRT7Q&#10;JcGvafI0qmTqxcLf8mKqNw3lKpdlXLBswWMsEmEtuKFZzjtRbAscSy0Zraqa9KqoyHVNKJdnN5L1&#10;NOVfrhaTNEM+oXqa328Gh2kqhXGqRUmqYJrKmGZSlFClrsvjui5PJIEndUOZWLK4shXXmbhRI1rv&#10;2slRmmsyz+GGoYxVkQ92ysaLrq0OJj6uP595jy6WQa9XUge3zca4a29bVRSCkRu2j6erw7OZt5fl&#10;BcfzDD2sG6evXz/HMrkmCqEmCi8WISk9nbr7eV4whiR4t+VZ6hLy/2679jtzKq4Gjt8brqJukuWC&#10;LHAYJ6l8tvAeTX1cFTku/uVW5Q87ZeO8bsjjTUWZpJkw9nDz2yvnMz+mxmHdPN4pG+90EYrTTEzz&#10;XGAYeC/VJM8ylGY5n6Q5kgR4bwVoSZWWv9qq/kGXBH/ghL3jiftYQVyoIB4jjk0IzaSIpkqS5qhl&#10;qjcHmu+jfL0XOC4Dy1rd17LvI35a+EiK74Pnz3fg9HQfJpMa9HpDqFYvX/EiXa8cJNdCmwBmsypc&#10;XGwDyxZweHgCioKBUgQIUWg03j9WRhTj15Mz9mvm6Swg1Yim93bQKQqAsR81Rquw/Wzm7Yk8GxdF&#10;wSCOS2TEE0XgI1NGrirywUHNPL7yovbJZHXUniwrIrACbvaWzOiqiyWFRqoeW4q4shVxVdPlCbeZ&#10;F2YZC/N5BZIEQa+3TsvwPBN8XwfbvpmZRUmq0Dx/5/cyywv2youaV27UDGOqxmkmrW/mBRcQqgss&#10;R4sC2L2q+axrqwNR4OLPW6Wvj+rW8cYEIElzpIp8+LIBQEwz8XS6Ohg4QbdXUvtvW31I0kzANFOi&#10;JJXzvGCfTtyDkFKlaahX//Co8U/vuv6yKi0ZAOg7Qc+UkfurreofbjsEyIjHX3bKf6pq0mxsRg2f&#10;UH0VxdZ3XvRJmubc47r1pGWpo7ouTzZV5AaI52ivpPU9nBgvZt4OC5DZsui8K1C6bamXw1XYTtL8&#10;Ya4H1yB07Zikivz3TkQpqdLy11u139uq51ytwlaUXB9okkyWEEcsRXRUJITbZf28a6uD/z/Uwh/x&#10;YeEjKT4URcHAN998BtNpDRSFQLm8uPPxHJdDozG52VU0DA94PoMs4yBNf/D335CQpyA+WoSkfJ/H&#10;J2mGzhfBzsTHtWVISjHNxI6l9j9rlr4W+PWCNqaZ0nf8niEhr2kow62Sfk5oKknPEz1FEnVrLcdY&#10;zojhOkotWhW6aEYmJ7hAEw7CRL4xxzYMH9rtS+j1Bjf/9hopmiLvSTxPWIZ5a5UYJal8sfS3px6u&#10;OTi2DWmtdKyo0tyLqc4wULAMk59MVkc+ofo8JJVPGtZ3ksATgWNpSZWWr5sUbHDhBFuXTtjVJcG/&#10;jRBplvPDVdiZB6RC0kyKaSZGNJVHTti6dMNOUsvEhq5Mtsva+bs8V0uqtFzhxLxchd2GqYy3SvrF&#10;2x7bttRh21KHRVEw/+/59DdjHzfaljrcLr/9ORsYMvKaRXHVd4KeISPv11vV399VhZsSchWBj4KE&#10;agBw9/f7NdAs5xkA0EUheMg8+C7wHJse1a3jg6p5ehPHRjNpc6BREB99JMOP+KHwkRQfismkfv1f&#10;DJjm/dsntdoUBoMOXF01QdMC6HQufwz7JxnxWBN5P81yPoyp8nr18DKKAuB8GWxdLP0ezXJkysjh&#10;OTataNJSFNZzMFUUIlUUIlsRl1de1DydukdHdev4t2Xpm8KUbGqrUvTJ/lM538nV8aiMPFdl4li+&#10;bo0KgFAMsozBth2o1abQ6QyB4zJg2QKm0ypMJjXIMg58XwfP05kkEZth2p67SakocItpNsYvy9+z&#10;POdezL2d9foFA11LG7xMPnlecGVFcnYq+rmMuGjghOdgwIEAACAASURBVD0/pnpRFMwvupU/vuvm&#10;6eHE9Ag1HlX0N/bLXJyY/aXfmwWk6hOqy4jHEs/FEnCkAGBFnksmAWmcTFdHJE2lnq0NXl5juQ11&#10;XZ5cebjl4sS863EbrHBiOWFcZgDgtlnk22ArorPCiTV0w3bHVS87d6hKN4eMkRu1qPGSE9E9MA9I&#10;RZeQa7xFQPR98Eoc20d8xI+Ej6T4UDiODYRIUK+PwXWtez+P5zMwTR+CQIM4RnBwcPpj7TDtVIwX&#10;TpTYAyfsHdTNk7dJ/6c+rs98XIuzXGzq0ujSjbpNQ7lqGq8p94oC+CxlOpY6vHKj5mAVdO1USL8Q&#10;+RAU0bU3kv+SOb6pAKNIhiRBN/NORVnny730M2E2q8Kf/vQzUNV1xA7GEjBMUQ6TcjeijfjyRUnf&#10;2zmOdvf6GxHPcBW1pwGuswyTN16T/Gd5zgYx1VqmOlIQH0oCF+9XjdP1GkXYrWjS/K5qLMtzziOJ&#10;kRcFuxHHbOCRRD+duvtjL2pKPEd6Ja2/eV/XM1iWVjVpyrFs5uLE+O7K+XTuk8rn7dKfS6rkvG1V&#10;VEY8xsn91ZoeSQwvTvSSKi7e9rm+DRVVms0DUvUINe56nChw8VZZP1/h2Bo4QXe38u45ZJ4DgymV&#10;V1FsP27YT3r2/Qn7Iz7irwkfSfGhWKcgiFAuL8D3DQgCFTTtfrMTUSRwddWEen0CluXeJ2z2fdAy&#10;1dG8RCouTsyLZbDds9X+660smubC0A1b84BUKqo4u1xFXV0U/IahjA0ZeVzgK8JibvNhKHOBrzBJ&#10;jHJFw7Ki4Gcx1Ps7vaDN8EWZ51Moir/sZUoSAUkiUCq9/QIpFeCbbz6D2awKSYKuV0+GIEkEWLaw&#10;SCwZ51c/m5xffsp98+2RHvgK3todziuNYOxFDQ9To2urb8xiZwGpGjLy6qY82TiwMAwDXVvrP597&#10;jwxJ8GqaPJXf4h26COMyTlI5fU25m+U5N1gG3c3+nSG9uszu4sQiaSZlec75BBu2Ki9ZBrKhG7Xm&#10;Ians1cynhoT8tqkMReFVV561WpOlQZzerMHc9dmucGJFSaq8EuF1T8gChzFN5SCm7yTg3Yr+3Ini&#10;0tej5eevr4QAAJD1XqQdJakcJVT1CNVXOLG3S9q5JvI/aGrGR3zEvyU+kuJDkGUceN46Gmh39zlg&#10;rMJo1ARZxrc6XLwOlk1hNqvAwcEJPHp09s7Hfw8c1qyTMKZq3wm3TibuYdtSh7okeJsb28THtecz&#10;b2cRkMrACbriteF3iBPN+eb45+3Flag5S50lWGSTRCh4LmOyjMtFKT5AUjFZzH4VVNSTMkIJECK/&#10;sj7yLvT7XTg/3waOS+Hx4ydQqbwytxIkkTR7zRNPlOFqcPWoffr0kZLlHMkY18Ng2orocC8t/BdF&#10;AcsoLtGsEDqWNGibrzqZSAIXWzJaLUJSdnBsv40UFcRHtyWFjNyoNQ1wXWCZ9HVCBFjPOJcRsWla&#10;CDhNFcRzcVmVl1GccgMn7AUJ1VumOvJxYrZt9fL11Yi8KFiOZTKOffscdYNVFNskyeT38WTdtJk9&#10;kuhZnnN3zfw4ls2O6taT9brDeiWkbalDReCDWUBqIzdqLSNSihKqOGFSjmgq2wpylqFgny+DHZoX&#10;wmHdOrGVvxgPfMRH/BTwkRQfik1FtAnvDUMFRqMW1OuTO31J4xjB1VULDMOHTmf4Y8u5RYGLf71V&#10;+72luKuLZbA9csNWfxl0BY6jHonN766WnzybeXsCy6W2ihaKwBFICCK/O/77yJmJfuhC2mleKM32&#10;uBARBYYByDOGJUSUl0tLOz3eSf1yCgjmcHXVgN3d+wUGz+dluLjogesa8Hd/9883TkCvwVbE1doo&#10;oMkMr7ie/ezskIthntS2eEPWXIA1GZI0k2YBqSKei7uWetkr6f3byEUVhdCJEssnVIe3TO80UQhU&#10;xAccy6R5UTAswxTXhGu7ODFvawnOQ1LCNJWjOFVzAKaiSou6rkw1gY2qaRGH80WzFbOMnJvS2BUe&#10;RXFJwWVD6trqJcDakL0ogDEk5N9GyLdB4NiUZgXPsfCgTkNRFJAVBSvyXHwfEYwhI+8327XfWYq4&#10;6i/93nAVta/TSlQfU4PnmVQWuKhpKqOqLs2ahjKSEY+XYVz+erT83MWJuVc1nz2qGj/qAfAjPuKH&#10;xEdSfAg4LgPTdEEUY0gSAVqtEWAsw2RSg9GoBabpgqYFr9i3JYkAQaCD52mgaSFUKgs4OvpBl4vT&#10;LOc3qjxMM1lFf1kzeNywn1Q1eTZyldYyJPafh8ufLUJS8gjVq5o87ZW0ftNQJjLicfnstGmtxlYW&#10;heipVUtURjRtkuUtkRkyAAAsV+SKSnJFHUcZbyarVSkzJZ+jVIDFwn1bYscN8pyFfr8LT58ewOHh&#10;KfR6g7tayD1bG2iIDwaIi8KT6LF/evZZ5FJmfnSYFsCwSZYhgeOSkiIua7o86dla//X25AaywEUj&#10;mrbe1TrUZeSLPEei6yw+kmYSoZmEOI5yr9nRYZpJi5BUwpiqhow8DyemVORpdzxQyt7SFmPCY9e3&#10;Ta6QSmWLSUQxnZyxP48e7ereF0eeoUhemKSafJ1JeOd7d432Olm+GyVUAQDgWSZ9l8p1A5Jmkshz&#10;sX5Ltfs2SAJPftYuf1XVpNnvXkz5sRvWcZLKj2r62Vr5KUQK4qO6IY835gaGhHwniq3nc+9Rlhec&#10;JvLB+1q+fcRH/FvjIyk+FLrugyxHEEUKWJYL+/unYBgeKEoEi0UZrq6akGU88DyFNBWA51OQJAy9&#10;Xh8EgUKtNgXT/EHUczTLhWczd2/kRq0ooQpOMiXOMlHi1zmDqiiEvZJ2sV3Sz0uKuPxu7HxiKmjF&#10;MFDYsrichaTe0OUx4jmqzqeGPrmyZRIJztZO3yyAd6LYLgpgZMThkiK+QnhU1zEpGYsinK+JYjDo&#10;QJZxUK3O3mpA7jgWnJ3tgq770O0OXm+b3oaSKjmaiIIJz3r0n/9kjouUKxRpxbJsJgscVkQ+MiXk&#10;llVpfpfvOccyeZ4X7LtMDWqaPK0b8mS4Ctv7NfPUxYkVr2OvXiHbvCiYqY9rThiXSqq4nPm4pvie&#10;eDCdG1uJz6u+JyWilCYsm4VIyk1KkUkiQYsicRIFjwn2GfUXX/7jCKetrqUN7uM2k6QZWobEXq/P&#10;xEdrs3Amuw77jUwZrSzl7T6hPqH6+4YNCyxLJYEjVV2Z/Xq7+vu8AFYWeMy9JXnDVsQVz7LpwAl6&#10;hiR4tiI6iL/9wPK3jKIoGEwz2SeJ7hFqFACMLgq+Lgm+ivjw33rVJM8LlmGg+FtecflIig+FbTtQ&#10;qSxgMOiAYXjAsgU0GmMwTRfm8zJgrEAYKtfL+fFNUrthuDAY9KBUcl7ey3tfLEJSPhmvDvuroLcM&#10;4rIq8qGM+EgX1wHCg1XYnfq4qkv8z3UReSLPkUVIKqsosT5pWE8SOUd+TM04zUXEMqkxHFT02djy&#10;6k0HWBYEgLSkSst5gCtiwMWKsFZzAqwX54sCGMk2lrzBe7BYrJMDwlAD1zWhWp3dqE3znAGMZfB9&#10;HZ492wNJSqDdHkGvd291IuJZ2q2XznNTGbgyg6BufichAb+tKrwNUZLJMuIj9R3JDU1TueqV9L6L&#10;qXnlRi2PJEaa53z6mqFAGKeqhxOTYSCXBZ6YYcB+uewnLWemc6YeT9pbq4LliiihKTAAnqHgXBRC&#10;liYr/aK/xX/33eEqCiX7l7/+U6+sX9TeIZyZ+bh6Mlkd9p1ga+LhxsAJujVNmvEcS/MCWEngiCUj&#10;p2Eok46lDl6vHpM0QzMf1w7q1mlNlx4k0imKgnk6dfcHTtjr2MqlgoR7zTN1SQg0SfD7TrBV0eX5&#10;Uf1Hsl/7icKJYvtksjrcBHnjJFUKAEYR+Ei+Nsw4qJmnVV2+X9Tce6AoCmbs4YZLEjMgVPdJonMs&#10;m+rSmpgrqjR/l9nDh4aPpPhQ1GpT6PX6sFqZcHXVgnZ7LeqQZQzd7nr3a2PzhlByUzU9e7YHzeYY&#10;9vbO7rRxuwtFwUAQqMvz/uHJs8tfjWerLStL831dmrMMmIWAFKrq0Rg4Nc1YE+e8/GLu7aZ5zidp&#10;zhcAbNtUhicz91Dk1q41cZpJ5SymYhRIqSBkqSTfzEV5lsl0EQWrKLFUFIdtSxkCrG3ARJ6LZYGP&#10;oNoYg+NYsL19AYbhw2DQAdc1byrmzXsjyxFIEoF6fQL7+6f3yYV8HcjQVmqWVmN3pSq6kuaFlBf3&#10;TAGJaKooiMf3qZIOa+aJi2Pz6dQ7oFnOcSybckzxiiKV0EyK0wwxDFMs3LD6ZTBNO3hFnHI5fCGp&#10;vF4AxwOkWV7wosCRjRozF1AWdnpX8eByp3Z52dna7Xx9UHl8etf1nE7dg7OZ+2jghD0FcdEvOpV/&#10;KSniYuaTWsdSLgEAMM3kiYcbUZKqfky1vYpxthEU5UXBDJywWzeV8U7ZeP6Q9inA2mXIJYnJMZDd&#10;JjS6C01DHh+P3SM3iu+/vvSBI8tz7vnc330+93b7TtBjYC3yurYTLHCSKiscW5ersOuRxNgq6Rf7&#10;NfPpD63ovQ7xPho4YdfFibkxr3/JzSqqatJ8u6y/eFQxzu478/6p4yMpvg8OD0/AcSw4Pn4M/X4X&#10;2u3RK7Oxjc0bwJoc+/0u8DyFbncAW1t3O5AUBQNhqEJRMKCqIbBsDhjL16kcnezJ8ePw7OJzazTe&#10;6UY+J+V5nosizXQ9pKJMR2Y5y1S7QBwS2t3uqLK1fTyPM/PFIthFHBNXdXnqx9R0aGaFcaqkRS60&#10;eVrwMUGpJL9ReSmICz2S6CRJpY199zKKy5YsOrok+MBxGXBcBlnGwxdffAWdziV4nrFZxgdRTG48&#10;XZ88OYLJpHHv9PKXgbGszaZmPc7M4X9K/zPTUoe5iGiuaDjVtCip1hepbd/als7ynFsEcXmnop9b&#10;8rtNrtdztMpXIsfFL+be7tOJdxglVJUQF4k8F2d5zg3dsDULSE2XBO+zYEZ3Ipc1KvYwMsqg40T3&#10;E6rxbJZGCVVEgcMMMDmmqUSzHAVxqhC7En1C3eCIeKE4HVeh07l1mX7q49qzqbt3sfS3O7Y62JAS&#10;STM5STNx4ITdqibNNFEIZYHH84BUL52ggziW7tfMU0IzaeAEPQUJ4Zat93fK+gvIcxbCUIU4FkFV&#10;w3cph69TMxQF8Q8+zHEsm3Esk/mE6jTLhY+rGgDHE/foeOIcTT1cb5rKyH6tEtv8v0cS/XwRbPuE&#10;GnGaiV92yn/6odqaV27UfDJ2HveXwVaa53xNl6ctYW1evxGwhXGqPp97Oy5ODCeK7c9apW9+kODm&#10;v3J8JMX3gSjG8MUXXwPL5jAYdOH09AAqlTkoyvoGUxQsRJEMYajCYlGGen0Cvd4APv3029ezAwFg&#10;verR7/fAcWxwXQOiSAUAAEUJgRAJFgsbhsM2DAbb/njagcWqqcexoNKYYVg2z5I4ZfKc8biIJzgD&#10;SfLzR7rmJGyq+xQ3ino3eEJTMS84JslysWkoY48kuosTM80Lnjw9/ozHOKKq+saOHMMwIHBsGmc5&#10;SrIcBQnVeJalNV2e3swZZXm9fB8EOjQaY2g01unkRcHAy3/EPJ+C5xlAiAQA93M82eRLDoct7eJ5&#10;s4pU3i84AWOFMzmI2DTjclkmcbW2JJ3eGG9tD4HnX2kdXq7CdkkVnZ6tXdzXDWXjR1pSpeUsiCvf&#10;jZefehE1GJYCz7JZAQWLODbu6OJwfxmp9SQUlt0dp8xxhcxzmI+4JEgSPS+ASbJMXOHY5jmWIo6l&#10;NV2ehQlVlXL5ibqY2TAatW4jxSTN0OlkdTBwgl7X1vov5wNulbQLjmOysYsbUx/XVzixZMQRTeT9&#10;sYcbp1N3z8OJoYlC0LbVy66lDR6nocf+8V9+AZ6nA8YKJAkCWcagqgGYpgdbWxdgmm98Lk+n7gFO&#10;UkXkufcy95YFDkc0VXyS6G+z1/tbwdTHtYuFvzXzSG2/Zp7e5RZkSMg/rPOnz2be3sAJehVNmm9y&#10;Tr8PfJLo310tP3k69Q5KmrioadL05aBqhmFAFngiCzyxZLS6XIXdJ+PVY45h8l/2qn9g3zJH/lDw&#10;kRTfF7btwG9/+zsolRy4uOjBamXBeNwEjGUAKG5cXA4OnsLu7nPY2XlxKyG6rgnHx0fQ7/dgsShB&#10;mgogSeuTe7/fhfm8CtNpBXg+y03TDZBcBAIBW0QeNjse8ELGhaGcBr6eUJDUaILUVusq5PmUj2O+&#10;fH7WHC891mzuklmcmz5JjJIirgwJ+Y8q+tmTifuJl4G8jFOkyMWtswueYynNMjR2owYAQLek9Xu2&#10;1r/5QyoKFlg2e0NJ+vqpdpMAMp3W7vUe5zkDz57twXhch8mkwcgysb74/FvJarCDZdALZeTbIufy&#10;QaBKl/0mH/gq77la8OlnTwsk0o1peExzaa+iPtuvmU/v9XuvwbFstl8zn0o8RyqaOD+be48ahnKF&#10;eI5KPIt1hPxtMV+olCpUlJOC4woAgE2KQ+pmfKUizUuKuJAQH4scGyOei/O8YC5XWc8pWPXFzK2Q&#10;0z6bNXeIrkpuSRGXm/Zm3wl6g1XY1dZJJa+c0FmWyXu21jcl5CqICwNCDZxmoh+nBs+xySpKSpaM&#10;3C+7lT8+NqXz9nhgQL//OVxdNSBNeZBlDIJAYTqtAqUIFCWEyaQOjx6dwfb2+cvfVcSxCQBTvEd9&#10;DwAAxfo+m7PMh30zfRdolgubQ05ZFeer9SxRJjSTWYbJFcRH121Uf0OWHMtmPVvrny+CbV3yvLIq&#10;Ld6nYt8gzwv2ZOIe9Z2wV9HE+bvmlTzHZttl/fxs5j3qr4JuSZUWH/qKzUdS/D4QBAqffvottNtD&#10;WK2sm4w1ls1vWoal0vKtdm6jUQu++eZT6Pe3gGUz2N4+B0laV2u+r8FyWYLhsA1ZJoDjlNK84MDH&#10;lpTGTNZsOMCwAACQqhpeZrmaz5Yab9tLJgpFiV9prqbPM4FP6quF2eOlYmG3CpJmUlbkLMewuSah&#10;qGkqo1WzzUTYs+jKq+WyBohj402bK8sLLkqonOUFbyui07O1/lZZP5dedl6JIhlUNXqnbZ2u+2BZ&#10;K7i87IDn6WAYd8+nrq6acHXVvM6bJFCtzsRKebplaAkAwMTHjWFCVVtRl2JvZ6hOripy/7yViBKd&#10;bO9Nr7yopYvIO2yYx5/UjGPB91TwfR0oFUBVw3fGdF2jW9IGn5Py1wAMQ9JUbJvKkGWYnGSOKMyv&#10;LD7GKBXFm7ZgVhSsixOrpIqrpqkON+4zeVGw84BURm7UdMK4BAxAEaWI9Mf68vgchJK9sGXR2akY&#10;Lx5V9DMXJ6ZPqLFT1t66A2rKyNXFkreOzUqViKZKngPjRMSuaNLsc5U/r59804WLix4QIkOv14fX&#10;w6eLAmC5LMHJyQF4ng6OY8PPf/6vG2LcLusvhm7Uwg9IXnkZUZIqbUu9/Ftovd2FeUAqQy9sraLY&#10;8khihEmqJOuVH5Hj2Ey6PjQZMnK7tjrYBCvLiMeWgpyJH9WnPq5tl/Xz972GkRu2Bk7QzYuce4iA&#10;p2urg2dTb++F5O02TeXq+xDzXzs+fFIMAu2GrAiRbm6G69WKB7uC3Ir3yVYLQxWOjw/h2bM9aDQm&#10;UCr9pa2UZRxcXPRgPG4Ay2YgCBSq1Wl60X+ESKrFne5sQ4gAAGme8wnDcbmmYRMHEkaISp6jpJJk&#10;ON3tien5Wt2ZyzavcNRUhZjmooJYDLA2pJ4ZhqyYelpyZsplXrAepSbNcx4KAI5jM5xkSsOQx4d1&#10;82SnbLx4RVofxwhYtgBd999pW8eyORwenoLv63B+vg2Hh6dvfU4QqHB11QTHsUHXPSBEgXp9CvX6&#10;tMSyuXx9qp4FpOZhasZpJoJkgTU474UpW4pZ6aS73TvrqcLVoTst0MWTLyEM12nplK4rJUXBoOse&#10;7O6+gFZr7d+aJOhmTvoSDmrrhIb+MuidTt1DSeAjiWdj/mrU4ygtCoaBoigA00z2SGKoohCUFNGp&#10;Xq9aYJpJEy+qr3Bsjz1S10Xer2rytMGaeY5QghDjOgyTP597jzySGPMAl1dRbKdZzr9rlYFloVBF&#10;PlLFv9yoNJEPkyQV0+Mnn0P/eRkkCcPBwcmt81yGASiXl6Dr68BsgHUnZHf3OcA611FBPF6EpHLn&#10;53sLaLZW7ZoS8j4UoQZZz4YFFQnhQ1qJl6uw/e1o+VmUZEqeF5whI8+QkFfR2DjPCzZOMxHTTO4v&#10;/S2cpErdSCY9W7vgOTbTJcGf+Ljh38Oi7y6scGI5OLYahjJ+yPMQzyWWglYuTkwXJ+ZHUvwpIooU&#10;OD4+gvG4DlGkQhQpEMfo5maoqgF0u5ewv//0B0vLLgoGHMe+IeHXw4NLpSWsvUKZ65bpFpTLi1cI&#10;EQBgtTJhuSxDmvKQ5zywbAaqiuMcBCaJEReFMhj6anODS7Ocz3PgQZKSHKecQLBIDDOQAk8Rw0Am&#10;1drSvJpsK5In0Ky5Xi/Ic0YgGKlRKCbLmaZmNOuwuaPlGLulMiFpJuVFwQgMmy4Fzj5qWMeHdfvk&#10;jdd8edmBanX2zgitDWq1KWxvX4Dv63B6ug+9Xh9U9c0/sPG4CZNJDRgmB983oNO5hF6vv6leZIEn&#10;BzXztKxJi4BQDdNUiZJU4dS9yfZ0bEERThU5f1EdPC3DYNCF1coCVY1AliOQZQwYy7BYlIFSHk5P&#10;D8A0XahU5hDHEvB8evOZVSpzqFTmiOeSX/Wqf7AV0Tlf+Dt9J+iuoticq2VJWC5EPsuYlY9lxLFJ&#10;RZXnJRUty5o8Zxkosrxgx17UnHq4nhU5qyE+bJjKuKpKc24V13PD9CXTXNRVGZcUcTlwgu4f+rNf&#10;pVkuPNT0ewNZ4KLs6dP9dHUVAwcraLdH73wSQgns7JzD06d7cHa2C5XKHAzDUxAf2TJaXjrQdqLY&#10;foh122gVtsuqtLB+4nZvo2ufYJ8kehCnWpYXvIy4yJDWxLZV0i7uOrwQmkr/9Hz89y/mwW7TVEZt&#10;Wx29suPJQoZ4juoSBISm4tQndZKmEsMwxU5ZfyELPMZJJgfk+5GiT6hBaCbLwsNJTUZ85MfU8GOq&#10;NwGu3v2MnyY+TFK8vOzA6ek+9Ps9IEQCXffBMFzY+HRGkQzjcR0cpwSOY8Hjx8dvENNDgbEMT548&#10;huGwBUGgXac+yIBQAooSgapGUKtN4OjoBPKchcvLDiSJAFtbb+6MbZ4rCAkkiQWSFEOSCJIsBgEh&#10;soAxYgkRc1mOAQCCmGpJliOGgYxwqBCTRMhZFrgk4fgkRlm54us5zbQEi1dpJtnuEtXGwx0xCiQ+&#10;jgV95Va5IkuE2Cdb48tquLt3Qbq9q1xRyZUbNXZK+nnb0oZvXOd8XoaiYO+lqn0ZBwenQKkA/X4X&#10;Li62wDA80PUAZDkCQaCAsQzDYQP6/S7s7FxArTa5CSZ+CQzDQEWVFhVVWgCsVaYAUHBMvAvenIWv&#10;8T6Mx03QdQ8eP37yhj9tGCpwcnIAX331JeQ5A4bhXVdHDHBcDrIcQbU6g+3tCzg4OOUFgR7WrZOq&#10;Js2apjJqGcroW7b4TTA6/+V25mPVUocSz2FLFl0Z/cWbdB6Q6mq9kpADAFtSxWVNk2ccx2QcIYjI&#10;CsmvW5oCx6a7FePF8WR1OPVwHd5LqguQx4loTq4sMZgT+OUXX9/7iQglUK9P4PKyC43GBD7//GsA&#10;gMO6deLixHw28/ZVxAevp4jchlUUm3Gai/s19XSnrN/PBvCvDISm0vHEPRo4fm/i4RqhmSQKXMIx&#10;TEZoJnEskxkycideVF/vgN6+b3o8cY9mPq7xLJO21ubqb/2dksDHHVsdDJygO/GiuikJbkmVlgwD&#10;BaapXBQF8z4qVEJTKYgTLc1y4W2mC3dBQXw09Un9vokuP1V8eKQ4GrXgq69+BhcXPSiVlrC1dfHK&#10;fUVRMJRKAFk2hsvLNnzzzecQRQr89re/e+98w9GoBScnh9Dvd4EQGUqlJdTrE5BlAkmCIIpkWK1M&#10;mM2q4PsGsGwGrmtApbK49Z63WFQgjkWIorUJgCx7MJvVBCigUNWwSKjKUMpTJKZhkmouSUxMMwUA&#10;8hiKzIyw4AcYEAMpG0VuwXK5JiLfjkOJPX9aqnJJt+LMlIwXslQUacryGRRQMDTh+cXSsIf/4dfR&#10;1s7ldPdgnNu1pFaWpw1D/svJMM+Z61mfCXt7z64J5/4+nDyfws9+9hVUqzPQ9QBmsyo4jgWjUQvS&#10;lAOGySEITKhW57C7+xx6vf7NrPUO3Ph58nwKZ2c7IIoJfPLJk1tnl9NpFfr9HkyndTDNFSSJCIoS&#10;ga4HsLXVhyQRIAxVuLjYAs8zwHEs+NnP/gy67m9Cir9ol//ctpTLyfSCQU++O+Q58HRTeaViXpuF&#10;x7YTxjbiucSQkWsr0lKXBJ/zPXWzTvP69+BRxTh7OlntE5rJPqGqLr0ZeHwXqOuWLEoYZOrOg3dC&#10;S6UljMfrWe41LEVc7VSMF0GSamczf69jq4PXxT8bFEUBs4BU5wGp7laM54d16+Sn2DpdRbH11eXi&#10;y8Eq6F7PRYcK4sOXq/ckzdA0INVvr5zPPEKNvZr57KBmvrJ3OvaixsDxu3lRsBVNmtEsR+K7WuIM&#10;U9Q0eTb1cU0W+EhBfMACFLoo+O+7lsEyTM58D7FTXhQsA+sA7/f9GT8FfFikSIgEp6cH0O/3oNfr&#10;3xnpxHEZbG31YTqtwmDQBcty4Ze//JdbFaJ3wXFs+POfP4fnz3ehVHKg1+u/coNbL65jKJeX4Lom&#10;PH++A0GgAaUC/OIXf3zrz6UUAc9nkGXc5po4gIwREAXscTiMzBUjKFGSyjTLhTTPWY5hIOPYLKWp&#10;SKJIT0SRxkFYIZi4Sl5w+8EckpQwDCXdUaszNpmcaLOpZc7n1Rb2MzWnmMOhwq0c3bi46PL/+kfS&#10;+OTTJ6W//+2AM0QEWcZDFCmwXJZA0wL45JNv4ejoBAzj/WzrWq0RlMsLWCzKNy3nOBZhNqsAwwB4&#10;ngH7+08fXCwtlyUYjdrw+PHxrYQYhir0+z24m4PpigAAIABJREFUvOxAqbQEw/Ahy9a+rONxAyzL&#10;BdN0AaEVGIYPw2EbTk6OQBBS+NWv/vDyAeCLduXr4W++0BcpToPLwW4/66oi4onEr4VIYw83Bsug&#10;J/BsUtXkWVkTF2VVmkOasuJkXCGd3hVpdd7wBRU4Nm2Y6vjZzN2fBbimS8KDKq1k6VRlSkGqvUcH&#10;hGULEAQKvq9BHIsgijHAmqiTLEcSz5H17iMfGZLgKojHAscmhGZyRFPZCeMSx7LZYd06PqiZpz/F&#10;NYw0y/knY+fx6czd1xAf7tfM09ta2Yjnko6lDn1CtYulv722UETOyyKWRRiXZwGp7lSMs/4y2CZr&#10;84t3ujHJiMciz8V+TI1FQKoyEiJNerhF38vXakjIFzg2eVdKym3ASarIiI/073ENPwV8WKR4cnII&#10;g0EXTHN174zDWm0GnmdCv9+9bpWd3/v3pSkPx8eH0O/3oNEYQ6l099zENF2QZQz//t//V0CpAD/7&#10;2Z/e+liepzcimzTlQVUDxvdVFVhC0oybOV5zBQjzDJsCMHlRFEySFYiHImN5LhVlOUhpKs0zRlmF&#10;SVkbjVpNU5+yujie2B0iXl72mOXckGcTRQk8TWMLXLAgYgA2k7RCpWlsuUtJ+O6rLRS5/yWc7W7D&#10;zs45NBoT6PX60OkM4fDwBCTpvXbXbiCK8Y3IZYPxuAG/+91vYDKhDyZEjCWYz8uQZTw0Gm/OPdam&#10;5D2YTBo3hAgAwHE5VKtzmM8rMJ/Pb/b1OC6DXq8PZ2e7MBh0oVxewN7es82PY1km73752T/aUcjO&#10;4ogxiSu5Si2K8wJBAQzLQKaIfNQ0lFHLVK9kxGFIU1YaXTZSy/ZIpzd+m+lAXZcnAyfoni+C7e2y&#10;fn7f+aITxbY6HpVNJieSKD6owryBJGEgRIIg0DakyLJM/mnT/raiinNDEryJjxsuoebYw02a5bwo&#10;cLEi8FFVl2dtSx0e1a0nqviwCvevBc/m3t7ACXuIY2lrE6J9B3RJCDq2Ougvgy1dFHxTRu5mxhiQ&#10;RMdJqrRMZTgPcM2JEttYV3zvvA5Z4ElMM3Hk4eZORX9hSPfbs30bNFHwZYHHYZyq993Z3SBKUkVB&#10;wnt55/6U8OGQIqUCTKc18DwdHj9+8qDndrt9ODvbg+m09iBSPD/fhn6/B4JA30mIGyCUQKnkwOnp&#10;PlxcbMGnn755reXyAiaTGmQZdz1XRCAICQhCmgWRGqe5GLGFSGiWC1zBMQyTZ3nBxWku8nEqhDmT&#10;4zSXRBERTlUDPJr0UBhwuipl7P6jb63+RTfx5sDNRmKEqSJmGYdlNU9ty+U5NhU4ljICF0meI3BX&#10;Vw0gRAbXNQChGDqdAXz66Xc/avRVubwARYkgTR/+/cRYAdc1wTBWoGlviglmswpMp1VgmPyNKnKz&#10;QxlFyhvP63YH8PTpPjx/vgvt9vAV5TLDFNqXn/+LlsZAX7x4FHsLO6w1h7ki47Op/wgAmEcV4zkw&#10;AJznquJ0Ukkt2yPt7tps4C1oW+rwyWT1mGEAxm7UvM/NOUkzYbSKWl+26s8bTpGx7Hs6oFCKQBDo&#10;hhBfRt1QJrYiOvOQVHxC9SCmepxmooKEUBcF35AEr6JJ85+qqXSUpEp/4fcWISm93gq9C4aEfE9M&#10;gks37DSd8OpR1TiLaSZ6JDHWK02SU1HluYepscKJad9h3r6ByLNk4uMuyzJZ21SHDUN+kGr0dZRU&#10;cVnWxPmVG7U0SfDve9DCSSp7hBotSxta8ofthfrhkKLv6xBFyrU12sP+GDeWbK5rQJrywPOvzD+K&#10;omCiJFX8mOp5UbC6KPgqEkJ2sSjDfF6B/f0HLYXD9vY5nJ3tXifPnwFCr7ZSNj6hrmuCJMWwXJbA&#10;tpdeDshdrpokB4GXxFDiuSQHYEWeSxDPUZzQlHcjDQs8pBirHm+y84JLd70xsHnOurW6W3UdQ1kt&#10;NSuLSaTIvoQjUWjVh5qhzQWOowLPJIjjKOLYFHQFACEKYahAubyA1cqCKFLfWMr/oSEIFAzDg6Jg&#10;bjxk74v5vARBoEGtNr115SYMVQhDDWz7zZYeyxbA8ylgLL/xexGiYFkueJ4Ormu+8bNVNYTf/Oaf&#10;BdP0hH6/q41GLZinysqLjSCguhwt22wSC7koUtLdurohxNfcd15HTZOnAsfQIEnV84W/fZvZ9wZO&#10;FFtXbtRqmcqoUdkbaSdR+/qze3j7EuP1+tJr4qabt4Pnkpapjt6WTflThkcSw4+pYcnIvW8s1wYV&#10;TZ71l8GWRxIDYL0ulRfAAKwlU72S1g8Sqg6WQU/g2FR7RyWNaSatorj0adP+9rBunTy05fk6GoYy&#10;XhveJ9Z9D1p5UTB9J+h1bPVyv2o8FV/eUf4A8eGQ4tVVE6JIfu92nixHgLEMQaBtqiBCU+nZzNtb&#10;BKQcXS9GF3nBKkiIVBZI++xyr5PngvRQIYOiYDAM/5pk5Ddu+ra9glJpCZ5ngijGIEkk9jx7yiA5&#10;zUBUiywDQ5szgsDGaS7GaYYAgOVowglZCo7As3EOaCQoOQDkdZ71QFPRXNHz6nDY5p2lGcVUZT3X&#10;lGuVUaVqD94641CUCPKcgeWyAqbpwtnZLhiG9/ps7QdHrTaFRmMM/X4X9vbu76DR728DQgnYtnPr&#10;9UWRej0nu/17IggUKBVuJWNFCSEI1rPPjZXdy5AkAl9++SeoVmfQal2B5xno/IrjRnMjKJsup+t+&#10;pushabanb2uZvgxMU9mQBf+obn/HMlBsdiRNGbkK4iNJ4HCaFXxEUyUgVM+Kgt2tGGc7FePFtipc&#10;wuCZDeNxHYri3iJWjyS6kSY5iGIChuH/6Aegv0KscGJFNFV0UXjjM6JpLvAcS9/2doo8G8dphnxC&#10;9aIoGFUUQk3kA5ZZB1dLAke6lnqZZYUw8XEtiKlW0aQ5/xrZZUXOLsOkNA9wpWWpw6O6ffyQVZi7&#10;cFgzT1ZRbJ1O3KOBE3RbpjJ6G9limkr9ZbCliULQtfV+x9Zu9ej9kPDhkOJsVoU0FYDj3k/lxvMp&#10;pOn6Zghrw9zT6epg4ITdVRRbMuKIIvARwzDFxI/qzNW4ng2n9cz3wPLwVU1/1T/wTpimC9XqFJ4/&#10;34XFogSW9WobZT3HGkAUKXB52c5UNfAvhq2AxLrEcTkjIizQhFUVBQscmyQcKxY0FSRKWF9RIonl&#10;mHmpQjNJpnbgIiLJIVJlQkNskNmCz2KKFBwhXRFXatkc3Tn0FwR6U3kXBQdRJMNo1ILZrHorMfxQ&#10;2Nq6gPm8AquVBdNpFWq1d7tveJ4OHJdCozGBev1NaXwcI8BYuhYv3f4zNmR4G2mu26t18P27Jent&#10;9hDa7SHkOQvnw+XqdJhiQ12ZldLoITPSKEkVWeCjlqlcdW11YCuic7Hwt4Ik1YI4VWc+qfIcSxXE&#10;46ouzSqqNDusWyc3wpZ6fQKTSQ0mk8Z9Pqs/Xc6//D9/f/rf/a+H1r9jOp3hj/r5/hVj4kUNkmRy&#10;VZVmNM2FWUgqmKZKFKcKoZmIOJbK4jrDsqSKS+U6jQRg4xvKkTChKqaZrCA+0iXky4gnOEllVRSi&#10;qi7PRIEjCuKCaUDql07YYRgoRJ6LgYEiobmUFTmni8iravJ0p6K/+LRlf/tDvT5J4MkX7fKfeZZN&#10;+07QO5l4B2VNXCgCHymIw2sXq1QOk1TzMDValjLq2lr/cd162FjqJ4oPhxQPD09gPq9AHKP3ej7G&#10;MlQqC9C04Pnc231y5XwycIKuKSP305b97eu9dxR7QXYO9mwVbM9m7j5JU2mrpL+ZEZhlLGAsA8vm&#10;IEkEWLYAhBJota7AcWwYjTqwvd1/o6oxTReazTFQKgSnZ499huXllasmopRkpZLDsAyjrpYar6hE&#10;pWkqEMxmouCJgpDNq02/xXCIV6X8XFBETInWSMKMeL6cYpyZirgoxaGkl0oT4V3ZeJsEDEFIgBAJ&#10;KpXZdQKG8aPeNFk2h6OjY1itTHj+/BFgLEOnM7y1+stzBiaTOjiODYeHx4CxDJQKbzyO47I7K588&#10;ZyDPWVCUCAThzcPVmkzf9Hi94zVY9epAjYqLgRN0tQLGHAP3UjenWc7N14rFF7YiOtdqzpOerfWv&#10;23t6EKeawLF0E0prSsh9xWHl6OgYXNeE7757DJoW3GXDl+U5+7//39/9D+Ti4tG/1j/7f37x91v/&#10;6Q0B1N8QOI6hi4CUFjguL0JSwUkm0yxDHMumWV7wPMumIs+RkoqWLUsdNnRlvDnv0DwXBHY9mwcA&#10;sGRxtbZpw41dUXgOsJ4/HjXsE9ONXD+mRpRQJU4zsSiAERVuqSA+QjwbR0mmbDxuf8jXZyui83fb&#10;tX+2FHE1cIKeixNzFpAqTlKFY5lMRnykCBw+bFjHe1XjWcdSL3+qM+KH4sMhRcPwQJYjWK0enttW&#10;FHAdoxO4wAnP58tH/WXQ65W1i7f1/Gm1tjRtc8q7uvQsIGWeZVJDQp6tiCtIUw7G4wYEgQZhqEAc&#10;S8AwBYgiAVWNwDA8kCQC7fYQDCOA09MD6HQGoOuv3rS63T4glIReWE+HkwMQUZywiBN5PkOhr6Ao&#10;EtX51GCznKVIpNiyQ2LZHlcuO0Wt4RV2hYRGnbXPjhvW7JLRUipWBSZpyuxCihiT2RiP3wVKBeD5&#10;BFQ1hDgWoSgYiCL5ndXSDwFd9+GXv/wjKEoEg0EPjo8PwTA8UJQIRDGGJEGAsQKep4OqRvDJJ0+g&#10;17uAp0/34ezsEWQZ9wqB8XwGqhoCz1PIMvaNZX7f10GSyFv9UKNIubaGu7f6rqxKi25J67s4Ma/c&#10;sHXf9tNwFXbKqrTYLusvTPkvN0QZ8VhGPK4DvLHG8QZkGcP+/tPrfcse2LYD9frktpn7//Wn5/8N&#10;nD17hBgG/ren7n/773b3/mfxvi/yA8NWSXvxh4vZLxdhXI7TTFIQH1U0aSZybLLpBiVpLoQJVS6d&#10;sBMlmeJjau5WjWcMFJDnwOqS4G9IsW0pw7GnNb+OlvYiJKWNpynHMlnHVocAMNxUZwUUjCzwmGeZ&#10;9Gzm7XUsdbhbNZ7/GHM8gWPpp037246lXro4Mf2Y6mFMNY5lMu36oFVSxKUk8N9PYf4Tw4dDiuvF&#10;ax8uLgSIIvkN0+O7sFiUQVXDXDf8k6l7dLEMtuqmPL5rCF4glOaqHqGiyKsqmk99XFcRH2kkYoXh&#10;ZQum0xr4vgYALCC0/kLHsQgsm4NpuhDHCL744ivY338Ok0kN+v0eIJTcWJEBrKvXKJIjTmKvPvni&#10;gnAoX4a43CkSLMTE4wlGTJaxmShSbJX8WDeI2+rNiGniRNVxVK565SRTeX/OSImDFHelGZIQyxwX&#10;Q5YJwDDFTWX9cpv0ZVAqAEIUFCUC3zeAYdbilzB8U6H5HkjSDPkx1X1CdZZhcl0SfF0U/Jtl71Jp&#10;Cb/5zT9DqeTAYNCFMFxb9q1WNiCUgCxHsL29hEZjDEdHxyDLGAiRb8zUe71Xq/cNoRIivyIioZSH&#10;5bIE3e4AarXbk+nDUAXD8B9q8nBYM0/cKDafjFefXjpBp2m+ZvH1ErI85y5XYTvJcmG/pp7uVYxn&#10;tz3u3tiEYKtqCP1+D46PH4Om+aAoUcbz2bkT9U4X4e7/8U/f/feX5TY4ogpD0Wrv/Ifv/sf/5b/+&#10;1f/0t1IdvAyfUH2FY3vohJ1PWtYTWeDfuJcgnqWIF11VFMKpj+s0zwTEc8SShZWM+Eh7KYx5s7Pp&#10;kcQ4nbgHRQFs5doT9y+PYbKNGUKa5dzFMtjmWDbrlbT+lq3f3y3qPWDKyH354PW3jg+HFBmmgEeP&#10;nsNqZUO/34ODg9N7qVCTBMFkUoeDg6eLWtMbzaMvWAby8v/H3nsGSZLl92H/l95nlrdd7aane2Zn&#10;/WJxi8M5AOQBtCEhLgQpSCkCH6AQg6L9IDIogkAQgigihMCREUQwRCjwQYxj6GgU1AE4uDsBd9jb&#10;xXozps20qeqqLl/pzUvz9KG6+8Z0z/Ts7QFzh/l9nMnsrMzKev/33v9nLiA4TjTNTTTNNayp6El6&#10;4B50Vr3IrhqOKQDPR9Bs3s8uxJiFTqcJs1kOyuUhfOYz34BWqw2aZh8TbySYzfIAACCKfmDknMkV&#10;bW9TLvaZcnGwv997ekalLk9RmFAUSXguwYoWEEQRRDJEaOauwZZnSORwIlisQBdwhFiGCcE0DTBN&#10;DZIEQTY3bAaGSY57adGxuXcGhMxXR4ZhAkVlwPMRsCwGhFgQxe9o9jjzo9z20LpsBZHu41T040Si&#10;ECISR/siy/gFWZhcLutbMs96wDAJXLlyE5aX905F/r4vgSCEoCguqKpzV4FbW9uG6TQHH354DUaj&#10;IpRK3x6ANM0Gw7BgMCiBKPpAUQSShIbBoAqFwgTq9d6ZXqyuK4Pvy7C0tP+ochSOofFT9fx1AIDO&#10;zGttDaz1siYMJI7xheOMwjBORQ8n0tAJy3mZn10qyjtXa/kbH4sTTKPRhXx+CoZhfrDdefkrh/bn&#10;f/Om9fK7XrYUEphvMzeu3nXKP/udd//Rr71662d+cKn82k88tfCbf+Gp1lf+LJAsfJxIAyesRHHG&#10;5WRulmbknObzHBxNJTVdPOpM/WbP8mpDB5WfquWvlxXhromVLnLWxrwnR9rH25UlVRhKLOOfMFyj&#10;JOXcKFYGdlApyMKklVfaGxXj5vd7fuHjBvrnfu7n/rQ/w8cHTXMgCMRjT9McqKrzwMIYhjzs7y9D&#10;uTyEq1dv9iUd7Y3tFVVgXZG7f3Z4LxJZDmjPF4V+r0xnQKBzuKCbY1mqVzuQy5lnXhuh+TZdsTgC&#10;lk1BFKPjvMV9qNX6UKkMoVQaQbPZhUuXbqO1y1vbepnqpZShy+JslILqCVLG5HOzWFaiVBDnKzyE&#10;4Kzr4TTjHMTSYuCzK6OOUJiNJMZ1FZhOcynGQpJmbBRhKXQcA9tOLgkCiUSYRwwTU/NeaAql0gR4&#10;Hh+vck3g+QhWV3ehWBzfd38wz4170EpoZ2SvXe9Nr20NrctTLypkhNDHUVTEDmN9YAfVqY8LLk4U&#10;GqFME1gbIQQJomCYUcoRxQsHjCTtE1afUiznE8QmacZIHBMghOZCfEkKIIoEGAyqMJsZoCjusZ/p&#10;ifXe3J82y6i4e9QkqupQ9Vr/PltAgHlfeHd3FVqtDjz99IdnBfHOX4iEOd5WRvfKekSWCaua1D8p&#10;ck4YqxMvKh7Zfn3ohmUfJxIAoJzEmytF9fbzC8V3ZJ79WJIIsoxQ/+nG4V/577+2/Qv/+L3B3/j6&#10;LH7mEJNCAkA/6DwfJ/LW0Fr/zeudv/TFr3/4917fH75SVaX+ckHduzCp7HsMtwbmxvbQupyXuSlD&#10;U+nQCSoKz7oP0ntSCBGWQXh7aK8rHOO9slr91lnxTprI2SVFGNEIkTjNuJmP8wMnqI7csDRwwoob&#10;xhoAoKahdDeqxq1rtfx1gWW+r+UPjyO+f1aKJ9jYuAW+L0K7vQibm+vQaHRPVz4nSBIaptM8jEYl&#10;qNd7sLR0AEtL+0e7g0/6cSIVFP5CiQ+EF3C4tHzIOJZS+OPXn3GmVsVfbm2eudIAmK8SB4MKaJoL&#10;Kyu3gecjaLdboOsWPPfcu6Dr1r0DLgMAmh3bHE1hjWetoiRMD6ZOS+ZZV7iAVVSUpHxA0TTSFFth&#10;WY4djpaAptJA1b0gjpWQ5qgkAzplWQayDPFemGcdP0+NZ1VR5F1xfe06KhaHMBhUoVQaQ5rSoOv2&#10;naSNACfike3XnChWnQCrQZxIEsd4qsA5qsA6NU06OulLfNCbPX17ZF0aOkG5pku9nHSfEHhECIGh&#10;G5Zv9WdX3AirOE05Q+TNzYG5PnCCio9jOcCphNOU4xk6kDgmUHjWbRhyd71i3FJ41oVicQwvv/zH&#10;oGk2tNst2Nq6DAyTgCQFKUWnju0WSLu9GNEssRaW+rFScCmlwIhTd0kXOSsvC9PTnMF+vwqFwtxH&#10;t1a72yXH9yU4OFgEx1HBsrRTE3hFcUHTHKhUBlCpDADmK8Zr9fyHdV3qzXycc6JYnXmhMXSCSgZA&#10;ZYSgOM3YoRNUXtsbKqrAOgVZmDQN+fCjrhZe2xu88re//Oq/fLszfvGjnH8nfufm4ed/5+bh5z+x&#10;XP7WF7/wyb/5wkLxfJvC7zHgJOXGXlj8oDu5duNo+lTDkLtRknEEALaG1uVmTulo53i9xmnGmj7O&#10;ZySjWIbCDU3qnHcdVeCcF1ulN+uG3LUCrLtRrNohVlmKilWRc1SedYqKMP645BdP8Oj4/iuKghDC&#10;yy+/AbmcCfv7S9Dr1eDwcAEYJj5OyRCAEASK4sL6+iasre0c+5WSlBA6ilOBZy7e1MblyjTRDAd4&#10;LmYDj898T808X6TEY6YpIXDcg5PBtjUoFCZQqQyg2TwEmk5ha2sdDg8bsLh4cF5ShyKwjsixfpxl&#10;XCMnH3pxLA7toFrTpR77kO0108cGsW1tFcXtfF6PyKXV1Nm+vRFiT8JxyqdAezTHxRxLBwA0pAxi&#10;UtPUMtuuWNUqmlGcWDLtHDcnCblACA2VyuCk73Y4c5s7I3vtyPJr3pxBJzAUlcRpxogcE8o849Z1&#10;qbdWMrbTLKM7M6c18cLCWlnfOu+zI4SgIvOjXBrFB3vd9fHEqqqaMp36uCAwVDifcYtDjqFwFKeC&#10;HyfiyAlKEy/KWwHW1sr69kJO6YCuW/DSS29CsTgODnstfzKrTMfTRndkLdtaTRYaAuYCj+dwqnl+&#10;TPDBUZ7hWb/k2SiIg6SEg4RzHQUqlT4YhnWs18xDPj8FQhAcHjZhe/sSdLvz0GSE5uQWjOfSHlEM&#10;oVY7gsXFA7h8eetE93hiKD52w6IXxTIghGw/0pMsYySO8d0Qq8H8PcRFRRiP3KB8WuwviCTNmJ/9&#10;ypu/8Eu/997/dNFzLorX9oavvPJL/88bf+tz137lF//Ky//ghFDyvYqhE5S3Bubl9tRZfPtw+tzA&#10;9mthPH+PoyTlozTltwbmel4WJobI2TxDhRSFMpxkvBVideyGJZGlAwpRielj42tb3R9dLKgdVeDs&#10;hi5177W6oyiUNQy52zDkLsB89+TYrPvPXP/2ccT3X1EEgNMeVKk0gqOj2nEfSgGMORCEEDTNAU2z&#10;YWGhcy9NnWfoKEpSXnwExlWSz1tRoTSbZHR/UaA8yjINGEYCIJQBIRSwLAZBCKHVakOj0YNyeXC6&#10;RZfPT04lDucUxZIijsqqMNifuEvrFW2rokmDJAOma3qNnMxP9Tua+ifICIHuzGuOLK/8+WAyWk/s&#10;gHvx+esHh42N2Ika0u5OTkwxYcyJnGiaC4AYlKY0IgQyVXViXTNDoDnc6a5QeV2uXFl/kwIg0Gq1&#10;YX19K2WY9IPDyXOdmdM6nHnNnMRPG4bcFVk6QAhBRggK41SY+VH+Rm/21NgJi2aI9ShOheWCun9m&#10;QSQEhIP9utA5qLOTicGaU00Zm81OmBb8cmW69vzTf8hce2o/E79tPXbCxsxL/HTkhqXNgbmB04wX&#10;WSYoKsI4AYR2lAJ7UOK4g1gp9Wx2eaIo1aws+vqz6mZrNuLq5oirQeLps5FE3TpciqezYoAgGwu8&#10;natV9kSGScE0dXj77Reh12vA0tIeBIEInU4LDg8bUChMYH19867+cZYhcF0F2u0WWJYOs5kBL7zw&#10;zknvc3dsr2wNrfX21G2JLB2sFNXdO/P4CCEQxqnYNb2GGWDd9CP9mUbh/YukpZt+ZPzU//n7X/79&#10;ze6PPezYj4qMEOpXvvbB33vzYPQD/+6nf/QLFU0ahHEiTP0of2L9lqQZowjz1c/jSObIMkLdHJhX&#10;DibOYmfmtjwcyxyNEkPkZitFbQ8nGRulKT+0g9LUD/MexgpCACJLs0ma0UGcih6OlTjNWIaiEoZC&#10;6dTHhQ96s2dHbliRecZrGMrhalG7vZCTO+cVve/UpeYJPl58fxbFExwHxALAnPkZhsIxJf/MFUrD&#10;kA87M68ZzEXTFy6K7GyqY0CMs3Fll0hMFzg0A98XT7fSThil+fzsPscdSfKh3689SOJQVITxYl49&#10;sEKsH5peYzmv7YkMEx5xtD9wgsrMi/I8S0c8Q0WEAArjVAjiRHSiRH1FpXY+Ddm4TIRgJKqoZ2RZ&#10;eOWZw0uaNiW3txczz5FoP+BSWQ4TVQ0Ix8UZx+NUECKt162406luK6rDWk6tuLL8LVhcPIBqtb87&#10;tNZuj6xLEy8sLBXUPemeHuycNMMEEsd0dZEz3+2Mn595UX6xqO2d1a+lXFc0Xn/1OeX6+2ti+6DB&#10;mKZGMObYECtqEGmCyHvcB6/l46tPXZl96rN/7D319M6dvT+EEJRVcSQwdNSZui2NZy1CdNjf3n9h&#10;2DnamByNWzCZVNQwVqulQh8xnO0kMbQrzagt5+ine7e1xZTiG5wQoLW1m2M1l+7yEmksVHbWm6Xr&#10;TJbNUzv29pZgd3cZHEcBSQpgbW3nTDs5iiKgaQ7I8iZ0u03Y2VkDUQzhxRffmgXY2B5aa7sje2Uh&#10;J3fOMmZGCIHIMcFqSdsZuWFpe2RfZhkq1gTOfhA93wmx+pd+9au/9fr+8BPnHfNx4pu3+5/61C//&#10;52/9+l//7F+L0owfu0ExiFMxwImUZoQWOcaXOCbQBNZq5dX25fkOwWOxstybOMtbA3N9YAeVZk7u&#10;REnKh3Eq4CTjAU4YplSslli34PPToROUJY5xq6rUH/thKSWESVI6WsgpbV3kbDeMlYQQeqNq3MpL&#10;3HQWYONWf3bFDrA28cLCs43Ce09IM48/vr+INg8Cw6QgCNGDoqHiNGMHdlCzwlg/o9d1NrIMCQf7&#10;jfiwu5jWm4NqrXRbqZa6UC6PoFIZQq02T89QVffMYkzTKRwd1aFYnMDCwrnsPkPiTS+MlZEblaZ+&#10;WKjp0lFeEmYsRSUix4Q0hZI0A4ZGKKMQypKMsJcr+taf0+kPLzkTwIrq33bjxpHl1wv18l5WqYzj&#10;XMECiiJUkrAoCnlECECWUVQU8rTviYBQxiDIRnoRW88+f0t77tk/5q5uXDfDWL/em147nHkLqyXt&#10;9sPIABxDxx5OpRsD84ohsHZBEcZ3rhQciQ1mAAAgAElEQVS5wVGh9NWvfEZ/+41r0vbWEgBBAAAu&#10;IM6hOCYThQiRDLTpRJG7nYp42KlRUcgHSyuH92oNeZaOPJzIpu0Wx2+88+novfdfUPb36kq/W2T6&#10;/WojctKSbzOaOZUM32F0CkIO0iQ7OFxiXVu11zf26bVLt5lCfuLSDB1kINAIpYYizkAUQxCEAN57&#10;71nY31+BZrMD9frRA11q5sXROnFcSjgev++li9tD+3JVF/vGQ0yhEUIg86yPk5S3glinaZRWNOlM&#10;jWKSZsxf/de//RvfvN3/1Hl/T2Dp4EfWG7/ftbx6kpH7DQ7Ouw0EGQE480bNAOe+8kH7r1Y18UgX&#10;OVsTOKesCsOyKox4hsZJltE9K6hbIdadEKsKfzEi23cTVoD160fTa+2Ju3iprO1IHBOyFMIjNyy6&#10;UaLdu6oVWCYSODpwwtjAScoTQigCQC3klY7Csz6FEDFDrEssEzRzclfiWF/hWU8RWKdneU08z1CM&#10;8vKTXuHjjj87RfECEFk6tMNYO7L9GoVQdqHVIkJA9g8W46N+01hsbC3ktc4p8/IikpA4ZsFxNGi1&#10;2veROO4ATaEsL/NTCiGC04zrzNxWRgitCZxdpzOr4NmUNhsruVFPLwUuvFSQb/xAI/fOJW+aUEdH&#10;9ZmsxR07bDA0SlWBczKej5Nc3kp0w8WFwiwTBEw4LiEMlxBBwJmq+lGxPM1U1XPWLrf3nnt5T7+0&#10;fCuniNMPe7OnN4fmekUThw8zND5Bd+Y2p25YoCiUcgyd5GV+vlUcRWzpq7/xaf2t159hpxMjVRQf&#10;AVDYMNwJJ9Muy1OMptmOIBMol8YSSTKhe1hlZlMdaDoNF1p9uEeGooceOfr6H/1Fbv/2YjVwCMkZ&#10;1iEtSKZRDJhqtR+LIgZASJ6MdMmcKJWDnVLRt+i9fDVNBRmLLBNwzNw+beSERQohyEnclKXpBI6O&#10;6jCd5gFjHkQxAkEIzyVWnQChuU7w4GBxFKXGh4ysE4RQVT+7uJ0FmWO9I9trIECkpAijswTV//P/&#10;+8Yv/ts3dv76eX/jR9brv/ePPv/CL3zQmz6zObCuXPTaAAA0heKXWqU3upbfPOv//TiR9ibOyk8+&#10;t/zvVYF1aYrKKIQIx9BY5lk/L3MzO8R6zwoaKSF0VRMHf5rBwx90J89uDa11nqGiIE6lvhNUe6bf&#10;PDS9Vt8JKgyFUoD5hO7kHI6mE9OPjLbpLvhxIq8W9dsncgpCCEy9qJCTeLOZU07HAJamEk1gnc7U&#10;bVEUIgVZmAjf54ba3+v4/t4+fUScWGlZAdZ3x/aqwNLhwwojTlJuQHHKhqEPmgIz4phH3Bqau6T4&#10;FxGEyzzrvbBQfCsv85O9MbvsuoFBb2+twGG7rvo+X00wERIMkihEFeRyajCsQ7vdBNfV/HLDD5NU&#10;UO8gaxCGzqJabRTVaiP36rUdxrZlCkccZBkFFCKZIEZCp13NFpfaFi8RJ4rVOdMuMpIsYy/KkEsz&#10;QqWE0BLPBjjNBDeMlSwDRFFAcq+/+py0vblMe76YyooPACjOGyZOCZdmIU1TKKUAsgwIlVA0iuoL&#10;w4xmE77fK+mvfuOFqFIbu88+v3lyLRTHdHbjxlPq3k4zFHiMnr/6uh3EBTd0GVVgHUAIUo5PUo5P&#10;IkUNKpvXF3Lt3bJdrk1VRTqa+VGOZ6loiVP3KYQyVWRdDyeSFyWKxLEBeJ4MQSDBysptGAwqIEkN&#10;KBYnDw2nFoQIZNkPZmYpFE0o1CuPFBo8nxQJEyeKNTuMNeOenYyvb3V/5DxSDc/Q0d/8zFNf/NSl&#10;2jd2x/by79w8/PyjXBsAIMkIx9JU8g8///wv/MrX3v/7QZyK9x7TnrqL//x33/sH/+QvvPBP7pVs&#10;0BSVLuSUTs/06p2Z2zIk3ny2UXjvUT/Hx4EoTvmBE5TbU6clcUxgh/PoqyTNaCvAhh1i7cPe9Fpd&#10;l49yEj8rqcLwxLA7BUIN7bCyVta27pQdzQJs8AyDNZGz7u2XcwyNK7rYb8/cVkEWxs8vFN/5k77n&#10;J7g4nhTFe5CT+NlKUdvFacrvjZ2VgiKMy8rZZt8TL8wPrKC6XCoeGu5Yy6f40RvmjqOBJHkXdUmh&#10;KJStFLXdJsGud7j9IjZ7YRzMfMgXDnldmYmqOpNoFFJhIILjKLC/vwQY8wFweiwXGF7mz9QWAkWR&#10;xDDuZjdmKSIsl7Ky5EZpJjgBVp0Qq36cSBLLXFhDR1MoYygqpSlIWRrhMEmFMEkE3Zryyofvrwmd&#10;djU2dJsJAinOF0xAFAQxFtOM0DRCWUoIRQHKaAolgBAkxZJFRwEnHew31HffvIqrtTGuVCcAAOLB&#10;XtNttxcDiqag2hjGBLFhnIpxlrEcTd0tYaEoEktyhLKMopOELZpj0dGKqRfFchAngsQxgUDToR3F&#10;mh8nIsQxA74vAUVlIIoRcByGIJj3js+JWLoLouj7/dlSKtuJuNi4cdHndwKJZfyRG5acKL6r/xyn&#10;Gft3vvzqvzzrHI6m8D/+iRd+/lo9/wEhBP7Nqzd/Bs7ZBn0Y/mh38MM/8VTrN/75f/GJv/+zX3nj&#10;f5n5OHfvMd+83f/0H+70P/OZtdofnP5jmlK050oozaiaJI22zGClPXVaFVUcVDXpT9x0vD1zF97r&#10;Tp8Zu2FRYOkwL/HTvMTPWJqKU0LQ3sha7pj+Qt/2q0Gcin6cCDVN6nM0heMk4ygKZRRCkGQZzVBU&#10;GiUpZwdYb+XVg1ZOOVOOUZCFad8KalaA9Swj1JPe4uOL74mimKQZ40SxigCIwrPud3vb5VJJ2+EZ&#10;OlJ4zmlP3cWbffOqxDG+yDE+AiABnsdIsTQdr1X07ZXF/FGTjWqwtXkZDMMEQbjY9sjcG1WGxcV9&#10;KBQupI0EAIAwFLjrH17hdrcXgONs+MEXb9znnCNLARQKU/B9CV599RVxfy8nFnFKFfX7TcvPAR2E&#10;QiYIYSrLAQDIcZax+xNnyY+T+1YJD4MmchbP0CEhAFGc8H6cSOVet8RNJznCczETBFKs6Q6guYFI&#10;RghNABABQtIMGJpCCUPNv3fCMGls5B12NjGk3d0F96hbwZXqhLYtRTjsVPzpzBgbhajGUHGcZixO&#10;My7LgL53YkOlCWLCgA1VzWdwyIrTiaryshMyMhslmSBxEPAsHWEv5MI4FWE2ywHGPMTx3BpPEDBE&#10;EX+a4/kQxLyAMz+QKM9LzjM3eBBElg7COBG9KFZO/i3NMvpXv3Hjb9zom1fPOudvf+7pX75Wz38A&#10;APDq7uCTN47Ma4963Tvxa39082f+95985e/8wz///C/8/G++9fMeTpR7j/lXf3j9f/yBhcIb+dGR&#10;zs5mGu06EhUGAsoyKhWE6CrNUyNGKM5k7vBPuijiJOX+YLv32f2xvSJydLCQUzp3mv3TCJG6oRwl&#10;BNixGxSdCCthkvAAACWZH+Mk40SWDnCasVGS8l6W0DMvypdUYVTXpZ7A0ufuLAksHfo4kT0cy+oZ&#10;jPEneDzw2BbFOM3YvYmzbPpRzg7ngnAAAJFlfF3gbEPiZ0tzav/HzmRDCJFWXmkXZH5iiJw59aO8&#10;j2MpwKmUAqEMiTfrrNzLyfzsUknfnjflIxe8Ywr+6urt+8ym77vBmIFOZwFarQPY2NgElr34fdy6&#10;tQGdTgsEwQfDsGAyKQLAPBNSkvy7CmSxOIGlpQNlc+dpnZXSbDIpUMXC2avFe0B7rpSKUhQKImYo&#10;itfmETgBBSh71JmuxNK+wDLByAnKisC5NKCMGw4KtGPLhGZSSBMaRuMS1Op9QAAyx7hhnHBJRpgs&#10;yxiepSKWQqeTISIIMSKAaM8VaduSEcYMa1lKNjPzlmrgKEIsT9NY5GifOieZgncciY4xS6UpHRh5&#10;hws8QcahZ/MiG8UpD3CsIaNQSlNUCqLkA00npybjPB+C48wF+xcAkyaIYlmcsdxHouDH2Zz6z9IU&#10;JoSgzsxbuD2yVr/4tQ/+7lnHv7Jc/qMXW8W3AObF4Ndf2/zpj3LdO7E3dZd/91b3zz3TKLz3F6+1&#10;/vO/f2fvpzJytxXaxIsKX/nqq//DT6WTXdqcKgyFYkqWHYplYnY0zPNxwoQZrROEPwH8y8NTf9Y/&#10;AWwNrctHll/naArnJH52VvK8xDFBXZd6DIVS08f6xAsL3cxrDOe9xjhJM8YLY/nICmoiS4fNnHxY&#10;0+Sjsiqe7Zn77b/r+ziW3ChRnhTFxxePZVEcu2Fxc2Cud0x3YeZFeYD5CwUA4GOvCTAXQI+coLRe&#10;NTYLsnDxVdYjQOZZ7/mF4jtJmjFuFCtOFKuEAFJ4xlUFzrmrIC8uHsBkUoAgEGBzcx1arTYoytmr&#10;B9PUodttQKUyhMXF9onjyYVwdFSDzc3LcPPmBhjGDDqdRQhDHggBEMUIeD4EVXWh2eyALPtgGCYU&#10;ClNa6TnaeFD2ZakOOWP6sKJNhQHHWpbir146MBUDi0D7Cs86VU3q3x7Zq54byxf+zACQl4VJUeYn&#10;uyN7taKSgcgxvnjYrjG2raSS5EOYivDmmy/DCy+8Bc1ml6FRQlNU5kZY4BkaiwwbcPS3SQ8ZM59E&#10;oDRhWdtWaM+TaM+VwPfFgBPTNIhojkGYY+hYYOmQoSFOM0LduUJLOD4miMqAorOE4xLOcwUOR3RG&#10;ADKYD/RRkvI8TUciS/sgSx4IQgiEzAfSNKXngsKQg8GgfBw7FRxHT903yUFBIPG6OkWaiqIk5R6Y&#10;Y3kGApxIIsf4LE3hdw4nz3em7sKru/1Ptmfu4r3HCgwdPlXLf7A5MNerugyKQLAPBNSkvy7CmSxO&#10;IGlpQNlc+dpnZXSbDIpUMXC2avFe0B7rpSKUhQKImYqK1+YROAEFKHvUma7E0r7AMsHICcqKwLk0&#10;oIwbDgq0Y8uEZlJIExpG4xLU6n1AADLHuGGccElGmCzLGJ6lIpZCp5MhIggxIoBozxVp25IRxgxr&#10;WUo2M/OWauAoQixP01jkaJ86J5mCdxyJjjFLpSkdGHmHCzxBxqFn8yIbxSkPcKwho1BKU1QKouQD&#10;TSenJuM8H4LjzAX7FwCTJohiWZyx3Eei4MfZnPrP0hQmhKDOzFu4PbJWv/i1D/7uWce/slz+oxdb&#10;xbcA5sXg11/b/OmPct07sTd1l3/3VvfPPdMovPcXr7X+879/Z++nMnK3FdrEiwpf+eqr/8NPpZNd&#10;2pwqDIViSpYdimVidjTM83HChBmtE4Q/AfzLw1N/1j8BbA2ty0eWX+doCuckfnZW8rzEMUFdl3oM&#10;hVLTx/rECwvdzGsM573GOEkzxgtj+cgKaiJLh82cfFjT5KOyKp7tmfvtv+v7OJbcKFGeFMXHF49l&#10;URy7YXFzYK53THdh5kV5gPkLBQDgY68JMBdAj5ygtF41NguycPFV1iNA5lnv+YXiO0maMW4UK04U&#10;q4QAUnjGVQXOuasgLy4ewGRSgCAQYHNzHVqtNijK2asH09Sh221ApTKExcX2iePJhXB0VIPNzctw&#10;8+YGGMYMOp1FCEMeCAEQxQh4PgRVdaHZ7IAs+2AYJhQKU1rpOdp4UPZlqQ45Y/qwok2FAcdaluKv&#10;XjowFQOLQPsKzzpVTerfHtmrnhvLF/7MAJCXhUlR5ie7I3u1opKByDG+eNiuMbatpJLkQ5iK8Oab&#10;L8MLL7wFzWaXoVFCU1TmRljgGRqLDBtw9LdJDxkzn0SgNGFZ21Zoz5Noz5XA98WAE9M0iGiOQZhj&#10;6Fhg6ZChIU4zQt25Qks4PiaIyoCis4TjEs5zBQ5HdEYAMpgP9FGS8jxNRyJL+yBLHghCCITMB9I0&#10;peeCwpCDwaB8HDsVHEdP3TfJQUEg8bo6RZqKoiTlHphjeQYCnEgix/gsTeF3DifPd6buwqu7/U+2&#10;Z+7ivccKDB0+Vct/sDkw16u6dPQHW73Pjdyw/CjXOw//9o3t/zYv8b9SkIXpD69W/uAPd/qfu/eY&#10;L7ftH/s0DL4WFssmJQrAUbQi84xfKlcHPAUx2Wlfo27e2EhFqkfbtgZXrnzXs/qmXpg/1oX6FV3q&#10;x0l6bhCIJnCOyDKByAYVgaWDnu03PJxQhBDk41TOyfysJAujkiaOWjmlLfPMQ3cK0iyjBYYNmTsm&#10;d0/w+OGxK4oHU2fxZt+82pm6LYGlg7OcT+I0Y44sv379aPa0HcX6lapxYzH/3XOSZ2gqMSTevJfc&#10;cBcQIvD00x8Ax2E4OFiEg4MWEIKApglIkguCEEKaMuB5MhBCwerqLiwv78GlSxdPQSAEwXvvPQOv&#10;v/4yJAkDvi+CIMwLIUJz0+rRqAAcl4DjKFCv96Ba7UOz2eEsOye99V7NmkyKvOeLiOcxFQY8IIBM&#10;EMOM4779jNOU4nu9Slitj/ylle4gAaOkcENd5CyFZ1yZY/wDnMgZIeismfZZYGkqqetyVxFmrh1i&#10;lRBCEYZJqCjgM45LYHtzDbKUgusfXoNq7Yhm6AwASJymnMIzriIw7l2dMIQIJAlNWDaGJKXpMOAZ&#10;y9SkBIPLqLTApoF4nBXJM3TE0nQcJSl/p54yFkWccHwMAJAxbEqnCQ2+L3JFasbTc4ZgEKeiyDKB&#10;xDE+IATHBS8Fy1Kh3V6EOGYAIQIsmwAhCHj+24zUZvMQNM0+/u4AXFcRjNKM1TVwwljlFfqRJnNO&#10;FCsiwwQHE2dx4kfFKEmFjum2zjr2h1Yq38xJnHloes2+7Vf+77d3v/Ao13oQ7DDWvr7V+5Fnm4X3&#10;Prla+cb73elzZnB3f3EGtPCtQot/gQccxSnvprFqhZTux4lYVMRxUCxZPgcT0uksAMvEkM9PH2ly&#10;+BFgBtgwgyjXzMmHhzN/oR9i/UHHszSVNAy5m5f5iSqwtuVHOZxm7CzA+fVy7tZzC/n3FI5zKAou&#10;9Bvw41QqKuJIFdgnq8THGI9VUbQDrG0Prct7Y3u5aciHZ4maAeYva+s4o25vbC8zFIrzEj/9jrck&#10;CEHgeTLEMQuK4j7SliYAAMdhaLXacHRUhThmYTotgOMokCQscFwEum5DpTKAK1duwLVrN85zsDkX&#10;t25twLvvPgeHhwuwsXET8vmzi7RladDpLEAQiIAxD0tL+2KzcSC0D5ert7c3nBj/oFCr9CgcsQAI&#10;Mp6PM56PUlkJElnyuckkl+TyVtRoDDtKDrE4jZs5+bCiigOEECkowlgTOXtgB5WafvGeUBAn0mpB&#10;vy1wtL8/cZekQjVQ9ZxNjYbFbDQqA0UDBIGYbW9d9ldWOwiAGBI/RQCAELpryxHFmAGazjJBjDJR&#10;jDKexwBzA3RCCG2InKXxrAUAoHCsq/CsM/XCgsDS4WkhRwgSUYwzmk7pGNMAAElGGI6hMM/SURCn&#10;YhinQkUT+6cDmWGYgFAKH3xwDSxLB1kOoFQaAc9HQFEEfH/ee0SIgOsqUKsdQb3eg/G4AKIYaq3G&#10;Xj6XE3bH9qp+BlPxPLhRrPg4lSmEMhxmHCGEWitpW1/8+tlbpy8sFN7SBM4O45T/D+/sfiHJyMca&#10;j/ja3uCV1ZK2rQms+XQ9//43bvc/c+8x74ZU61M6dUs+HmbcKJZHTlAKccqnQJhLpfIOoxTa0G63&#10;QNNsyOVmJ1Z43w3YYaz5OBGbhtyd+TiPHEScKFbUh9jniSwTVlRpRCEEVoC1IkWNmzm5owlnj09n&#10;IUkzOornE7w/a/mE32t4bIpilhFqc2ButGduq6yKg/MK4p3QRc6K04xpz9yWLnD2i63Sm4/M6iIE&#10;QaezAONxESxLA9+XIE0ZEMUANM0GTbNhaWn/TNeSu2+Agr29ZdjdXYFOpwU0nUG5PDeD9jwFwpAH&#10;ikqB5yOg6RQIeTQG4GhUglu3LsPhYQPy+em5BREAQNfnQby9Xh1YNgZdt0BVnZwqj+k0TmH71nIy&#10;G+uspk8zno1ZjDna9wXCsEmiaZ579dqWt35lt1OohVM3Klyu6JsbFePWiU3VWknfnnlR/mZ/dkUT&#10;WPsiaQ5OGCtulCgvL5Veaxhy72DmLdpGvtjnRCZ3e/8yoTmIaAYSmoK03Vvj681hxVAHCIB4UaLY&#10;AdZVgXVPqPGU70spJ4QZy8WZKEaJLAemqKQkRUqTp8ZYEFMHx6rEM4HEM35e4mdRkohWgI07pSSR&#10;rASRogXyZKRjiiEOw9E8S0ccjXDfDqplVRwuGMrhyXWPg41FGA4rwLIYlpd3YWHh2z0x/Xjx4boy&#10;9Ho18DwRTFMDhAhcvXpTfe6ZN1e8pO6EWOvM3IWLJE4kaUZ3pt6CIXMzkhFkBji3XtE3M0LonZG9&#10;du/xFVUcSBzr9Sy/vjOyVnt2cKa28DtBBkB/c6f/6c+t179W1cQjGkGakrtTN972yWJGCFDH96fw&#10;rCewTNgzvRrP0jgjBEBV59Ff3W4TDg97sLKy+3F/1hOYfmQEcSoJLB00c3LHixK5Z3l1kaUD5iFW&#10;axxDYS+K5STN2GZO7tDo0caZruk1y6o4Kirihfr5T/Cnh8emKA6coNI1vQYQgKJy8R5hUREmVoCN&#10;ruk1FvJK+5HYbJ4nw61bG9But2AwKEOSsCAIAdB0CkEgQpZRoOvWcd7iFtTrvTP/DiEI3n//GdjZ&#10;WYXBoALVah9WV2/fd1yS0NDtNuD69afBcXR49tn3HiTYP0Ucs7C5eRn295cgn5/CdFp86Dksm0Cp&#10;NILBoAKeJwHHxUwSM2Kj1naUXDJjRYaZTQzd9TImm5M6qTDgmSRhyHBY6oxMbOqV7qWytr1RNW7d&#10;aWosckxwqaxvu1GsHEzdpbIqDs77zgghMHLD0tgNS0sFdW+9mtsqq+Kwqsv9fW+D8F/GnxNdW0oQ&#10;ggwQCGkCbOrTwtb1lv6jn/sQAGBK4ZSKsGqHscozdMQBweJ4ZETV6ihWVN9leXLgJVUmY9QrpVw3&#10;r3FDW9Wi/Ymz4kWJLPOMV1SE0bFxeHnihgVd4k2GQmlg5F3BdURpMtTiOJb4FeU2zzFe3wqqqsjZ&#10;ZVUc5E+yNV1XgaOjGiQJA/n85HjLdP693sv+VRQPBCGAra116Pdr8IM/+DpcunQbZNlbEbPdqRfm&#10;t0bW+vbIvryQk9vn6WHtAGuHptcsKcKIZWg886J8TZd6NEWlR5ZfTTNyX/xTw5A7fduvjdyw9MbB&#10;d8/ubW/qrBa6k1FJEUYLMne07+K7im9AgOvHYNQ5OJ3A0QhSikIEJylnBZGeZhlFFwpTODxsPMjq&#10;8OMAQgAUAkIAkCZwTlWXjoI4kXqm3yipwkB8gDOTE8XKLMC555rFd9Yr+q2+5dfdKFYuYtI+8yMj&#10;SjJ+rSxvrRa1+8eFJ3is8NgURSeKVQfHauE8Hd0DkJf5U1FzVYOLFcXJpADvvvvsaV9ocbF932ow&#10;TWkYDMpw48YVcBwFTNOAq1fv15d1OgtwcLAI43ER1tZ2zt0CYpgUFhfbYJo67O0tgyCEkMvd74d6&#10;L0ajEvT7NcjnZ4AQAdPMzX/aD1lsSlIAAAR2d1dAEEKoVvuipjnVhVaH6o9XQt9hgsDPB1EsAEMn&#10;GcOnMaIZ8cMPr60FkYRK+s7ic6+8ror8t7eljzMDG45DZ8HUUyGd7E/CiukJeUMWZyJL+zxDR2GS&#10;CgFOJDPABkNRyXrFuHWppO+cMPQkjvGvLlbfI9/4veeTyIcMIciiAFiSAQMEYMtegqeuVKBe7xcV&#10;fiywdMAF2PBwLKLeYWvKieBTPN+rLkWOZCCBpYPW2uIfLzN+Tu91SpbK932cyD3LrxPgQeFZr3HM&#10;KJz52Bi5QUlk6IBjaJwaBY+JiZRmKcO5rpThhCnnlH5FkwatnNw5fhcoODhowe7uChBCwdNPXweW&#10;xZCmNHQ6TZBlH3g+Ap6PIEkYiCIBfH+uX8SYgSjiwDR1GI9foOOYfZYXYikj4zahjP2xuyxxtH8i&#10;+8kIoQKcSB5O5Dgl7HJR21vMK/tTL8x3Z16zlZfbAABjNyyd9bULLB2aATYOps6iGcT3aQk/Ttw4&#10;Mq/90Erlmy0OpvsA961IN720UaQoj6VRjBACDyeKyDEBR1M4ywjthLFqiIIFYSiAbX9Xi2JeFiYi&#10;x/gBTkSZZ/2GLvVwmnIMjfDQDioyz3oyz/gcQ0U0orIky+goTnknijUXJ2Jdl3vPNPLvP9csvvtO&#10;Z/z8wdRZKirCqKQIo7NW+xkhaGAHVdOPjOWitrteMTb/NF18nuBieGyK4tgNSgFOxaoqPrJuSeIY&#10;f+iEFSfEF/tRxTELN29uwPb2GuRyMyiXh2cWGJpOoV4/Al234OBgESiKQD4/hWr125/R82TY2VmF&#10;brcOy8t7F+qJGIYFvi9Bp7MAhmHCc8+9+8DjHUcFz5NA1y2IYw5YFgPGHBz30c5FliHwfQkmkyJc&#10;vrwFAAjCUOD7R5Wm74NryH2vWjoMaQYiAhykBOkkIbJlilJvT5fe/tYilROvwPPPzz/f1tZlODqq&#10;QhBI4PvSAsZcgWagGhJuCFRuUq4L/ULZj5KM51k6ElnGr2hiv67LR2dGH/3Tf/qzyLYNFmBORLkX&#10;3/jGp+ALX/gyoihQBdYTSJbgYW8lYSk3KJam+OrTt5vPbryPXnr+DVXk7ZouHREuuey4zsvpQXvJ&#10;KNemaUaoiRcWvShRDImb1Q35UGIZX2DoyI8T0Q6xynS6zaix5EiGNq7n1G7JGaYlnTZ1mp8BxgzE&#10;sQj9fgVu3LgKQSDBU099AI3GEZTLfTg6qkO/Xznu3wrguiowTAw8H0GpNAKKymA2y8GtWxvg+zIo&#10;igdxzAiS5F8ThKBCc2xZMvCgtuC6hLADJ6hQgIjEMX5REUZ5SZiuV4xNTWDt7sxrJlnGnqQqJFl2&#10;5u83TjPGDrF242j21APfj48BfpwoPctrrEQBOSuzuO3j6kqWujSN4jQjDE2htK7L3ZzEzcIkE/w4&#10;kQyJt4DjYvA8GaKIB57/rtigqTzriCzjeziRZZ71KQplq0VtVxc5S2a9YBpE+akfGThJBQAAClDG&#10;s0wkcowvc4xT1aX+1VruRk2XjuI0zwosHXZmXmt7ZOd0gbVEjplPCONU9PF8q17mGe9KNXfzcsXY&#10;PN1xeILHGo9NUYzijAvjVOAekaYOAMAzNMZJynrRBWUCW1uXod1ugST5UKk8UFsEAACy7EOr1YF2&#10;uwWK4kAuNzv94Xa7Deh2530+Ubx4A71a7cPm5jr0ejVYXb39QEebbrcOw2EJECIwmeROo4iazSPg&#10;+RBE0QeKuv8811VOt4EJARiPC5BlNEQRhyqVoappvZNZRJJlNCEALE2l0CgDtIUmtA9a8OabL0EQ&#10;iEBRGXQ6rdMU+7k1nS0FgXgpC9y647IeSyKbTV27tbzNGfpME1hb5VknJ/Gzu2JzCEHwW7/14/Av&#10;/sXfeuAzGo/L8MEHT8PS0j54nsyapsFqmglaxdGvXbteev75d+lPfOI1oijuoek132qPXnIyUeeJ&#10;WBRGnWV24iRJuTJFCEiUpNzYjUo4Sbm53AMlIpC47EwzIS/vsteuvVf/7A//RnHY1ZVBP0cHvgS2&#10;rcNgUAWWxRAEEghCCM3mIVy9eutUrL+wcAiVygB8XwLflyAMBWCYBHg+gsmkAKZpgG2rEAQSIERg&#10;cXEfWDaBIBCR74vlyUjMR4HvcyS0llb3LLWMaQqlKs86Cs+6msDZFIWy2THz8SKvVpSkwsHEXQyT&#10;TLrI8d8ptobm5TUhu3VWUfQz4M0A6z5OZJahcFkV+gJLRyrPOSMvLPlxOv+MccwAz0ePTG57BBw7&#10;10x3x/Zqbu5gkwAAFGVhovGsM/NxzseJFMSJGCUpJ7JMKHKMz9EUHrthacFQOnlp7tl7omPWRdPu&#10;W37Vw4k09XAhSlKeZ+hQ4mi/lVcOarp8tFHRbz0h13zv4LEpihQFhKFQkmYZ/aj5Ykma0TSFsoel&#10;NQDAfGXX6SyAaRqwvr514YvMk9Rt6HYb0OksnEop5qs4GVZWHsnLEiiKgGGY4LoKOI56blF0HBW2&#10;ti7D5uY6WJYOQSCCbWtgmgY4jgq6Ps+GLJcHIAh3TyjCUIA0ZYBlMQwGFdA0GwhBUKv179VQ3kc0&#10;yOVMYNkYdneXYTQqgSAE0Gx24cqVm3dpHHM5kwIAJQx5pd1uVfptEUQaYPUTWynLJm6UKF3Ta+A0&#10;4+QEZ7kv/V8/yf2b/+On4caNMx1Y7sOrr/4QJAkFmuaCpplQqw3gk5/8I1hbu01vbNwKJcoBMwAA&#10;IABJREFUeDG5dTh5rjNzW13Ta1AIZerCklkmWZftdqvU1s46rWkBI8uuoCozTRGPMj+QuTRitNgW&#10;6LXmTXVt9br+0vOvgabZ0KrAaSC046jgugrwfATXr18FQhCsru7cZwDOcTFwnAWG8e1khf39RRgM&#10;ymBZOjQaXej3a8AwyanbkaK4oCguFItj5uioru3utDQahQuf+MTr92Z8AgDoAmeJc+bs6fek8mdT&#10;+00/Mjozb+FCz/djQJIBv4mpM7dyMQGG5+hIFViHpqiUQnNpBI1QmqSEjZOUA4w5YJgENM15qIfs&#10;GQjjRBi7YdGJYtUNYxWnGSfzrKvyrKMJrF1UhDFCiGgiZy8XtT07xNqh6S0sF9TT3yzH0LiiiaeS&#10;kDu7E7tje7mmS0fLRW3vTob7iRexXYo1J8SqE8VqEKeixDG+yrOOyrPORQiDT/B44bEpiiVFHEqc&#10;s+zjVFQF6sIJ4wBzh36RZQLlnEHiLpwMdoZhnjqTXBSFwhgODpbAtjUAmDNOLUuHKBI+EpVckgKY&#10;zYxzCQYHB4uwtbUGe3vLEIYiEIKgWJyAYZiwu7sCg0EFMObBdWUIAhFKpfFdMg/b1sHzRMCYA5ZN&#10;AABBqTQ611TgTvB8BKNREbIMQbe7Ds888z7U60fnDlqCEMHa2jYcHjbjvf2Vg5gqdhZWTA8nko8T&#10;qfbbX/nhl774z/4bbtgvPNIzyjIG3njjFfixH/td+Mt/+SuwvNyGhYUOrKzs+inh3zgYvtyeuYsB&#10;TsTlorp7SliplW6LnYOa0GnX1Om0YE5mNXE80FSRm9aqpR2hrM/ojeUpLC/vw6VLO3e9C7LsgSx7&#10;d5GgRqPS8eTg4RMv09Sh36+AZenQah0CRWVA0ylEEXcfKYeiCDQaXeA4DO12CwzDghdeePve50xR&#10;KNNEzuIYGp8I/6vnyGEGdlA7cy/zu4j9IKkBe/8lCxxtVlWxzzE0Flk6SDNCT/ywkGYZLXOsKzB0&#10;CJalgSQFF/X/vROHM7d5e2RfGjhBOYhTKcCxlBBC8QwdSSzjayLrNAzlcKNi3JI4xl8tqrenXpi/&#10;2Tev7I7tlaYhd+5MwjgBQgA4SdnOzGtRCGULOaWzUlTvY8YihMjjGKD8BB8dj01RVAXWkTjGt8M5&#10;9f5RznXCWJM4xruQKHY2y4Hvi6Drj/4SC0IEccyCbatACALHUSGK+EeWV5yA58NjQsb921z9fhU+&#10;/PAp2Ntbhnq9CxSVgSBEp1u0zeZ8IDXNPIShCL2eBHHMAMPEoGkOJAkNnjeXDhSLEygUJsDzIRQK&#10;9/c1CAEIQxHCkIco4gFjDjgOw/7+4qk0BQA91PgaIZjlit7k7fc+2Z1G5MBKZlAuDn/4i//rf3Xp&#10;P3zpo6fApykNv/3bPw7DYRm+9KX/GtbWtgkh6FZvsnEwdRdpCqWXy/rmXWQHms6CpZVuVKpMWdtS&#10;RNeRp/3x4gQIlSw2+htrC29CLje78EAsy3M3mzAUHjipyDIK2u0WDIeV055iliHIMhpEMbyPpXqC&#10;UmkElqVDu92CcnkIrdZ9HrWawNkqzzoTNyzWDbmn8KxriNzsXuF8lGYfqybxIggZ9szfQEViJ4ZE&#10;nf7WGBqlhsibR5ZfAxkBk6UZjIZluHRp51HE+z5OxDcORj+wMzLX2hN3UZc4sygL42ZOOVB4xgvn&#10;Rt5i3w6qUw/nrADrGxXjVk2Xjq7V8x/SCGXtmdvaGdpreYWfShzjiezc2OGY5CTNvChf1sVBy1A6&#10;V2u564+6g/UE35t4bIpiSRFGFVUc3OzPruQkfnpvkvt58KJYsgOsXanmbpYUYfTQE4bDMgSBCOXy&#10;w3uJZ4HnQ/B9CYJABFV1viOx8Qmp4F7WaxTxsLl5GdrtRVhaOoAo4sCyDHBdBVR1PmEoFKYgigEI&#10;QnS8larA7duXwLY1KJdHwDAJhKEIPB9CrdaFUmkEjqMfrxjvvBYHw2EZbFuDKOIgjjlIEgayDKDX&#10;q4MoBqAoLjiO8jDj66kX5nfGzqUxrwmFUV98qlnfXfrFX/5rpa9+5T5h90fCO++8AK+88hr8x//4&#10;X3aeeWm3M3UXoiQV1kra1nlav0yWg2huaD7iL10+2B5alxNdShQ1nzVV5eIrk3J5CJLkQxBIDyyK&#10;vi+B4yjAMDHMrzv/PjkuAkl6sJ6z0ehCp7MAk0nhrqJICAKEyEJO7hzZXu1Gb/aUJnKWwrPes43C&#10;e3+wc/TZC9/HdwvojJ42ADRZdF+8GEdTOCOEinDMZ/sHy7DS/BBWV3cvMlHNMkLtT52l/2+r99nN&#10;gXll6keGyrNOSgjtRYnSd4KqIXJWK6e0C7IwzUv8dOAE1Vv92ZU0yxiZYzxNnGuaczI/3R3ZK2aA&#10;jamHCwH25v7KHOuLLO2vVfTt5YK2u1xQ956kWvzZwWNTFAWWCS+V9W07wmpn5rZWi9rOSYDneUjS&#10;jO7MvFYzp3TWKvrWhZrZFJUBy8aQph/t3ufszxg4DgNFZaDrFvB8CBizwHGPRhIIAglE8f4sxe3t&#10;Neh0FkDT7GNSCwWFwgQsSwPbVkDT5oVRkgJotdqg63NKe7/vAMY8CEIAq6u7IMsOEAJQqQyB42Iw&#10;zbvveTYzYDwuwnSahzSlQRQDkGUPGCaB8Th/uoU3m+XB8xQolcZQKp058cBJxnZMt9m3/GqhmD/K&#10;e9OS8Wu/+lOl3/nNTz/SM3kYZrMc/PiPf9X+9X/3d3v1NbRcVHcfJn4/AYUQaeWU9v7EWSop4qiZ&#10;Uw4vfF1VdUBRXOj16lAsjs6Vw/j+nIV6J+nKcVQQxeBYInM+BCEAjDmwLBWOjqpg2zo4jgq2rQLL&#10;xoKmORvARAGTTXan7uJSQd17oVV866yiSGUZGJEPYopBSOavZcBwEDAseAwPmLkQZ+c7xiIP90ms&#10;XByrOZKElUFfQxuLEbRa7YuI9t0oVm71zSvv9ybX3mqPX/KiWFosyG2RZYM0y+goyQQrxPrMj/Ie&#10;TqSGLvUqmjSoalKfoaj42OTDOjH5uFTSd2raPEPzpB8JAKAI835gTuJn8gVDtJ/g+wcfvSgSgo5n&#10;xSowTAKq6nynVOqGIXfHXlgM41TYGlqXm4bcPa9RbQVY75pevaQI44W80qnr8tnC+nuxtLQP3W4d&#10;fF88i9DwQCQJDYQAaJoDDDNfcc0HSw8syzivYJwJQgAsS4dm8/CuokgIgvG4AKaZg6tXrwPAvJC3&#10;Wm3wPBm63QZwXHza26LpDPL5+Wy8Wu3D7dsrUKsdwcJCG6bTPCwv74GmWZAk3F3Xd5y5EH06zYMs&#10;e6Ao7l0DfRCIIAgYKpUB0HQG02kBut0GLC/vQy533+y/bbqtoR1WZJ7xZJ7xxN3bLz6oIKYIgcdw&#10;MOIV4LIECqEHUnZBCVcU8es/89/90vV//aX/Taw990i5hCLHBBSFMifEKk5S7sJs51xuBvX6EUwm&#10;BRgOy+eylnu9BoQhf+p56vvzvMXl5T0oPCSdZP78M3j//WdhMKhCGArHDks0EIJAEMKyKAYblCCx&#10;WiHZTtPlSyVtk6FQkmTkrt9yhhAs2BPIYx+4dP5cI5oBTDPgsjwMJB0GknruCu/jwBrC03p3oMeC&#10;iBNeiAlFZbHnqYLt5EosZdn1xtFkZa3XevbZ9x5GsInilH+7M3phe2Bd3hnZl1gaxRtVY/POHSUV&#10;wCWEgBVgozN1W2GcCAAAFU0aFBVhYodYb8/cVkkVh0sFdR9gTpZ5Uvie4E48elF0XQVu316F2cw4&#10;TiEXgaaz4xWPC8XiGFZWdj8qtfqpau46z9DR/sRZ7kzd1tAJysei5gAAwD8mbhAC1EpR+//Ze7MY&#10;ydL0OuzcfV9i3zIi962q9+nmLBwONaMROaRIYUQbtmzAMEA/2NaDJAuSAb4YlGxAfLAM+MVP8osB&#10;A5YJmQRJUzOkuYkznK337upcKteIjIx9vfvuh8jMqayKrMrqZbqHrPNSQGXciBv3/nG///u+851z&#10;vJhRTtay6u1FtRXFgCTZ6HZzyOdvH8SAGUlHkq5ndjPR7Rb29zegqpMnzg5eotMpgONcFIvta+9n&#10;WRIsSwLPuyDJH48xKIqJSuUcYUij0ylAkkyk08NroxgkmUAQHHQ6BRBEgu3tHdi2gOlUw3jMX5FJ&#10;wnAmSjAapeb6P7ouC8tSwDAzcWuCANLpPiYTFfv7a6jVGohj6rIk6NFsNDTdtO2HYi0tnxK+T+f/&#10;8Pe+Nu9rJwBsisGE5QGCAI0YJstDjAKI3u3nmhljKn39X/zz/+rev/uD71OOw1GGIdOWKVC2LSQU&#10;GYeSYkeyZIeaPo154do9ERjasf1IMLxAydC3FOW+vJ6TiYrd3S3wvHdjuW/WY06uStPFYhvVauOR&#10;0vXDGA7TODlZQhjSSBJgcbGOUqkNlvWv+r6mKS92O5rsO5HuWMleoRY9V0q/93Zz8PJD54sTPQdm&#10;1EbAzVrWXByCi0KUzTHEwIfsu2go6U8sa/xcTrpnMqUR7Tks6dqcZXuay3CxVCo3qFL2xMyU/MHq&#10;2nlAM0+cNdnrjjcbQ6saJyBUgZkkSDCvxUIQBHSRGwssbbcmdolnaFfl2anA0k5JE88bQ2txaHvp&#10;y6D4DM/wMG4fFJOEwOnpIg4OVtFo1GCaEgTBhSA4iCIS3W4eQcAgm+2j389ga2vvqYxzL0+IIsOt&#10;gr6bk/mexjPjsePrdhCK5oWxqsDSdkrkhrrAjjcK+v5T20Zp2gS5XBedTh7DYeoqy3oSwpBCu13E&#10;8vLJNUKAohhYWzuEYag4PV3EysrRjWSKSxiGjOEwja2tXWxv7+DBGb5WqwTHEecyYyuVJjjOhSg6&#10;6HZzOD1dBsv64LhZqc7zePR6WSiKiVqtgc9//oeg6RCvv/4qGo0qkmT2oB4O0xiPUxeODtcDYhhS&#10;GI91FIstRBEFkkzgODwAApOJijff/BxOT5ehaTPxZp73fVAUkTAZUUvbBAGk//LPf4YdDec6EBgM&#10;C5tmr/juTBwhBomAfPr9WWbvg8XVf/Uv/9vhz3/tB5QxlSjH4UnP5RKSvBQKdwM9NXGWVppeqXwl&#10;0MAxlOuFEW/7oZiRcPv1I4o2Njbuw/c5nJ4uXo1bPHivisU2+v00er0cLtm+xWIbqdTNWrXALDM/&#10;Pl5CvV7D1tYunnvufVDUj9cFQQCC4EAQHOj6KNNoVJVph0qp4vSbLyz+u0eCIoAJJ6KhZJB1Z3uu&#10;kKJgMRymDI+cY0IMAxBIcKDnP5GMMbWx9s6bROTCMBTWtgmVpY61bOpcLOcPkNL6087k7jJDOU/y&#10;RG1P7WJ9aNZML1BSIjtsTqwFnqEeW5XiaMrXBXbSNZyCxNL2ZkHfExja9cKIMRxfSZKEIG7p8PIM&#10;f7Pw5CeRac4G4o+PV3BwsIrz8zLy+R6Wlo4f6atEEYWzswref/95GIaK559/78MaiGYkfvCF5cL3&#10;bT8UDS9QjIt6v3JR7xdZ2v5Qi5okY2xv72I6VXFwsAZJsp6Y3SXJTMotkxlelMGuP0gvvRRnGqWb&#10;WFhozs0i4phAq1XGdKpicfEU6+sHj5AvZrOFJKJo/lMqmx1AVQ1oWuViKJyH5/EAAFk2IIomZNnC&#10;Sy+9c3Xtl5ZOUK9X8cYbr+D0tAaCmLk5FIvX2X6WJWI6VaGqE6jqFJYlo9PJwTRl8PwsazQM5SLD&#10;PUcQsBiNdG84KbMEK2TzZp9kF6fZP/2jn5136ibNwiNpxLj+1UjECEgSAUGCSZ6Oz1D6v//PX/UK&#10;hb6zuNz0crlhzPMeEcck6bgcZVuCcHRYo2xLZEZDzVrfOElYLvCCiFd4dnrJNnwqLCycgeddKMoU&#10;9XoNOzvbYJjgQkAhRr+fRadTQJIQuHPnAywsNJ9YVk8SoF6v4eysDE2bolI5vxYQHwbDhFhePmYP&#10;DtaWrHF0//36L8i+C5PlH3lpR1TBRgHU4MctzpCi0JI1FKwJco4Bk+HRlvWnvhRPghfFHJdW2nxa&#10;b4ss7Sg8OylpYpsiicjxQ4GjKVcRnuxs0zGcQntqFyu6dHbUn655QcTdhmmuCezYGFvVseNrThDy&#10;s2F8yrX8ULL9UHxWNn2GeXg0KMYxgTfffAWNRhW9Xg6DQQaTiYLpVEMU0bh79x4ymflEA4qaaXtO&#10;JhoOD1fAsh5SqdETWXc3gCCI5LLmP0/TdGR7qYnja5dNcookIvliYDct8cNLY+JHoOtjrK4ewXEE&#10;HBysoVDoIJudnzE4Do96fRE876Barc/1PyTJGC+99DZk2cTx8TLq9RrOz0sQRRui6CAMqSvGqq6P&#10;cefOPWxu7l+Ti7tErVbHyckiLOtmdR6W9bG8fIwkwbWRjpkzRgnZbB/Z7I/7V9vbO2BZD77P4Pvf&#10;/zxGo9SFzdGlmggD32cvnD26yGQG0LQRdnbuoF6vQVEMpFITFAodcJx/4eHoXxJ+xgSnEM1WRjqr&#10;F9hBVxLqp+WHTzkkCBg0BzaJgIeWDhXHiAgSEUGAecptDhkEtLS/tzx9+dWr3mJCUlGkMHakKHao&#10;6QbXauZJ2xYSkkys7bsHThAKBUVo3zT8/kRks31o2gTZ7ACDQeaKmRvH5MX6SNDr5S76r4/PEAGg&#10;38+h08ljPE5jYaFxq143QQC1Wv39v/jhNydvt77yKsPhO5UNhBT9yOvOlAwWzCFU//oeYMDLKFsT&#10;FOwJxpwIl7nedv6o+PP986/9z7/2hf9O5BibJq9bf40dX5NYxr7NPTAcX/HCiJc5+qk4AARBQGBo&#10;2wtmOrwCQ7sEZhvp5JFV+AzPMMP1X1C/n8G3v/2LeP/9u2i1SrBtCUCCwSCD0SiFVGqE6VRBu13C&#10;q6/+6MbSo6ZN4DjC1TDyyy+/hY+xVOGHEbvXnWw2hmZ14vqaE4Si40cCSSC+NITNSFx/NacdLqbl&#10;07kZ5erqISgqgiRZqNdrGAyykGUTgmBfuWQ4jgjH4VGpnKNWq2Nra/eKYPMwaDrE1tYucrke0ukh&#10;JhMNti3AtkXQdIhCoQtRtJDP97C+fv9GUpIsm5AkG6enT5boIgiA591rguKXs4QP9ilJMsb6+gH+&#10;/t//XfT7Wfzwh68hjglE0WzamuM8KIoBUbSRy/UgCC5sm0enUwBNh2DZAOXybJCdYXwEAQvX5S8z&#10;bE2WhpN8UaaNsZB5/93NeadqMDwSkkAcEbPG4gOPpIgkQUUB6PjDsd4zf/GnX2z9x//g319T2rlA&#10;zPO+s7jcFE6OFrjzZs5UdDuiRErhWZN7QgnusWCYAJubewBmIxeGoSCKKCiKgRdeeBdvvfUK2u3i&#10;hf/i49/LNGV0uzlIkoVCofNIBn8DfIpJ/o+9zq+V7QmQAFNOwJuF5UdelxAEGnIaOWeKnGNcXfqQ&#10;ojBleSiBByVwP/ageDQwVr971PnyL92t/vsH/9/xQ2Fke+ntYmqnpIqPdYkxvUC2/FCOk4QkCAIl&#10;TWwOn0LyjqMpzwlCwQ4iIY2ZabTE0pbE0s+yxGeYix8HxXv37uBb3/pF7OzcgevyWF6ezQ2Nxymc&#10;nvooFNqg6QjtdhHjsY7hUMNrr72B1dX5VOpCoY39/U2cn8+EsucwFj8MBpab2WmNthsjqzZ1fTUr&#10;832NF1oCSztxnJB2EIqWF0p7ncmW4QbqwHIzd0upe4+MaxBEguXlY2Szfej6BP1+FrYtwLKkCz9F&#10;G5lMH4piYm3tAAsLZ7cK7JnMbFDe99krmbBLdq4sm0+UsaKoCLo+hiA46PczN2awcy/OIA2e96Dr&#10;k7k9yVqtgZ/7ue8iDGnU61VwnAtFMS487WZsSd+f9SWbzTIUxQBBJBBFG9OpCkWZgiQTRBGJOL56&#10;0gss5bA0Gdi8SHPt87lyXzbNICZI0EQMEvFVCTUBEIMEE0czd4zHwCMI0AlAPfQ62phK0sH+krW5&#10;PX8tkmTilSpd/qxRMAOky1/80g/KuvihyvpzcemOcYlq1cFgkMV0quLwcBW1Wv2x4zqtVgGdTgGv&#10;vPImarXGbZWWKBLRv/xPvvJPyb29dSRA9OIL7/3Xe/Y//L/OzL/9yIsJAj1Rg5TNtP+LqvTt5zV+&#10;JnHmuRxGYy3Z2DhIarXG4z4viGL6Wx80fvnfvnH4nz3Mdr3EckY5+tf/0Rf/yaWuKAlc+y5+GDH1&#10;kVlbSElnazn1vvCEeWTTC2Q/ipgkmS0YkaEdjibdqRvM7Vk/DJokojCO6TCKGTeIOJYiA0VgjWf9&#10;xGe4CbOFPR5r+OM//jpef/1nkMt1cOfOvStWo+vy8DwOqdQIDBNClg/Q7eawt7cJioqRy3Wv5uYe&#10;BEEAuj660vb8GIKiG4T8+83h83vdyabEUtZ6XtunHhiqJSkiUinWUHnWSIncqDEya6YfSgRBJC8v&#10;ZN6a+0NQFAOvvfajq/ESw1AQhjRk2bwKZE8rBwfMSpyXAfJpsbZ2gMEgg/39dajq7QQCfJ9Fq1XC&#10;5ub+3BLvJV577UcYjzVwnH8hdC3BskR0u7krnVRJMgOe94IIjP38+n7SapWZ6ThFT0ydoRDRqdSA&#10;eqAPy9OUKzg2Gbc7BSTzy1I+RYNMEsQErv4FAJ+kQScRmOjmS+yTJEasCIPlIYQBKvYc0ucbb7wS&#10;rW2dUhQx941iXvAGBM2LlhlmqGhUS8mPKMZ8bLhkqgYBg3q9ivv315HP9yDLxhWbNwwpb2LoZLtd&#10;YHq9PLLZAZaXT6Gqty7pUiQZC6oyxGSsgKIiqMrof39N/a2+f679f1371XnHnNhh8X/cm/yXL2ru&#10;wd8piD96Ted2uShMwfco3DDnO3Y87S/vt37+9947/WbvBrsqAFB5ZvqP/tZz/4vC0ca82dGR7aVa&#10;Y7uUV4VuNaXUbzMnmpX4vsDQDkORPjBzxJE4xhqYXu6yT/i4470oYjma8gSGcs4nVjklssOUyH4s&#10;G/Rn+OuJWVD89re/gZ2dbaTTPaysnFz9NUlmc1ZhSF+VDUkSKBZ7iGMKp6eL+NGPXsNXv/pnc10a&#10;RNFGr5f7uMxDdzuTrcbYrKo8My1pjy+78AzlreXU+/d7042zkVnNSny/ln7Mg3DW/7OfRmrqE4Oq&#10;TrG6egjDUHBwsIrFxdNHRKgfhG0LOD1dRKnUwsrK45VBZv3BEXK5HgqFDo6OVuG6WVwUNOMExHhq&#10;ZZ3uoBL6oTBSMowrapTkx7RoGZzabKYJ09FFRbVFUTDg+ywdBGwqSiKzXDn33mVX5Yc+MsGshBcB&#10;iAgSZByBTGKEBAWbZqH6LuRw/rNtQnMY8RIcmsGYFaH6ztygSBwcrB0MpisVTWo93HsKopjuGk5B&#10;ZIWoSGO6JJDtp8oULmX8nuYYnnfx6quvI50e4uhoGd1uPhoOF8djI++EMe8GIe8wHCKedzQlA4H3&#10;PFrRg0yS4LZiBBeYjX8ACQgiYQki/O0vlv6H//T7rX/xRx37tZsOemfirb0z8dZoAtEWQ3VWkuFh&#10;ITpdExjaJgjAcAOlZ7r5vc5466A3XYuT5LH0VF1gx//q7/3Mf8+xlPdBe3xXYChbZGmHJIjI8UPR&#10;DkKRJslgNaceLGfV43k6ovNAU2So8bNZ5TCKKZoio6ounzleKHUNJ7+QkhvUY+6LF8S8xNGmF0Zc&#10;FCfUQkpufKIbomf4qQeNvb0NvP/+HRiGgldeeePaX32fvRgcJh/pixSLbezvb+D4eBmrq0dYWjp9&#10;5N1nWpHCXG3Pp0R7ahcbI6Nm+6G4ntdu5W5BEASqKal+3DdWFJ6dFhSh85H6SD9JLC2dwDRlMIyP&#10;en0Rqjq5MiQmyQRxTMB1eYzHOsZjHQsLZ1haOsXy8uPdOmg6vPBzFLC7uwnblhAELFR16lF00re9&#10;tHveWiDb3QpDJKEqCK6czoy8cvnM77QLE9flbTUVcmCUdIgknc22KEGwdEHwuqSg+H/+x484vc+i&#10;bQyQs9ELMgGoJILNsBADD5pvg5vTTzQpBh1RhU9RSEBC823wUYAIxCMl1NRkKOy1J9t9w8ktppVT&#10;hWeMIIpZL4y4IEqYjMQNCkq2UbMnEe+5T2ZdD4dpDIfpK0WZJCGgqgYUxYCuj28l1ECSMdbWDpDP&#10;d41Gc/n0tPV8n+4mlmnxNivEUBTTk2SXP28KlaO9fNwc3MnrcquWkuscc0tRAdsWrnr7nseB5z2Z&#10;Jp3f/VL5N/7R291/8m+Op7/yuMPDBNT7Pll+/9ws43z35271mQ9hMS2f/L//8Je+UUvJ9f3eZGNo&#10;uplLIfgoSShd5MZlRjrXRW68llPv6yL3ZPLRA1AEdqrw7LRvubmiKrbTEjfMq2LbCkLhfGJX8jLf&#10;5eaIMARRTNtBwNMkEUwcX93I6/tbBX33mYbpMzwONJrNCvr9LCqVJmj6+pOGZf2L0uGjOzGSBLLZ&#10;mYhxv5+ZGxQvtT2f5Cx/CwwtLz0wvUxJFVvkU+zYBYZ2VZ6ZjmwvNXY8vcCIn34meBuQZIwXXngX&#10;2eysr9lqFdFsVq78+qKIBse5kCQLd+7sYGNjH+Xy7VR9eN6F4wi4d+8OVlZOsLh4EgJUc2jWukSi&#10;KCCpVC7TZlyH5YwJH8ahzgYuSZLwvBdffMep1AYNJ9TTLOlUStl+rZg5oAgCC24gu9lMF8Dawx8p&#10;RCEcgkFMErAIBmRMQ/cs8FEIOXz0+R8CGHEifJIGG4dIiBgBSYGIZmot1EOmxFLoJ8tZ+Whs+/rU&#10;9TWOJn2WoTyFZ6YCQzs5he8VGXJENIxFxPHNWU8QMLh/fx0nJ4sYDDJwHBG+P2OgzEYvHKRSQ9Rq&#10;DWxu7t1mbZ9FpLpLKflTneBJvdQsyvxbOZ61LjNCnkmWuUGLag9HRTOKBcsL5OWcenSZIT0WliVD&#10;18cAEti2dDl3ypBE9L+9nP/XP58T3/rHb3f/8dCP1Se+14fAC5X0O7/xiy//TwxFBgJLOy9WMu9E&#10;cUyZXigbrq/ECUiZo02FZ40nzSPehMWUfNqZ2MUP2qM7Ks9ORJZ2qimpEcYx3TOcfGtily4MBRyW&#10;plyKIBI/iunTobEUxzEpqUxru5ja2Szoe08bkJ/hbx5otFolmKYy94F6OTDMMAE5czZQAAAgAElE&#10;QVSCgALDXN9hSZKNfj+P8Tj1yLHAzdqeHwKmFyhOEAoi+xiXhhsgsrRtXcw7FoCfjqB4iXL5HOn0&#10;EK1W6SprsW0JomhdEGQMlMvnt954XDIdo4jG8vIpfJ9FGDI9J8iMbD9FE0QolksN4qxRjAGEsmwx&#10;/X6Knoxlt7bY8nOFIZdJ94txMjobWRXKi9OaF6gaz04VnjG5auUAwJce/tgEBDySgU9S4OIA6cCG&#10;HPjg4hDzIpRFsTAZDgFFgYpihOSMKBsT5Fw6DhnH5POl9PuNsbkAIMnIQn8pLZ+KLGNxNOkRBAEM&#10;h6nHrsfJRMN77z2HRqOK0Sh1MarTv+oDeh4Ly5JwdraA8VjHaKTjuefuXRt/eQiG6yu7nfHWfmey&#10;UdSEVmaO+3qcSk2oXK673OtkmtDCxtiqUiQRbRVTO5eElbmwbQGGIaNSaSKOCXQ6Rej66EElpK9q&#10;9Pv/9nntt/7XE/ObfzgIXo0x93I/NVIiN/r1L278m9cWc9/vTO3STmt0R2Bop6SJLYoko4/TTklg&#10;aWc1px5MPV89HRpLS2nlRGBpZz2n3dd4diKwtD1x/NTQ9nQ/jPg4TmD6kUySSDZz+u7Pb5T+YruY&#10;2pG5p3PfeYa/maDR6eRhWTe7H/C8B4bx4boCmIcWlSDMrJRGo/lMsMlEQy7X+6hBMYhiZur6ShDF&#10;7JNEwudBYGm7b3rZSwGAnzrwvHutLBoEzIeS0UsSAru7W6jXF7G9vYPpVEWnU7BPTleNhFF8UHwm&#10;pbbikKRihg4p0xApiuKJOCJm2RWRBJo+JT2fYWxTrJomYdePX+yfCjm5mv+AkiSLPT6qzftoOfQQ&#10;kBTygQs2jsBGAbhkfsIfAXAZBgFFg4t8hA+o3UTAI1kiAETuTMCgrEnn9aG5yFBEkH44ANm2CFGc&#10;HxTDkMa9e3ews7MNjvOxubn/CMGK43xwnA9dH6PVKmF3dwsA8IUv/GDepiSOE3KvM9mqj8xaQRU6&#10;8wIiAPi5/NAvl7u0MZGLzhRNQXW7hpuXOdNczqrzy+FxTKBer6FaPcMrr7yJwSADy5rp2VYq524Q&#10;cfXRTCZxYrrZX8/gO39PZ9/83WH82p9NwuedGB9q/iIn872vb1X+6Murpb9QBcZgKCqqaNJZY2RW&#10;ZZ4xUiI7+iRc5hdS8tnY8XUAOB4Yy2mJG2YlvldQha4msJOJ4+uWF4hD20u3xnZ5OSMeL2eVoy8s&#10;5b+/klWPn7FNn+G2oEGSM1HpKKJBztmVquoUmjZFp1MAzzvXssUompEP5inC9PsZEESCUqn1UZmn&#10;SZIQN7Eab4OLgV3ir83A7ofUlcV4rKPVKiIIaCwtdVAodKCq00lIyM5Jo5yLw5izxkUwTESPRgo1&#10;GcsJRUV+vjCIaSaKWc4XTw6riGOStixB8VzOmBgZ0JTij3us4DkU/sN/mNuXUgMPfOCDQYIEQAQC&#10;LkEiJEgkJAkyjkEnMZgkhk/SmLIimDgCG0VwSOrq9pNzRjIAwI9jBm++8Tnqc597g6HJwPEj4Zrg&#10;98x+S0Oh0JlLRNrfX8f+/gYsS0Q+30MckzeyjmfGwOc4Py+h0agilRrjxRffefhlbcMuNkZmNUkS&#10;MivzN4uBEwTsldU6ZUxl8eigWg4j75CR5a5J53KK0JUfVl6ZCUrULuT86lhYOEM228dopGNnZ9uL&#10;Qe8mbLptuoUwjpmSJrRYmvKrAF7OYu83goj9q8bw89+fBlvfi4VyO8CNcjYEkCymlZPlrHK0llXv&#10;l3Wx6Ucxe9SfrrIUGXAM5fE05UZxQp70jeWMxA+eK6ffv/G7fgQ8V06/rwvsWOFY42xsLux3J5vA&#10;LJMMo5h2w4jTBHayWdD3amm5vpnX935qOATP8JkBjeXlI7z99gswDGXuMD7H+chmB3AcHuNxGplM&#10;/6o84zgieN696Gn8GLYtoNMpYGPjPra2dp84m/cEsDTlKzxj0CQZRHFMPW2j3AlCUWCpW6ln/KQR&#10;xwlp+YFEEkT8oaXrbgvDUGBZMjRtckWcKhY7EzdpdUO6uMARw8RzGNL3mVAUbHYw0EnPY91ypYMo&#10;JqWD+8u0OZVjmokiSbZDSbYCUQ18AkRKYl3hD37vm3iM4zuLBC4IWKyAiCAQkSRCgsKD0/wzyTcK&#10;Ds2CiUOwcYQ4CuFSs1ltaU7/EcBMT/X3f/9X8fzz73EU6flhxNl+KLA05V/JqJVKbaytHV7L6sZj&#10;He+++zz+6q++iHp9EZlMH4ahgufdi/7hGKVSa+4aviSb1etVlEqthz06J46vTd1AzcvCE707Y17w&#10;rY3to4SiIq7VzFe6Ddn10yWbozpyPuUgiig4jgjTlDAe66hUmqjVGtje3gEwqybcvftBkiRE6617&#10;P2d3hitCLjfUMqkm6JmoAREGFOk4fKrXTf+SIO5+baX8l+b61tF+RGfPJ3ZZ4Zmp4XhafWTVNgv6&#10;bkbmhyJDWT3TzfVMtzB1fMUJIpGnKU8U6EkQxYzjh8LA9NISS1mtqV3SRXZ0t5S690mt44WUfJaR&#10;+EFhKCwZbqBOXV9xglBgKCqUWdpQBNbIy0L3Sez0Z3iGm0Ajn+9CUQyMx/qNCjWp1BCWNbOw6XTy&#10;SKVmzgqGoYDnbaRSs513kgCdThHDYQq1Wh2rq4dXFjofETLPGgJL27YfCQpPPlVvwPZDUWBp+zZ6&#10;iT8JBFHMnA6NxYnj61PXV2wvlCiKjCR2RkjISNxgQZfOPvYHy0ylSHiQORlEMW0RND3N5k0vp9a9&#10;OCaIMKATig6FRr3MN+ol2jBkwvMYdtjXgigijeee37+sGDBhnBieL3v1xjIODjae+N1pBj1BApKZ&#10;QwYdxyCSmcwbiQQeycKiWZgMCz4ioPoO6CgCSdIAEmTd+bd+yvCzcv2f/Mnfpr7ytR+EcUKFSUIj&#10;CGicnVXBMCFqtToWF2eEsDgmcXS0gsPDFbzzzovY29sEx3lXlmijUQpRRCOVGmIyUVGrPSq/RpIJ&#10;CoUORqM0xmMd+XzXDyOWIomIIslo4vi64weioIu38m0MU6mp8cLLO6GqmQl3Ggb9YSlotaoYtGdz&#10;iIIwGxva3t7B2tohqtXGtTGRXK53tvFc86RrG54PuxY6AXU6qgK4MiqOecHz88W+V6707JXVesLx&#10;/kqSTOMkoUSWMVWeMSopubmSVY8sLxR3O6Pt1sQpMTThV9NSgyKubQ4cAIiShBiabnZoudn3zkfP&#10;v1zNvlVLK5/Y2IPA0s52MbUDAGEU05YfSgxFBjfKOn7C8IKIG9peeqbR7CthFDMSx5gKzxgaz06e&#10;kXt+ukBjdfUQlUoTb731CorFFkTx0X4AQQCVyjlY1sdwmMZolEKvx6DVKmN9fR807eH4eAm2LUKW&#10;Tdy5s3OlAvMxISWyo5TIjdpTuyRz6v3bznJ5YcROHF9bV7SOLrCf+uLsGU5urzPePJtYCxPb18M4&#10;pkWWtuM4Id0w4lmK8nMy3+saTn6roO9+rKLFjiPA8/gHxQCCKGKiJPlxdkeSScJyAQC45XKXdB1W&#10;PD6qca1mHkFIhapigvzxg5gkEJOWLVDf/tZXb3MKcugj61rwH9LoZJIYSAA6jpCAgE1zMFgBGcdC&#10;RJIIQKBmTeYKhvskCZ8kQSQJkj/90695d148Tqe1c3E8EjEeFpDL9VCtzrIqkoyRJATefvslHB2t&#10;oNPJg2V95HI96PrkmhFwGFLodnM4OlqBZUlYX78PXb9Weo15wRkf17eGR2cv9RktY7i+QpFkKLGM&#10;tdMebw1tL/VYssxDSFg2tDe2jol8YVA/Oo8zOntY0bhjUFR0oT5kIJ0eQhDmKsGceXFup7job5YK&#10;3zFti6EsU6QMUwSBJJJlJ5JkO9B0I8jmrjbAs9Eluf7do/bPcjTlV1NSPY4Tsj4yFztTp6jyjPE4&#10;0gxFEElOEXp2EAnNkbnw7tnghbImndNP8b0/LGiKDD8uQs+HwfnEKt/vTDb6lpu1L+QmwyimeZZy&#10;RJa2VY6dVtNyYzOv7d3au/MZPlXQyOd7+NKXvofRKI2dnW28/PJbcwfxSTJGodCFLFvgeQf37t1B&#10;qXSOxcVTpNMTCIKNarWBbHaAzc29m360HxYlVWxVU1Jj4vh613TzBeXJJSkAaIzMWlEV26s59fCT&#10;IAA8DQ5709X97nijMbJqIkvZK1nl6MEfSpIkcIJIaI6thYkbaFM3UJ8vp997bD/qaSDLJnjehe+z&#10;l31gkWUcliJ9kiSihzVJE5YLnGqtxZ03CwlBJEhigh0NtUhW7YRhQiIMaNiOLB/XV8jJ5FayWwSA&#10;rGfDoFkYDIdr86/EjBopBh5IToRFszhRMxBCHznXQtqfnwj0eRlMkoAMfSD0afH3fueXtb/7jd/m&#10;pfJM43Zl5fhK6xYATk8XcXq6iMEgjfX1+/jgg7vwPB4cd31N0XSEcrmN6VTB+XkZHOdBknYufREt&#10;LxDrE2fR7Y5WW2wjdczn8zRFhnGSkEgSnI6s2sTx9KPedLmalhtPExxdWXXdCtkNFnN7qGbfvM0x&#10;XhBxhuvLFEVGVKHcurpal44rc7RhL3FhxUTYfij4YcS1p06xZzh5gkB826Ajc7TphyHbGNvVg/50&#10;baug797muJ9GBFHMfNAe3WkMzerZyKxeuPdMC4rQpkkicoJIsP1QqI+MxbHjpSa2p20VU7sf22/5&#10;GT4xzLbrX/7yd3BysoTxWMMbb7yKzc3dudJtwGwIezDIYnGxjpdffgvf+Ma3wHHBlSTaTYLZHxEE&#10;QSRbBX136gbqXnu0lSQJWVCE9k0ZYxDF9NnYqlIEGVVTcmMxpTw6R/kTxMByMwe9yfrJwFheSEkN&#10;lX/UMocgCIgs7azl1Ptd083vd8abDEkEP7OU/+HHssssFDo4OFiDbYtQlKv7K/OsyVCk70ePOtGT&#10;vs9Gkux4xVKXlmTZz2aHoaYZRODTsSg6Y5qnyNPvrFJPKeathD74KITBcHAp+io4BiQFk2ZBJzES&#10;EPBJCi9PutD8+fsZh6LRUNIgEoBOYlgUA6PTr+YVxSR/9kt/deVocQnTlHFwsIpms4y1tYMrTVKC&#10;SK6Uax6GqhpwXR7dbh6KYmJ5+bhrOLnGyKy1J3YxHYSCLguD7aL+AUXNyotBFNNeGLFnY6u61xlv&#10;Wn4or2TVI4m7nRD1rORPOU8zRjB2PN0OIpFnqOsb0scEwwexoEtnp0Oz5vgx74ceO7S99IIu3boM&#10;6oURV9Kkc8vzpc7ELmzmtb2/rqzPvc54c6893hrZXqqWlk8ljrm2Y5M50pQ5xsxI/KA1tUv3WqPn&#10;gjhhPr+U/8GnVeZ9htuB+s3f/M3ZA2lx8RRhyMDzOOzubsIwVPj+jN3geSz6/QzOziqo1xextHSC&#10;z3/+h/i1X/sdVCotaNr0QmnlIxFqngSWpgKRoZwEBDGwvEzPdAsUQYQkQSQUSUZJksANImHi+Hpj&#10;ZNZ0gR2v5tTDu6XUvVsrhHwCCKOYfq85eOF+d7pRVIWWJnCP7bMSBAGZYyw3CHnDDVWaIsP8LTPj&#10;xyJJSLTbRfR6OWQyg8tA5EUhO3UCzfJD6WGmIzMeqmyvmwFBJkE6M7XWt47dhWo7TKWnTq44Onvj&#10;vZ9X6keVBWsMes6oRADiRuYNhQRCFEIMAzBxjJgk4BM0KAJIexbWJz3cGXfAR/P3WQmA75TXEJEU&#10;QoqCyXDYTRWRc0xsHX6Q4f/5P/utRyoWh4er2Nvbgq5PoGmz++B5LEajNGg6ulG4eybQngVJxqai&#10;uUdje+lsZC2kqMTKJpEXLy01wkLhSueWIok4TkB5Ycw6fiiafigTBJKMxA9uEygGppsVGNpZy2kH&#10;Cn+7wLjTGt3tW27O8UPxpvGPxyGIIrpnuvkgjDiAgB2EYvqiH2Z5gWh4gTJ2PL1veVnDCxQvjLgw&#10;TmiKJEKKJJK+5eVyMt9TBXbKM7RX1qXWX8eSYWdqF3bb4zvtqVPcKGj7j3u2kASRqDxrRHFMDSwv&#10;Q5FEXFRv3sw/w6ePWVAEZvOId+/eg6IYiGMKcUzBNBW020UMBlkAgKYZ2Nzcw9e//if4xje+da3/&#10;8hOCzDFWQRG6FEnEcZxQEzfQeoabb0/tYtd085YfSgSIpKJLza1iave5cup9jqE/VVp2fWTWdjvj&#10;7QQJUVTFWwc3iWPM1sQuEwSSgiJ0PzK9nOM8mKaCwSAL32chyxYwcx6w/VAcWl6WIsmIpX+sPCKc&#10;Ncpsr5smopj084W+V6l1Yp73Y57326fNbeUP/+AXasaQSPvzl4JFs3ApGnx8M2GYxKynKIYB9MBF&#10;2rOhBD64xxwDAL+3/CI+SJeh+zYigsSpmkXWtbA9bqN8cj+PSqWJz33uunTh8fEKTk6WUKk0rzKo&#10;IGAxHKYRBMyNa3om4s1EcUzVE1atO1FBE5lxKvQSAgSc2mIr1FPXsn+SIBLLC2XTD2SSRBREMUNT&#10;ZKQJj1eqsf1Q6BpOYTGt1Nfz2v3bzubSJBG2pk4pjGNaF7in7rONHT8dxQkVRjE9cXydosiIpym3&#10;PbVLHcMp9k0vO7K9zNjxdNMN1annK4brq04QSpYfigxF+iVVbMscY8VJQhUUsXPbgP7TgiiOqbfP&#10;Bi8d9KbrCympwd/yNymxtNUz3UIYJbTCMab6hDXwDJ8errMdSDLB5z//Q9y9ew+NRhWdTgHdbh5J&#10;QiKX66JQ6KBabTyNkv8nAZGl7ZcXMm9VNLE5dnzd9AJl6voKQ5KBzLOmwjFGVub7n2YD/kFMXV+d&#10;uoFWUoXbybBdgCKJOCWyI8MNlKnrqx/5h0QQCba2djGZqNjZ2b4YZDcpkoyqablh+6HUmtglgMdV&#10;mS8MSXo8Uu2V9bpXKvdijg3iBMTAcjNxs1nN31l/oxRVDDwsBZgkwGiUcgeThaaSDlfadVkb9j42&#10;qbEfvPjF1rsvf6U/IRnajwNPQRhUYt+pxa69Em3OSCT37t29ZF1efBca06mCMKQu+4IAAFmeEVga&#10;jSpUdXrtbw+CZV1zNC2M6WFE6llPZSiLPetVvUq1FWr6I/dG5hizpAktyw9Eyw/kse3p7YlTzMlC&#10;j2eoufXgKE7IxsisVVLS2Vpeu/80GyFd4MYiQ9ldIyrc9pgHYfuhuJJVj5pjq3w6GiySZBJbXiCP&#10;bV/zo5iVWNoWGHbCUGQQJwnpRzHrhxF3PrFKYZxQa1ntIK8IbS+MBD+KGS+MuA9zHjchiGLG9AKZ&#10;JIhY4RiDfMAh5yeFieNrI9tL8wzlPk3AJwgCZU1stqdOaWh76ds4hDzDp4P5wsiybGF7exfb259a&#10;o9zxQ8HwZgo0CscYD/uuEQSRFFSxU1BnWqZJkhCf1f7FyPbSjh8KT/KOmweBpe2h5Wcur8VHhiRZ&#10;WF8/gOvyOD1dhKIYKJVaGs9OF1JSAwC6hlMw/UDK+3ZIG1Mp0lLTSFEsT09PXS8U+5abFVnaXvjq&#10;z/5+LfvLB9RD/RQAs6D4+uufw5/+xd+drtwZ9iS2F/zgey/pr3//Rdq2hQ97+h4vBP/Pr//TP3v7&#10;67/yjh/F7MByM5HEDVaXi995eTn/o1pKrt+4DkajFFxXQBxfr+gKgoty+Ry2LaLbzaNSmb95YVnf&#10;d1zZsxzoZW6P67Szoaob7kK183CWeImSJp1PXV9tjCJhEvjaxPFU0w+keUHR9AKpMTJrusiNamml&#10;XtGlp/J85BjKUwXWiOOEvI2t0oNwgpCP4oQqqmJnOaMcnQynS+82hy/KHGOqPGvmBL73YMmPIohY&#10;IEmXJIjY9AIJCUGESUwPbC9Hk0Qoc6zxcciquUHIHw+M5anja4YbKHYQiiRBRBJL26rATtMSN1hM&#10;Kac/qQBpeIFiB6EgsfRTfzeRpW3HD3nD9X86lbX+huDJbgE/QbhByB/0pmtj29NNP1RsPxQIXHio&#10;sbSZlvjhalY9nLd7/qwGRMcPBS+I2DhJqKcRMr+EwNCO41ui5YUPOzJ9eFSrDbCsD0UxUK8vYmfn&#10;DnjeLQuCLRPxIOWM1OlgUpqCoHupUqywomvSomCNrEWWJr2cLPQKqtBe0OWzB0ut10AQAE1HhCyb&#10;hCybVlqbUi+8tOvUFpvy3s6q9vabd8nAv5V7+iVO/9bfeeO7/80/+512tuCmo4ThaNJb0KWzKEnI&#10;jYJ+fzH9BDKVpk0uzIAfvQ/FYhvTqQrbFtFslpHPdx/JGIOA9QiC9BIg0z5PkXFI2rWlprO4fOOu&#10;nyKJeCWrHV4ITiSNsVXVRHZKAonA0naSgLD9ULT8QLK9UKqm5EY1Ldc/LHOzoktnXcPJ14fm4saM&#10;6PLEY5IkQWNk1cqa1Kzo0llB5lsCQ7tRlNBhlDBJAiKIYoahyIAgCMRJQgRRzDhBKHhhxOVkoa+L&#10;7MgPI6YztQsUSYQvlIXORxXLaE3s0v3eeL0xtKoTx9dJErHI0HaUJGQ9iESSIOKcwnf7hpvbLOi7&#10;P4mS5MnAWLb9ULyNIMPDIAki4RjKN71QdoOQ/7TZ8M8wH5+ZoHg579MYm9Wx42s8TXkCS9tIEqJv&#10;uVk/jFhd4EZ9y8lu5vW9ywzxsw6OprwPo9d6iTCKGYoiA4YmP17CQqHQQSo1Qjo9Qq+XhWVJGA5T&#10;KglP3Fh+vRsR8pQXk7GWsqkPPri70DgtJGnxUBB4UxPYsSawEyeIBMPzFZaifJGlnGtKQ0kCWJbE&#10;ZDJdlibjSSpjCa49IqKIMu88d3/y2hfeEQ/vL8l7O6t847RMXo4NPIRxNj89/8Vf+a79D/7z37Y2&#10;t48rAIpxQvlRzHIU6QVxTJ8OzOVrs5Y34XIjMHMZoa7JuJFkgqWlEwBAt5vH2dkCVHVGILtQwPGH&#10;w0xoOZIQdlkUtk7sUqVjrW+cJg8L5T8EnqG8jby2JzCU7fghj4SA5Udi3/SyJEnEIkPbKs9NF9PK&#10;6UZe33+SGksYxTRFEtG8jeCCLp31TTc7dnytObYWKjMRiBvfK0kSNCd2haUor5qWG9WU1KiPzJrG&#10;c9OszPdVgZ2EUcwarq/6UcyQBJHESUKwFBmwNOUXVbGdk/meyrOG44dCY2RWeZp2v7jMfO+j9MD3&#10;OuPNg+5kvTEyq5rATraK2iOWT14YsWcjq/qeM9Qnrq++UMm8+7EQ0p6AJPnwourE7JdBxh/hPZ7h&#10;k8VnIije707W9zrjzbORWdVFbny3lLr3cFYVxQnZmtqlD1rju6YbKtsl/YPlzA1iyZ8hkCQRawI7&#10;4WjKvabFeUvYQSiIDP3JSNQRRAKed6EoBhznsqSZ0BzrlIvFk3Kh0E2KxZabEg7pd5m7jGvxI1Eb&#10;dQ2ncDo0l9wg4v0wYhmaDDia8kSWtjMS38/JfI/odIrIZPqUKAdif7o8sD1dqy01Y5bzmUEvxfb7&#10;Ka9c6ThLK2cty8sErU6lEFgRa9t8xDBhSDPBO8+/1j76hV/94cZi8d2MxF2xKSmSiARyNnbAkZTv&#10;hRFjuv7tMunZ6JCFyURDOn2docnzHjY29qEoBkTRvnAlUdHr5RDHBDUcZsCr/qi6PGa27h46i0tN&#10;0PStNjwEQSCnCL31vH5/s6jvLqbluumFchTHJEnMSn8cPQsiphfIEktbl0EvjGL6fGKXp66vml6g&#10;mG4gszTlqQI7lTnaLChCR7kY8fnx6JKvng7Nxf3uZLOWkuvzSvdOEPKNkVXjaMpdSsunWwV9lyCI&#10;ZGh5aYoiwucrmXe7hp3TVKEdRgnrhRHnRRHLUZTP0ZTHMZSrcsz0ctPHMpRreqGckfhBRuaeah7P&#10;8gJp6gaq4QXK2cis3O/OBuLXcupBXhG686osHE35qzn1sG+62YPedJ2lSV/j2cknqXdaS8un52O7&#10;7IURr+DpysNJksANI05iafPZWMZnF596UBxabvqoP11tjMzaYlo+eXje5xIUScQLutQ0vWByMpgu&#10;sTTpp0V++Fkh0zwO8qwnahteIGdo6vZU+TCkvN6gkIn8UOWDDOLszCrq4xBG6Pez2N3dxNlZFZOJ&#10;hiBgwPMuoojEwUEKzWYV+XyXqFYbwvr6fjAaqc3vv/7VXmt0tynqZECQJEeTLkdTvuMGghe4HAFg&#10;KLlp89RcrSSezT3/3LtyOt2Xv/ujX9abnfWBUNPS1Vo7VFUzEiWHchye9D2GNB3KTqWsrlodxjQT&#10;cLbF1xdWxgerW8NMWmunBO5GQfkwiimKJGL+tgzjcvkcxWILh4erUJRHSTWXYt/p9BCmqcC2ZybZ&#10;vV6WKhY7fmnJ7hRXKX6pcs48ZQXA8UNRE9jJUlo5rehic6872RxZXsYOQtEOQiGIYlagKUdkGUvm&#10;GHMlqxzxDOXc7042mmNrYeoFihtEAkkgjuKEYmnKExnaLqhCZzWnHl721gSWdn5mMf9DlWenjZFZ&#10;OxkYSyRJxAJDOxxDuV4Q8U4QClGcUGVNalbTcmOroO+KLG0nSUIYbqCwFBlk0lI9jGPG8UMxrwht&#10;hiKjOEmIeQEqimOyYzh5lWcnCscaIsPcao0GUczcv8gITS9QDDdQdtqj7Y7h5AuK0DvqTVeHlpup&#10;pZX6TT3KrMz3vTDiGkOrqgvj8QuVzLtPc1+eBgo3k5ucup6aBf9Ux7pBJHA05SlzZpSf4bODTzUo&#10;hlFM73XGm/WhWStrYvOmgPggZI4xi5rYOh2aiyrPTj9Xy77+WXfSzitCt6AI3aP+dEXj2cmTyqmE&#10;57Li8dFC0GqVU4NJeUmgOnpX9iBLVYiiDVk2sLZ2iGKx/aFO6PBw9ULIugZBcLC0dHzN6SSOCdi2&#10;hGazgvFYD4ej9Dusqoz0AolGI1W1mh5ZKrYiQXQvJeGIIKAi01Ss/ZOtc16wp2srO+ur6ydSudgo&#10;T820NzHS3fsHK+byImRNH4aabhK+x1COy7nDsTcwvLJNk7ZuTZmWnvHq6ULILy0e1tLyKTnfQhEA&#10;YAehKDC0I982k06lRlhdPYJhqDg9XcTy8vHc4XZBcCEIs57PdKogSQjcubMTL26M6Y75km1aWjb0&#10;IsoyRcqyRCJJEEqSE0myHSqKlXD8IxUB0wtliWNMyw/EH5x0P98YmTXDDWCVArUAACAASURBVBSJ&#10;o02RoR2eY6ZuEAntqV3ywojb7Yy2gyimABAKx5gFRegKDG1TJBFfZB284QbK/e5kw3ADdWB62Rcq&#10;6XdYmvIFlnZeWsi8nZX5fl4RulPHV+wgEr0w4hWenRYUoa0KrFHWpGY1JTUus9KJ42uWH0hRnNAL&#10;utx0/EjsTO1Cc2wtpCVu+PB1jpMEth9KfdPNqAJr5GShp/Ls5DbEsKHlpnfb46362KyNLD+lC8zE&#10;n42tBBmJG4osbU0cXx87fsryI7Gkia2yJp7PC8olTTzf64y3mmOrsphWTj+pzfKlT2RrYpWflszU&#10;mtrFlMCOPwtyk89wMz7VoNgxnML5xK5wNOnp4u3nqjISP5w4vn4+tsqLaTn7We8vpkRutJRRjieO&#10;rzbGVm0pLR/f1Odhu520cHxUpc/PivZ5d6mUTbWKeqFJS6IJ2xbQ72cQRTQmEx21Wh2bm3sPapk+&#10;EcNhGvfvr+PoaBkLC2dXA+wPgiQTyLKJ9fV9tNvFzpvvfHmYqSTtta3WRinfIM6bWWo01NnhQCfC&#10;kEoIAiDJOOYFj1mu7TbldHJcXbajhM2+QpKn/CsvvZ6NEsF/94MvmEfH61NJKilpvUXKohmzTMCw&#10;nC2ERkJM7HQ9lzf66aJDbG3tLaSUhvgExq7pBor4tGLvKytHGA7TF5uDTVSrj4p9AzN5tJm5s4ql&#10;pROsr9/PKLpfPWy8YL5/78sKFY1oz2VJ1+UQx2QsCG7M816oqJZbW2q6lYXOpaOM5QWi5QWSwFDW&#10;cd9Ybk2sii5y462ivvPQQ34MAOdjq/S9486Xpm6gbhf1D7aKqV2aJK42UwRBQGBoV2BoVxPYSWNo&#10;1twg4jmGcp8vp9+7eE1STcmNakpueEHEGRdG3QJDOwrHGPPKjHGSkMmFTxdFEtFGXtuXOcZoTexS&#10;33KzA8vLUiQRshTpB3HCBGHEcAzllTSpXdSEts6z457l5pKb1IEuYHmB9E5z+OJBd7LBM5SzWVD3&#10;KZKMDvvTlTCK2bwidASG9lIiNzZcX26OzQUvjHgSSMq69Ag7mCSIJC1yQ8OdiXJ/UkGRochgNase&#10;Th1fbYys2npO3b8NmWlouek4AVVLK/XqBcv7GT6b+FSDouEFiumFclrknlp9IyVyI9MLZMMLlALw&#10;mQ6KALCaVQ9Htpfa60w2D3rT9WpKrj88+Mu2z3Py7s5KcnK61CJZjt3e3lOz2omeUU6uvZlpyqjX&#10;Z2VP2xbx6quv3+j99yDCkMbu7ibq9RoWFppzA+KDIMlkpGec3nFbIU4b+kYx1/A2to6jXKHPTEYK&#10;ZVkiZRgSkpiIZ1ZSTqiqJp/JDv2+sVYfmrW0xA2WM+px7itf+iOukDs/f/3dr4zavaXRYFLBWUtg&#10;Gcr3WC4cUhx1ris0tbrZ1leWdqppea4U3oOw/VCYOL62XUzt5GS+97jXXgNFRXj55bcgSRZOTxdR&#10;r1dBkgkEwYYgOIgi+qpsmkqNcffu+9jc3Ieuj3MffHBn9exA7Z7Xtako8lo21Qp0fZoQZEK5Dkc6&#10;Di/0j9KUaYr0eKTZq+unAS/4jZFVyylCFwmI1sSqVNNy46ZyYBDFdN9yswxFBmmRHdpBKJ2NrIWl&#10;jDyXXcvRlL+cVY/2u+PN+sBYzMl8r6iK16oIHEN5t+m1pURuJLG0RV14q5IkES+kpKYusJOuOVPL&#10;sf1Q8KOIYynKF1jKEVjazsl8X+XZac9wciJLW4/bpCRJQux2xlv1obmoCcz4wU2t6QaqH0XsZX8V&#10;ABSeNXmGdptjqyLQlKMK7OQRj0l8AuNLN6Cakhp9y81OPV87HhgrC7rUYGnqRo/Tvulmu4aTX8tp&#10;9zcL+iOEoWf4bOHTzRSndvFprHUehMDQds9w84b7yf4APi7QFBm+UMm8y1Bk0BhZ1aP+dPWybCaw&#10;tE3YNh/f23k+Obi/NM2VpulCZreoie2KNufayLKJjY19nJwsoV6vIZ0eYn39/hNP4uxsAY1GFRzn&#10;zjXanYOu4RSakkbV7KYft1pZI18ejTgJfEUd8jTVJJDMbIkuPTYxE/2upuX6QXe6npH4/lJaOSEI&#10;IlG3Nt6TFqsHZ6fnd6e9YcUdjbNuGPOEILk5loutiExNI0Jay2kHT5Lli+KYenDI/Vb09jgmQRAJ&#10;COL/Z+/Nmhu5sjTB4+7Xr+8bAMcOcGeQknJVVWa3zUNbPc/L/KT6S/0P2sZsuq2yMlWVmZIYweAK&#10;gNjhgO/L9WUeQFLBIBnBkCJSS/EzCzOJJEgnAN7j55xvKQDjBL744mswzRmUSut4qDAUIQwFQIhA&#10;tToDUQygWp3C/v4xsCyBr776PRwdHbQCN/de7H4zDfO6S1OiiXmfoaks5TgCmu6RUsnmh8Mq8lwp&#10;CiPpdWsn0hXJyvKCidKMNyRu+S4N39gJGjM3qooYBSWJs/pW0J64QU0X8EoXH+6AGJrKO4bc61te&#10;VxWwXZWF6ffR7lEUVSgCdjFDk4hk3M2Nm8yznnwtVidpzkZpxnGITt4mjgVJKuoit3oXMay/9Dv9&#10;pd8hWcZulKSLm4+TNGdJlqMsB4Z+q/tiGTotidxy4oZ1kUPBQU0/yvKCcWOiBkkqhkkqBCQV5l5s&#10;liVu3lDF0aeKbKIoqjis6UdZlqPe0uueTJ09U+FnMsd6PMuEFEUByXIUJqk49cIqRVH5XlU7Pqjp&#10;L38OHIj/6vhRi2KeA5VkOf6Q9IAbcIiO4zTDQZJKn+LaPgVEjILfdypf3bjtOGGiBiQVHTesV14d&#10;daTxqMxUzVGrXet3S3JP49+hu2KYHLrdHrx69QLOzrauo4/efQjYtgaOo0Kr9SRReJ4XVJCkokMK&#10;ccYKVHR5dXjOlfRluRqxDJ3wiIlFDvmmxM8N6S4ZhkNMwrF07MVEvvZU9QAAGEEINw52/gwHO3++&#10;CVgGAJAw6/99ZP3qeLLaP507u21dGjymO3PCRB2sglZZ4hYdQ+k/KnLP87XXq21r4LoKeJ4MCBFQ&#10;1bWDTaUyh1ptArXaBKKIvw5hloBlvzO4v/Hzvekog0BEBy+ONkkmUJYXTN2wOlj6bYVnXYzomENM&#10;XNCIsmtNB/V6Hf/krPxC1f9d2Kidz7zIXAZxqWto7zTZ9mIiezGRO8Y6v7Aic4uFH1WsIJ49VhQB&#10;1haIHMvEzvVe8PsSOvS15GY5doLG5ttTCgBgEU3YB/SpYZIKfpJK3ZLSe9fPnvtRZeaGtY4h9d4c&#10;PSKGJsx6RPzgDlkVsONERLXDRB3ZQWPmRaYdJVpCMj7Kci5IiBAmmShzyKMpKm8b0uBFVX/1Kdio&#10;Akbhl13zz4bEWWczZ3vmReYy9NtxmnE0RRVrHSoblETe6hhy/0VNe/nU1yPPC/rHcOt5xho/alGk&#10;aShYhk7SLGc+VMtHshxjxCT3EgF+4qAoqtgoKZfNa6cTNyJKsLCqMkOQrHIRPnzxtcixPk0/QejP&#10;sik0myMYjZowHDbfWxQty4AwFO4kz78DbkyUcW+0l42nXc9Z8aK9lCtLu4662xOPE3KLF4tBubqy&#10;FKFcU4RJ25DuxCOJLApCkopuRJSHOiOapvI3D4rP68Y3mKGTS8vb7Fted+qGVYljfYFlAgCAkGTi&#10;mgQCzGZZvtgsKxd7pvZwh+y6Crx8eQCDQft2zFwUa1N0jGMQxQBMcwbb2+ewvX12q0d8I4D5FkEg&#10;wuvXuzAcNmFn5xRoupA4OnhR014pPHbHtl8PSCoFSSotg6REU5BziInpVnu4NeqrpcRxU5Rbgyxr&#10;KzzrvmsHleU5EySpSFFQMNcFWVz7ZlbDJBXf95oJ6+dccGOifN+i2DXk3sQJal+Pll8sg1g3ntBx&#10;5UVB9ZZet21Ig11Tfc0yD5s6FEVBuWGiJFnO3nepWt8cYcQkSZYj/MDNMsfS0WDpd92IqCFJBZ5F&#10;kcgygSbglR8jyWdTUeSQ31963WUQG6sw1g9rxpGpCE8frz8RNE3lu6Z2UpWF6cyLTDcmihclMsly&#10;LHOsJ1/nUNYVcfyuIheTjBu7Qd2NiOLFRAmSVJQw8mUeuwrHunVVGP8SjdV/qvhRi6IpC1OBdbdC&#10;kgkKQ3+Q5idIUkHATPhzpTezDE3KEr8oS/wCYjcBnt6AuumAgD/MPkpVbRiN6uC67x4jB4EIccxB&#10;njNvjjofA4li/pv//dX/nZ5dfiYvV+UGWyxVx6Y0kcMeXSgpxyWxrIbz2ONf6fWWH6uSnxDpRVV/&#10;ddNF8CwT+UkmBk84zAHWI+b1flCYqRxrr8JED0kqOjHRANZFtqFKQ13Aq72q9vrRg67f79zuTouC&#10;AtOcQas1AJZNoSgAooi/jpDaBcfRwLJK8Otf/+1RqYtllWCxKINhLIHnb7sOhqbzjiENTJmf+QmR&#10;giQTQ5IKa0E+E4gsCuQSx6HQZb+5HByEWBPfZ322DBI9JhlHsgLffIymKGBoKg2SVCBpzj7Upd1A&#10;xChcXVuiwZMSLu8DMXR6UDdeOhFRz+bOTl4U9LtSN5I0w/2l3xExCtq6/HjnDgCrMNH9JJUeI+II&#10;GAU8oqMwSSX8wKjRi1NpaPsNPyHii6p+/GZhXQQxr4nY6ejyQOFZZ2QHzW9Hq89JmrN/3Kr928ew&#10;nXsIqoCdN6caH9Lp3bj2jOyw6SdEjEgmUGtJIyWsnbz8piYO92v68T/CmOAZP3JRVHjWFTHy7SjR&#10;PtRN344STeJY/5OI2v/RGI/rEATCU/d8d4BQBhQF10bX6NE8S4yTJ2ddep40/Y+//19c77Il25YU&#10;q9oiETjbE0Rh1d6YutX6CsURK1oLpeU5ghQHy5O0qY2KKi1gFO5U1FPIc4oEkcjxXCzgD+vmKzI/&#10;L0u1hZ+kkhsR5U0PXIVn3TeF7fewWunw7beHcHKyC9XqFEzzroicor6TW2iafVtAEUrh97//Ch76&#10;vq6rQBiKUCot7n0O1o41PMvEZQnuFw5KEaDfb4fWSkhMpaAA3nlYsgyd0jRV0NTdr2MZmqR5ziZZ&#10;jt9VFPOioGkKihtDgO8LQ+SWh3XjiKGpvLf0unaY6BWZnwksClmGTm9i2tyYyHM3MquaMOnqcv+w&#10;rh+9y3IxJKmQFTnKH3EgKoncUhe45dD2WyJG3ptaUC8mkh3GuhcTadfUXr9ZEL2YSGlWIF3AS4Vj&#10;XZpaJ+Wwbpj0ln5XF1f27zuVv/wj7CCfUhDzvKC/GS8/7y3cjf7S66gCdt6U3GR5zoQkE5ZBbHwz&#10;Wn7hxkTZKCmX73t+n/HD8aMWxaosTOuaMP52tPrci4n91Ds5J0zUiOTCTkU8/UUkWTuOCnHMPdUd&#10;5R4wjiFJOIgi/kFpAQAAQilomgMcFwMh6NEkiCxj7JevfxWdnr+ArGCKVrcXJsTQCsJkLE5TjicF&#10;g3IiyrEtSLGwWsrl/kWVAph+S9JKOs35VKDL5Swm0cLuKCV9rKVbAzDLHLTbgwKh1Ari0s3o2I9T&#10;GSM6Vq5HRWWJW2DEJBRFFTLHejLHeg2Ad9qevXntcHR0AL1eFxqN8T3HmvvPG4Ht7bNrzWYHKpU5&#10;bGzcZ3hOJjUIAhFarQ9PNuD5EOKYqxXpQmAYKs2Ld/7NKTzrcIiJ3i5qazckOnksXeMG63BiFKg8&#10;+4N9QLsluacLeKXx2O6v/LblJ+Uw8cUCALKioLlr84C9mvZ6q6yebZWV8/cVhKq8PvhZ5mHbQolD&#10;flMXRyFJpZkXVuuqOKKv/VZnbmguvLhSlvjlmwWRZDmae1G5qUnjbknuv3kNpszPnNDRepbXNWVh&#10;2i3JTw5N/pS4sNzNk6m9N3GDWqck995m0zI0nd0EFTtRolwsvM2bsexP5Xf4peJHLYocy8T7Vf3Y&#10;i1Klv/Q62xXl7H2z8+s08/ZWRT1/UdNfPba7+FmhUplDv9+5DXX+UEQRD4IQvtfpZu2Gs7YvK5Ue&#10;dom5umq6/cGOneQS32n1oiDWqYTkVBDymSwHCebSOM24LC9ozNBJaJQ8qsio+stvOhp+XcwolkM8&#10;0+BFPOcCUqksJ4wQL78ATetGl72tV0YdejQneVGqBCQVI5IK7DW1X2RRYCr8dL+qH78tKXgSer0u&#10;DAYdQCh7b0G8wU3A9unpDmiaDY3G6EHd59teqU/F9f5QQVQosAzlkVQGgAc7ToC13k7EKKApKr8x&#10;4c7ynC4KoETMBswbWsWH4CepZIic9bHWCqqAnS+75p+bunTlRInqRURxYqJwDB0rwvpGxpT52VN/&#10;HmLo9EZq8xiXoKGKIyciarzM24OV36kqwgSKggpIJmZFzsgc6/LXkg0nShTLj0tliV/UNWGkvkVO&#10;oygKmrp0NVj6nYUflX8KBcUJE/Vs7uyMbL+xV9Vev+/MU3nsblXo8/O5u63w2ClL3EJ6QJLyjI+D&#10;H93mra6K425JvozSjDuZOrs1TRg/tr+40fs0NGm4WVbOfxFdIsC6KApCAGEoAsCjlmYPIklYYJgc&#10;FMV976FdrU6hVpvC2dkWaJpz7+vDUMiGw2a2tEuRbrgqohOJQ35sE91x/Yaj6LOruKgkcYAgLyiG&#10;oVKhyLL6ZCo1Rn1Vo6jM6ux5U7PjepIQSxz7SigrZ7TAzJe9q93pq4s/zJRSHjQ6Nn6xf6SL4pJn&#10;mSjNcjZYR4WpN9623ZJ8eVjXjz5I07Va6bBcGtDpfJg4mudjUBQXbFsH29bANGdeTOSbbjaLoabG&#10;ucFOrU1eVxcyRt4NCea9SBIWEErFsjGReSyP3LDxPmKZyq9dU2ZeWGlq0siJiCJgFIoYvfMgtPyo&#10;RAHkJZGzhI9IQKNpKm/p0lUL1rvCH8qOVAVsqzy2Z15Ufcj8nKapfKeinLIMTaZuYE7soB6lGZ55&#10;gZmkBZsXBe3FRF4EcZkCKJqadNXUxVFDvS/qBwAQWCZMsgy7EVF+ChFzr2f2Xm/pdeuaOHoqgUZg&#10;UVSW+XnP8jZKEmf9plX+66e+zv+q+NGLIgDAZ3XjW4FF4TnPupeWtzF1w5qIkS+y6xHJOlonlTiW&#10;ifaq2vGOqZ5ulu5TxX+2uDGpnk5rUK+PHrQdewzLpQGy7BWy7AYxkdxr/0iA9c5W4VhXxCigKKqA&#10;UsmCzc0LsG0N+v02bGxcwptMSM+TY9s1QkEkCK+THzBAhpeWfiUocI5krYhTGtE0oWgowjjnxdFA&#10;Y6wxv8opggTBozEbW2muUCQjWxX1vGlIVx7JhFNBx1MUi9XxFa5K3NyLGjmRzRAAACMmwYhJdJGz&#10;vZjI/aXXCRIisgxNXtT0V096HoqCAsdRIEkw8PyHFYSiAGCYFEajOnn16sWpFWxdJkXFJZkUkExA&#10;Ttpu+qSFLkYGmOlcF/CqU5L775TM3CAIRBDFABu61dFlywpiY7DyOw9JHW5QU4WJHSb62Zxsz72o&#10;7MVE7pTkXvUdDMokzdixHdZ3q9rrg7rx8lMe/D9ULrBZki8mTlA7Gi0/U3nWfsjeESMm2TXVE13A&#10;Kwn7wddD6/NlQHSFQ66AUXidHWmrHOt2DLkvv4OTQFEU8IiJ1mSoVLzXZRHCgusq4LoKUFRxK8dh&#10;2Y8+hUqzHC2D2IhJxpUrj5OXHkJV5qffjFZfLP3Y+CkU918qfhJFkaapfMdUTysyP9cFbrUMIiNI&#10;MiEga2q6LnKrpiYNDYmz9qva8c+VcfooJMmHVusKFosyjEYNaLefFi4bRRzM55XVxvbwJcEt6/Vo&#10;O1ybS4vUdV6fyKJAF/Bqv6YflyV+AXt7r2G51OH4+AWcnOxCt9u79T0NAsFeOfWEYYusKFBiO3o4&#10;HHc8USaeUkpB06N1viUTMDSTK7YlVBI/YfOc60kGVXct3bZWnKeUx9tl9axrrEdV/aXXnbhhXamW&#10;hlxZTrnxsJYpSpCqmltgfGe3KXOst2uqr4+n9v7Fwt1ak274R8eNt3AcFXxfgjRF8ATbLQAASFPm&#10;2t9VA9vWwl5/a3w5+nxS7wQRIFaplGbC1taF0Km9lGZlxAwGramsqqsgLgVJKtU1cdzWpP6j8pmi&#10;WMdQVatT0DR7p6LOl0Fs/H1o/WrsBPWaIowfkmfQFFV0DKm3DGLt66H165oqThqqOHqs+7PXMVGt&#10;uiaOtyrK+U9dIM6zKFqvTYhyafkbHUPqP0a0q8j8XOVY+3LhbTRVYdQpKZdfNI2vJcyGIkYBh5jo&#10;KS83RVFFUQCdF8V3kU2Oo8Lx8T4slwYEgQhBIFwTsUIQxQBKJes2NeUj4dpqT/w+KRlraz8mDJJU&#10;8mIi/+LOwZ8ImH/913/9sa/hFjzLxE1dGnYMuV/XxElVEaYdQ+7vmdrr/Zp+3DbkAfdz1OuEoQC+&#10;LwPDZI92gYaxAtdVYDBoA03nIIrv7naSBGdnZztDUaW/LTXpo4yt+jGRaYrKJY71MGKSmGSC5cfl&#10;iRvV/SSVs7xgDJm36HJ5ATRdQJqycHm5AVEkQJKw0Ot1qcm05hcFph1bTVzfGAoKTRqtCd7oXtAM&#10;kxcAtBsTJU0IVx4NdM2aSyutFBOGAVitjBjxOdduXv637fr/MRVhMbKDxuupve/GRGZoOrMzSiyi&#10;SKAcR8kFIcpL5XsaOJqmCowYMlwFbYam0rYuXVEUtb6jt20dVisdAChg2fSWLZqmLPT7XZjPK08y&#10;Sl+tNDg52YV+vwPjcZM4rjZfOq0hEngaCujGTqb7DislEU0JQkQLQiBEPtaTqABVc6ZuWI3TjGNo&#10;OtMeC7edTGpQFDTs7Z3A3t4JTdO5zLFekuXcwo8rcy8yRYyCt80riqIAJyLaMohLJZG3JG7Nti2K&#10;gioAaJqisjjNeCdK1Kkb1pyQ6Btl5XKvqr3erWgnP4cOQuFZLwegi6KgByu/E6UZxzI0QTSV3two&#10;kCxHTpRovaXXNURuKXGs96KqHXdK8pWAUYgYOn3q/c/QDlotXbraM7UTqigouLjYhL///VdwfPwC&#10;ptMqZBkDHJcARRXgugpMJnWYzyvgugrQdAG6bj/5ZusdeDleHY6dsJEVOa0LT/d7vkGcZnyW50xd&#10;lcYfyth/xtPwk+gU3wZGTFJGzOJJHcJPFZNJDcbjOjiOAr4vQ5JgEIQQFMUFVXVgY+MSJOm7MQ7G&#10;CRwcvIIwFKDX64LjaNBu9x9kiS4WJRiP6z1WEk6wSp+wStFShau3O4Qb0fUqiLWzubPlRokSpxn3&#10;61b5b/Dll3+BSmUOoujBdFqFyaQGV1ctPglpVuLTPsPjSJZjx6w5fNmYIQAwETMTWDrkEBMxnifw&#10;JFFjFhcZy6YiTWcGj1dLmgYRI3/tPpIof7ta/PrVZPVC4VjPDhMjzwt6XOCsfjVULHXA0JVmUtfE&#10;0dvJB9c7NXPpx6Xg9cmhZC1UcF0FgkAEQthrYlEAmubA5uYFlMsLkCQPEEohz6l3ajFnswqcnW3D&#10;ZFIDno+KbvdyOpjsz6QiK9rtK7HbPg8BAK2WitC7aDG+J0aN1iSuN6fSyfGmYS9yvlQZDuywxSM/&#10;0gW8unNAFQXAbGbCYlGGw8MjODw8uineusit/rBh/knlWadved2LhbeVFwUtYhSwNEVCkglxmnES&#10;Zv0vu+Zf2obUj0nGX62CthsTZepGZkRSATE0EVkUaDy2q4ow2a/pxz+3HftBTX9pCHip8qwzsP12&#10;3/K7N76nJMtZCgAEzPrbFfVcFzlrtPKbdpToH/pz4jTDLEMThWddmqZy+PboM3j16gUMhw2o1SZQ&#10;qTx8zsxmFTg+3gfPkyGKeDg8PPqhvzNGTEIB5BR8vwKbFwVN0XROUY8nxzzjh+EnWRR/1kgSDK9e&#10;rYXjw2ED4pgHjGNgWQJhKECe06CqLozHNdjdPYVOp3/b7VSrU/jjH/8EqupAv9+BV68OACECohgC&#10;QgSCQIQoEkAQwlmzY51xmnImldF+TT9+F3FDFzlb5ljv9czeFywvNGVh1vBXFEwmNciy78aNqmqj&#10;dQySOJK0wjHrQV2Xb/dYFEWBwmFPxqyHU1/XMfApK9GsxAe4yHJFEROkSGyU5fzJ1N7P8oK5WLhb&#10;fpLKusjZAkNHFKxZlSlJy/Z00bLGyz0nImq3JF++nYihpUnK/fXVFzGEVcm2BKCoAkQxAJYl116l&#10;AnBcDLOZCVtb5yCKAXBcBEEggiw/TEqJIg4GgzYMhw2oVmcgScEqiDXfds0UcblsaJObJzLVDTeT&#10;5IDv95oYsVnU7oyC7d0+Nxqacu+8UdNKwWyVNSSM/MO6cUQXOQVhKMJoVAeEMnjx4hUcHr4EUbwz&#10;KpM41r+x+1v79yaKn6RimuVsRRbmEkaeKmBnq6yc34zINkrx5U0IbxATiUVMcqPbLImchb6HVeJP&#10;ATVVnBgit2ws/dGtwxNJJczQsXLtClNThInKY+f/S1Jx7ASNIEmF96WnvImxHTR0Aa90gVvBdFqF&#10;8/NNGI/rsLt7cicy7W2Y5hxU1YHT0x3guBgqlfmDjkcfgLYuDc7nzlZAvp89ZZikgiFy1i9Cn/0T&#10;xXNR/JjwfQm++up30OttgOMo0GpdgaK4d8YuWcbAeFyDP//5Szg52YFOZwB/+MOfQFVdYFkCur6C&#10;P/zh38E05zCdVsF1ZQgCEbIMgaaNQRT9WJbDV7RSee1nxkZZuXiKRR5i6KxjyL2rsbVdu3htllN/&#10;hcfDOhQFgCgGUKksIMtomE5rkjVXqlzKUSStIGl7mmEuK4oCkizHJMvZNMtRazKtsIQwtCwHDMvE&#10;bBBxTkFxkq5OJiSTTmbOblEUFMfQicJhT3lDg4oRTXhNsRoIwonjGudZLpIsYw/qxtHNKJFxHan+&#10;8us21et1Y0Nk4YuDPz14gK1WGpyeboNtqyBJARiGBcNhE/b2Xt8bdxXFWrYxnVZB01yQpAAAILDd&#10;UuyHqrBdOyWieEcHWLBsFjdbE37Qb+SS5LuHn5+mquZxV1dV3bbUfLas5vMRH881LNAUAUEIoVJZ&#10;QKfTh4ODl4/pRm/s/jZKymWW54wXp3KSZljmWO9t+zOAdYf5qQyuf2xgxCQ7pnoKsLaBi0jGY0Qn&#10;bzOPd0z1xIkTtb/0untV7fihXMW3sQpiLU5zbq8qHW/IeAh//uuXQ6O3AAAAIABJREFU1ykx/XcW&#10;xBtwXALt9gB6vS4oigu6vvohBByZQ56IURAsU7EoCnhK7NQN8qKgojTjJcz632cn+Yyn4bkofiwU&#10;BQVHR4dwcrIHDJPC/v7xvf2h70vQ77dvzalfvjyAly9XMBi0YXPzEgxjCS9evAJFcWF39wR2d08g&#10;jjlwXQUIYUGWPZAkf2oHreHZZEMVGOdD7pgVKk82zl5WsslwzxeZET7Y++tNYQAAgFLJgixjqP/8&#10;RtFXqwrt+2xGpVvz9qZl5bSQZjlK85xN84LBUaJlUYozKubogvEr04mSKlqCNG2ZZFlp7oXlzxrG&#10;NyO7aHlJJr99LVSW0TSL0pohD4cppU3dqCrzvrdVVs4hy2jx9KRLX/XrNselZGu79+gBpus2yLIH&#10;FxdbQFEFsCwBjAlMJjWo1+9Givm+BItFGeKYg2p1CgBQZBlVTKd1TzcCpd2+emjnm/N8QnTdwdNJ&#10;BTeaM//w85OkYlqsvVL86dwjvo+9ujERGuYFKIoLhrGEZnP4oDvOA7jeS/6kyTH/KFAUVTx0UwAA&#10;0DbkwdyPK3ZI1PO5u90xpP67JA2WH5XGdljfNtWz/Zp+jBbzMozHDZAkHxTl6fs4VXVhtQphMqnD&#10;bGZCs/mg9OMpYGg6K0m8JWHWm7ph7UOyYEd20NQEblWSOOvnsDf+ueK5KH4sXF5uQL/fAUIQbG6e&#10;3+lS8pyC8bgBV1cNmE7rkKYM8HwEjcYYxuManJzsgOdJoKouLJc67O6ewsbGJdB0DhwXA8fdcfl3&#10;I6IESSqVZe6Ddkji2WlHno9ln6SCs7E7NN4siADrvWa7feX1xz4bkIBjaMYZjlpemFetWttlEUMQ&#10;TaUYMYmjlb3yZFQXlwsVxTGbUkUqs2jMjgblUpRV1bIxlJt6ghk6YWi4O9orCkAJQYQXkpQXkgrA&#10;vL/0OhMnqOkCXjanVxI3uqp6BaCiVh8J+D5l/w4QymBj4wKOj/eh3R6AYSxgOGxBmiJoNL6TuISh&#10;eOv6Q1EAUcTFV8NOxAmpp5Z8QTceHUmlqurxg0Gd8X0RAICYVYuYVStqbS5HTlCublS+NjvVv3/I&#10;6/GMD8dhTT9Ks5y9XLrdk6mzayr8TOZZl0dMRFEUpNnaHm3mhWZeALNb1V7vVbXXZYlfQM89BN+X&#10;wDA+OL8VNM2G5VJ/r8fwE7Bf1Y6XQWy8HC8PVR47j90EvAkvJpIbEeWwoX/7qAn+Mz4Knovix0CW&#10;MXB+vgVXV03Y3T25N7a7uNiEwaANllWCUskCVf3u8EUohTjmQNcdkGX3KYv9mRdWQ5IKIis9eYSC&#10;p5MSNxzUUBIxA6PmmWkuPPiFpjmDam0KC7uBbNfAcYxUZ8mEvJiGFZMABYBIQmurhag6llCZjuQE&#10;c7mtGhkBBtjhVb0eE9lIfVsToKGIBjOlmCLNCxpd69tQHLEZZrNEkiOgKKABirLEL5ZBrDtuUNoa&#10;Xml4MTeW5YarISYRr1My3gmWTaHRGMF8XoGdnVMolZbQ623A8fE+lMsLEMUQ5vMyeJ4EGCcwnZoQ&#10;BEJaKtsezWeeZCDzHd++wByhU8IwnrdO27h+jWmaylKGpjIGfZo797X+UgXH+Y5oxPMRKIp7O857&#10;qpHALwAcy8S/71T+Yoicdc472xMnrC6XfidZRzblAAACi0JVWBuDv3gzw/CH2PUJQgDDYfNjFEUR&#10;o2DPVF97cSKfz92thi6ODJF71LRj7kXlqRvWNkrK5X5VP/4UUVjP+A7PRfFjwPNkcF0ZJCl4M0UB&#10;ANZM0cmkDpZlXCc13N3/aZoNl5ebEAQCbG2dP2WxXxQAJCtYLgww47sS4/kiE4VczvNxKklhJslB&#10;Jiv+m8WZGw+r3GRsRs3mOAvyRpLlD1vKURRI+7t/P57Y+0mSl0ySeKa3wIrAp+flUkK7AVcfnJfL&#10;qzmv+w7KFNWLqjWLtDfm0xRUkmfAZYVTY4pUuBrUq6KT+4LGLhhTLYncCooC5NlED42yG6n6LRlG&#10;YFE488IqsW2DDkLOZ7kioWhG5pAnsE8cEev6CobDFjBMBn/8459A123o9TrguipMpya8fHkAs1kF&#10;ms0hKIoP1epMMM0pZSfbyEvqN8WOcT2RCX2eCUOejmOuQEyW80JEhwHPuLZIxxHOeSEBAAiTVBRY&#10;FL4raf57IwwFePnyAIbDJniefE204m+jryQpgHp9DAcHL0FVf7DX6c8FN7rmqsJPp25UXRtWJEqS&#10;5VhZ++W6Ks86DU0c3dlLFsWaCPeY7++7gDEBQhAEwcM3kx+Ili5dRWnGcwwTXy69jWUQ67qAbWGt&#10;vYxjkvEBSYVVkBhAAexVtdc7pnryvewPn/FBeC6KHwOOs05tF4S7HQ0hLAwGbZhOTajVpvcKIgAA&#10;TRfAMOm11AA9ZbGP04RuXRxXxMSV+ShCdBTyVBzjAmOSC0KUCUKcmLVFsL3by0UxgjRlGNeVIM+p&#10;CAsZG4fpu5LqQ6DwldkIQgKJZmhjaXBpNos4EVfjVJhOVN5eQaIqC6vV7gkkYliSMCyHwyyJSl5I&#10;VFrAdlbWLEIXYWk+K4VZBjbi5JA1orK7YnMWp261vvLM2i1xhKGpnKHorLCscuZ7xSyl5KoinLZ0&#10;afCkbMmb55JlE/B9GbKMgV/96u/Q6fRvuyyKKuDiYhM0bQkAFBQFMFdXrcp02QzcqC7MRMQFgUBl&#10;KV3QNNBJzNIJQQVNFQXmCLuYawViib9YnMbN1hQoCgKSChrP2R+dDTgcNuH4eB8uL7sQRQJo2grK&#10;5TnwfARJwkEQCDCdVmE2M8G2VdjdPYWtrfOPeg0/cSg8dm/YuUVRUHlR0O+0BaQoAI6LIElYwPjD&#10;yDJxjAHjBN5eOXxPUBRV7JraSUXi56qAnbEdNLwkleZeXEmyjMOIiUQWBWWJnzc1cfSipr98LHT7&#10;GR8Xz0XxY+D0dAfCUABJuru8tywDLKsMohiAIDyebsBxCcQxB2EoAMu671zsj0aNzquvm/nliUmn&#10;cQGl0oyoqpdjLqGThGWikMeTcZm1LA05thRubl9lohjSUYRzjkuSLOM4REci+zh7LQlCGfuuyLK0&#10;Z9FSTteaVs6yWSHJIZUmdGiaC7vRtoggxryzkrTRVUmeTXSF5vMJyXhNwEuORVHOMgmUK8vafF4J&#10;qTmMXbubMxC6m9v9ZXdr8vaYmaGpjBte1eYrG4uasqgpwqQk8R/mBSsIEYQhD0EggiCEoOur2/Bl&#10;WXbhf/7P/wfG4yqkKYIoEgChlE+BLi2mEv9q/js5T/IMcySpVhdxrTEvBCGGPKeYwBMQRWnsfF6S&#10;j77eY1dLbbG5M/LjVO4YSv+juossFmX4299+DWdnW1AqLaHb7d15rjAmIMseVKszmM/LcHy8D1HE&#10;A8sSaLc/fDT4CwBFUQVDvdssHRqNEVxediEMRcAfSGxa2/WFH9PdBmDNKv7nDfPfF35cvolJi9bh&#10;yaHKs846OYZf/FBrvWc8Hc9F8WNA02xAiNxjG4ahCGHIga6/+w8wTdcJDG+OdTTNhtVKu7PDsKwS&#10;/PWvv1HPTloch/1RuZo2DPmWNJBxHMkUJYCKabGLuS6cnXbpOOZyjAkTx5iOY+yERFUF7Ij4gT2d&#10;74v5Za9Ln1/9amtuiSghrBvGFUxDyEJeEFcQiCjH0/3PBgXDFAAAfqVqU0UBhGUzbnBVasV5JmKg&#10;mUhiAXAKRU5xKYHN4YVKdbZWLxs74bzayVgKsVye54ims7woICIpN/OiyhWvUC/UcFrRpHHn+yQa&#10;xDGGSiUGnr97E5JlDJydbcNoVIeLiw04OHgF9foEaLrQokiIFwszKPJKKEgehjxHvi/BYpbF9ea8&#10;YNmUKoAmFdMK290RO58ZdBDwnh20G7/93X9sV5Szj5bWQggLL1++gMvLDWi1hu/N2KxUFiCKAZyf&#10;b4Ek+VAqWW/rIp9xjRtPU8syPji7dLVaP+YjF0WANSO1qgjT5xDhnwaei+LHQLs9gIuLTfC8u4Lc&#10;1UqHOOaB59/9Zo/jtdvNm0bW68V+47Yopim6SZNXtjZeKQnYs4W77USJor7dpVAUkIq5ygUx5kZX&#10;1bhan+cUBU5BY6AgMWV+pgtvaN7W7Ng6DIfNeDDsUgunJgIFrCwuEwYVZDI2cRLTCkPFfqXmyIup&#10;5lWqdkEzBVAULEpmGOasouX0jLasjClyoFZWiWPosMAcSRXVwyybaXu7R+g3fxzTUVZy41SZ+3El&#10;L3IGgAKKgoxh6LSxu/HtpgWumcUJ9SEJGQDrnVEc8yBJ/r3CcHa2DbOZCTSdQ7M5vHW9KQpAs1nF&#10;SELIdM1aMhhLiA6kMMDIWmoFi7OkVLYY25biZmua1OtzgnAWH738lZYzSzN2oq6x8fHiiE5Pd6DX&#10;64IghE8+uEUxhHLZgl6vC6XSEn772//8aNfzS0K1OoVmcwiLRRmWSx0M42m6T8syIE0ZaDSGN1Ke&#10;Z/xy8VwUPwZucgrH49qbzETIcwqyDAFN55Dn684xjnmIIgyE3Cz8c0hTFgQhujciI4SFMFwv9teH&#10;5QZwXESXjFUnJomfpFJ/6XUQRWcid38cmklSmMqKz9orJQ5CxffCUm1HOOsYUu/Onm4w6MDlZRcW&#10;i4rPiuDXJcsN4lJLl6ZZRPw0CpEXJ6IXRRxrWSVMMQwOQnlSbbkkX0f56BVjwjcrp/bMasytVUs1&#10;+BnNs8uc5+Oc42Lu6qpG18zpXrNyVA5jI0hSKUwyIUiIgBmG2FGiblfY83/eqPy/1dd+FY6P9yDL&#10;6A9KDHFdBTCOQVXdO137aqXD2dkWzGYm/PGP/wYnJ7vQ63WB5xOIYwzLpS5QQJSSMc7jRPOiVE44&#10;PlM9BzNLSxE8V4wbzWlgVpc2MJxlh4bRao+2llPUtGc5labooyUqzOdlmM8r8NlnH2YpVquN4dtv&#10;P4PZrAJpigChn6XDzScFQikcHLwC29bg9HTnSTtCz5NgNGrA7u4JHB6+/F6Zms/4WeG5KH4M8HwE&#10;1eoMxuP6HdE4TReAEAHfF2CxqIDjqBDHHBCCgRAEDJOC5ylgGBYsFiXwfenWDzWOMXBccvv/s1kF&#10;5vPKjUxD4tigpUtXaZ4zUzeq+QmRShK/YN7aPYRlc5V9/fVvSFYgU8BWmWdmIma/60htW4XRqA7z&#10;eRna7YFC0TSaO9v4OsRVRlSIOGbl51QeIjGyFT3i7aXGLRaFJspRWjZXHEtHpsTPZZ71oiznMpZD&#10;I0WI5Kp2u99C9kplgpBnSIwqEr8AaR20WxQAbpwoyKabn9X1b3bb5hH4zRRmMxOGwyZ0Ok/bkWUZ&#10;DVdXbeh2e/fE1WtJTAcajRGoqgut1hUkCQeTSRU8TwLfl0DTHJ3jEg4zEWbixItT2QWGEc8udoJG&#10;cz5si66LJBEnGdPQxHFdE8cthWYYzxHBtjWoVH6472gU8eB5CmCcfPDhS1HrtJUwFMF1FTCMD9vF&#10;/leBYSxhd/cUCGGh19sATVtBvT6+55Wb5xSMRg1wHA02Nnqwu3t6u5t+xi8az0XxY+Hg4CWsVhoc&#10;HR2Cori3lmPHx3tweroDQSBCUdDXRtY2IJSCZenAcdH1f5fg6OgAms0RNJvDmxw+UBT3+rCUgWXv&#10;HJZ1VRzziAlF1gunXmT2l36XpiDnrgtanGZcXgDdkKTAFLlFzTQuteWMB9NYH6JZxkCv14HptAam&#10;OQeWTXFRAGaYJM1zBAUAXiz0zNBtSUl9KUmwKIkBUcR5eTYt1RPPj9VWD4nfsW5FjAJTFuYMRaVz&#10;L6qUJX5OUQBUmqICMWmB7tLh3ThRBku/s1lWzl/U9FcYMQns7b0GyzLgm28+f9KYK88pGAzaoGk2&#10;bGxcQq32nUtIUVC3Pqnb2+tCUatNAaEUBCGAv/zlSxiPa0BROcQxEWg6x2mcKHGYERa8tG7GadVc&#10;lva2/940NEvAKNQFvFR57EIWlW+L0Mcoijc6ug/pjt+EKAYQBM9F8X3Y3T25/tvyoN/vwDfffA48&#10;H4EgrG8Wg0C81g6v4PDwW3jx4hgajXthyM/4ZeK5KH4siGIAe3snEAQSXFxsQqUyB0IQ2LZ6zSAd&#10;3ZpUZxkNy6UBRUFDszmEjY0eRBEPg0Eb4hgDyxJwXRl0fb3Yn06rEIbiQ92DLnK2zLPfanbQ9CKi&#10;hEkqRGnGAwBUJH4uYBTqfI6rijBBhr6E6bQKw2ELms0rsG0VlssSIERuru06sy1mGTohi7mJochJ&#10;xVwSRXWl18ebQp4BVtUVyvSMDz3EeC6fXBdFkuWIZAXbNeQezzLR3IvM/tLrmjyyBKCLTFaCmwM/&#10;TjM8c8OqF6fyZlk53zG1U/MmRPcmMcT3Jbi83ATXVaHVunqwewpDAS4vuyCKIXS7l7C/f3zn80Eg&#10;gu9LwHF3x9PlsgUsS+DiYgNsWwVZ9oAQDFlGM6IYyJpmA8+HwDCZLskhXRZfM6Z+t/CJYgCrlfEx&#10;BN2315rnNKQp870eT9P59e/w/R7/XwnN5hBKJQsqlTlYlgG+L99qEMtlC2TZBcNYwe7uyT3S1jP+&#10;4SBZzrpRopAsZ2WO9W6D0z8Bnovix0Sn04eioEAQ1mzAb775DFYrHRgmgyyjwfdFSBIMccyBJPmg&#10;60uo1yeAMbn+F8N43IA0RWCaC2i1vgXTnJGvv/kCEYKoNH3w9UI0nXUNuQ8AkOY5EySpCLDu2hBN&#10;Z4BS89p+7gIEIYLz8y04OdkFhFKIIv5OhBUAlFjGTpxldxXEBt1tnSWN1gSylMk5TJDniZmq+pko&#10;ROxqpTFxhAEAoACYumGtJHHWZkW+KIu81Vv5nZkTVv3JtOUnubaI8po3s7OI5DxmaKIIrP15w/h6&#10;v6Yf32PemeYM/umf/gKK4kKv14Wjo0MQRR9EMQSWTSAMhdsYqU5nAN1uD168eAUY3/XCHAza13mW&#10;91MJEEqh0ZhAHHPQ7fYhinjIc/rWWg+hDFxXZoNAgCTh7j2eotZdalH88KA9gPX75+xsCxDSvtfj&#10;g0AERfEeMyF/xlvg+Qi++OJrKAoKwlC4vblRFPeZwfvjI88L+sJyN2duWL1OTxFJniORRYGEWf8m&#10;SeZj+wY/F8WPjW63B+XyAiyrBAhl0GwOwbY1GA4bYJpzEMUQVNUBw1hCpTK/s8vg+QQwTtLj1/tL&#10;UXk5VqvIPp/+9zhhy9VVvKV5icisfLckcZbwiPge0XR2j40ahgKoqg3V6gy63T7I8nps9L/+1/8A&#10;yypBozGCoqCAEBbimBeShFUrxnjJCPZFyYzLmEsRhZNU0Txk2wrt+3wuCBGdJIiOQr4oAOZ+VKGp&#10;NbW8JosTmqaK3Yp6WmJpJxhHkrO3dUZvb1wqihRKGPmKgF2VZ52uIfceNXWuVOagaTaUSksYjRq3&#10;6ehhKIAghLd39FtbF4/q88rlBbAsuR2NvQlRXDN+EcqA4+J7bkQAa9Yvy2bAsvevMQgEkKTgh9L0&#10;i6KgsrxgkCT5IEk+RJFwh7D1BrI8p5dhYgRJKobrfwLHMrHAokCdr+pyufIN/gSygV80biLJngvh&#10;TwZOmKivJquD3srrTOywTtOQiywKEEOnqyA2wiTjRQ4Fcy80t8rq2VZZOf9YWs7novgpIEk+1Otj&#10;qNXG8Ic//Nst0cNxZDCMFdRqY8D4LjswzylYLMqeF2h2TsuXUV4/mvmfRYXPsRSkTkCa5nBqRnIJ&#10;lSR+0dTEYU0RJk+KngkCAer1MSiKCxgntwHDvV7nOvw4uGbDEpDlOfB8pJfLizkrS64b1q9WQbsk&#10;YYtuNKdMGPB4OinHXCMpKAqIH0p9y+0KmA2bujDsluTvmK1FASVrJpV2un+H3/zmrzs7e+dpnqMP&#10;Gn2wLIHDwyN48eLVtZ2ecttpP+WO3jCWIEk+PNJlgyQFgPGahcrz9wtfFPGgqg6I4v2i6vsSKIr3&#10;fYriMoiNmReZbpQobkSUNMtZhWfdCqHLBjBYn85Mula9Y/HnRUTuLb3u3I/KIUmFmGR8VhQMDVQu&#10;xwGlLW2RaadOPc6NBg/PO7Bn/Cwx96LKfw7mv+0tvQ0KoNirqq/fvnEuigKsIC4dT1b7TkQUO0q0&#10;37XL//ExRqrPRfFTIAhE8DwFVNUF01yAaS5ga+sCBoMOTCYmDAYdwJgAx627vTjmiyRBM0DCVKmA&#10;TUsJkZSoi8FCJcOiKaqQNlsp5y4+o9yV0I/lbpCkkhMRdaeinL3T2sq2VaAoAFV1bkeLFFXA5uYF&#10;/PGP/wYIpWAYS6CoAjBObronhqJgLy8omcfecOU35n5cmacg6LzCGpxLsafne1EU8qtKM6kowllV&#10;Fadd/Y0onyjioNfrAsYJdDo92N094RCTcvA9zYxpOgdVdT7Y45NhMlBVF2i6gDDk7zkLyfK6qFlW&#10;GZrNu4UkzymIIh5Mc3av04yidaRXuz34kGtKsxydzJ3dy4W7OfXCaphkAslylqEhy3OgFUrON5Gs&#10;dF6d/ZMpiP9HUuUVAMDVym8OV35z6oU1hqYzhWPdssgtEENnGUkRPultz+rNZY8vScPe7MtuWbn8&#10;rK5/+873xjOe8RMDyXL25Xh5cDZ3d8oSt6jI/IMENoqioCzxlsKx3vnC3aIpKi+JnLVZVi5+6DU8&#10;F8VPgfG4DkEg3BmNVioLUFUXNK0FritDGAoQx+s9lao6Vk7x/ZQujyQNGll8btB5bJOITq7vfKKN&#10;zSG7srTq+VkHt/XJJIzLJMtZnmXirvGI80uaMjAYtGF7+xx2d0/ufb5Wm4JhrADjBCqVxdufpmmq&#10;aOnSlcZje+KF1SAmUqgIYipwdQExoTYaVEoQ23wRrUqsMIcoxBAE2i25pdkcQrfbh8PDox9VN1er&#10;TaBeH0G/37kXPmyaU7AsA87P10HFmvZdgVssyqAoHpTL1h2ST1HAtePMFezsnL0d7fUY/JhIf7ta&#10;/Lq/9LsLPyrVVGFSU4Qxd30jkeU5EySZMHaacryyzfAvf/uX8uGLr5AiOf2l1504Ya0scwv5jcBm&#10;Ko5ZeXRVy0xzprzYO622O/Pe0tuIsozjERPtVe/HDEUk5Z2IqG5EFD8hEkZMonCsq3Csq/Cs+5zV&#10;94wfC8dTe7+/8jsiZoLHCuKbwIhJNkrKxdnc2VE45FZkfv7m38f3wXNR/BRIEgxFQUOW0Xc+jnFy&#10;a9ocxxiCQAQACFlcXFjBzmDpGw1NHPK2JUGW01T+HYEjk5Ug6m4OkeeJ6mhQQfXWrBcmtbEd1DUe&#10;2/eWzXGM4fJyAyqVBWxuXjwoGbixvRqPa1AuLx7aYQEAyDzryfz6jRaTDEeNksDJaItrlESq3R6C&#10;JPqwXOqQZQyIYgCGsYJutwc7O2fXvp0/7iHb6fSvjbN1GI/r0Gh8lzRA0wV0uz3wfQkGgzbkOQW6&#10;bl8XdhG2ts7vRA0lCQv9fgcEIYJutw/d7pPcbPK8oI/Gq89eTewDioJiv6odI+ZuF8fQdKbwtKd8&#10;cfDvJEvI2enpfvr10T+niuotaCxVy/rwJnuPimMWuY7EWpae1OrzuNmaBhtbVxJC2a6pvX49tffP&#10;sLNdkfn5TSxRlufM6dzduVw4m16cykGSCiFJBZZhiIiZQGRRWFWE6bP59DN+DARJKg6WXnsVJPqL&#10;mvbqqY/jWSY2ZX52ZQet/tLrHNaNDzO+eAvPRfFToN0ewOnpNjDM4yxCjktu0uSv5s7OzI2qmoBX&#10;GNGEjkIuVXUve2uPFbU6Y8bzJI5BuTQc1NqCTCYpaUkYeZpQWhfFJMFg2xpMpyY0GmPodnuwt/dw&#10;KGm5vLi1vZrNTKhW78VU3btslkm4wBOAwyH8y7/8CQ4PX0IUrZl7WcbcjiMVxf1oLi8/FBRVwMHB&#10;S7BtFU5Pd+DsbAs6nf6t16wkBbC5eQkUVcBkUoWrq3X8VLfbg05nAAilEAQCeJ4Ms5kJtdrktgN+&#10;YsG/sNzN3tLrZEXO7Fa0+1373esF9re/+U+i6e5XX/3tv8uLeb3J5HbFnddzxKZ0SpgcsVkuiFG4&#10;vdsLNzaHcas9vrmpYRk6bWjisLf0uobIrf6wWf03O0y0l+PlQW/pdedeZKo86wgYBSWJs9IsZwOS&#10;imMnqE+8sGZHibZdUU+3ysr5c9f4jH8U3ChR/CSVNIF13jYheR8MkbNmU/uFGxH1h17Hc1H8FHgC&#10;i/AGRVGAFyZySFKhrgpjAAAmjLikxs8zSb5LIqHpwj/47CTVDTuXJF+cTirKaNCkrPFnxKkWLEkY&#10;QCgFSQpgf/8YdndPYWPj8tEQ2jeLxcuXB8BxyXv9Nn1fhMGgBdvb53B4+ArK5Q9PMf8xIEk+fPnl&#10;VyAIIfT7HTg+3gdZ9m4ZqBS13llOp1WQZR8EwQeGyeDqqgXDYQs4LgJRDGFv7zVsb5/D9vbZU8N9&#10;I5LyZ3Nne+IE9V1TfXdBfAPi1sbpuZvuRZd99X/U5Nc8nflMEPI5xyWZLAeZJAWxWbNySbpHAjJE&#10;bjV1w9oyiPVVEGl/HVi/ez2zdxFDZ3tV7Zhl6DfH2aEqYAdUgIUflY4nq/0gSUWKgmKrrP6XiqN6&#10;xo+HhR+XgyQVZQ757//qu7iZujhRoqRZjtDd9/eHfa/v+8BnvAMUVYBhrECWvfd1YFGaCVGa8RjR&#10;CVAAaLVUChZlmaJ5xUP5ixQFcaM5I7rhcJNRxTWnMSRR0SyJS91Qp6CqDiiKex2k+35WpCx7sL//&#10;GpJkTYyxbe1BoXyeUzCZ1GC5NK5Ho6dQLt/bQ/5UkecF7WGh8F980RdFJZX00QoFvnjtAGMCx633&#10;qusOkoBpziBJOHCcte3aDcvUNGcfyja1w0RzIqKqArYflZ88gCTNWCxJ7nm5Ho22mzOxop5SScwW&#10;LCYPyzUKhqG/i0+SMPLDJBX/Y2D9frDyOhJGQVOXhvce+AbKEm9JmPXP5s6OiJFfFvnF8yj1Gf8I&#10;zLywGpGU1wX8oIMVyXLkRokakEwIk1TM8oIRWCYUMApEjAKeZcKIZHyQpOIPec8+F8VPhZ2dU5jP&#10;y/Dy5QGoqvOgBg4AZl5kxmnG50VBU4Qw3HxWCrubV8Hm1tXrGahFAAAgAElEQVS7vn0uCHG4uX0V&#10;VprRiqR8p6H+VW9VXz21e7mDTqcPghCCojjQ73fg6OgQECIgiusOai2Sx6BpNvz/7L1HexxJlq55&#10;zM3dXIvQOkAABEAys1JU9VR2T9+5i/s8s53V/KD+Q7OY5X1mFiO6+96q7q6qzGImSYBQEQitXGtz&#10;n0UASJCEoio1eJckHOER8LBj59g53/fs2QvY3d1/R1/0fUlTFjxPBowpyLL3uc4d525Yfj21Ho8d&#10;v7b0w1JCc07jBatc27aKeeLXEZ022dxCohheln2vKpjkOfrYe3OiRPXjVJKvs+u6hZUfFbM8R1FK&#10;eT9aCzLkhL8sSccpJQs/Kl7MLEYJ5XkORyJhfZlwPsugdGB5zZkXlPMcmJ2qvn/zq/2MwOGoqoqT&#10;3srd0AVi/91G5d8eyqgPfG4UnnMIi2OaZe8oMi28sHi28tpWEBtRSvkwpUKW5QzP4YhnmUginOdF&#10;iVJTxYnA4Y9SIHoIip8LRXHh8eNDcBwVjo+3oNPpX6c0QjATMQhlXBRicTlqxaXyKuhujKim36uD&#10;KstzhsEMRbLsf1BAvKBcnsN331lQqcxhuSyCbauXeq2VyvxS9mpr6+jaQfj7EEU8nJw8AsvSL/VI&#10;L4KipjlQLs+h0+m/bxDK8xx5cSo7YaLSLMMKz7kih/3f9ee/+u8n07/vLZ0NP6ISQpDzHI4YBDQH&#10;YBRC3K9bxT9sFbT4ab1wIpFrjJc/QTAYmF47iFOpLPPvlVkjhDKEEHAYJ2FCxSihhOfWmebcC0uD&#10;pddZBGExjKkYpZRgBtEsB0wwEwsEByzDxEFCRZXnnK9axT8y7/FeyoqwWPpRaeaGZS9O5Y/t6Hvg&#10;gbto6NLoeG5vBQmVDAALYN0cdrp0u1MnqE+doCJybCByODBEYmIG0SjN+Cil/MjyGlaQGE3dG9hh&#10;opUV/MFaxA9B8XNy0dWIMYWDg8fAsglomg3F4vLCsqYINNSWcwlNZpVoZ+t51GxNw3b33oPXQZxK&#10;hsSbmvAJSlwcl8De3rrrK44JOI4KWca8kz29L1nGwOHhFnz//VdwdLQNtq0Dz4dgGCZwXAJpygHH&#10;JVCtTmE6rcLTpy/elp67jiih/Ou5/XjuBGUvTuUgWZdUMIOSP5zNvxmYXscJE6WqidOKKsx4Fsc0&#10;z5gozfgwoUJCKftvp7PvhpbXssNE+1Wn/B+fq1TIMCjL3lMOriDxK57FIUAOCEHGIJRnGaDjpb05&#10;tYPazAkqMs95RZmf8yyOGIQgy3OIUsq7UaoeL+xtmudMUeKX4kb1N+97zwph3SBJJSdM1Ieg+MDn&#10;RuU5RyKcd2a6nbomjhBC0F95ndOlu+GEsVZVxenbSl4SYQKJsAHDIOrFVBpaXuuPw+UvvntU/c21&#10;m9x78BAUPydBIEKScBDH3PmIRBfCcC06LAgBCEJIut2+QNjwsPNoBs++PKSN5r1NTPM8By9O5aYu&#10;Dz/5okVI/EnODFerAvzX//o/w08/PYPBoAUsS88z5hxM0wBJ8qHZHIKmWTActsA0DbAsDb755vvb&#10;Xn9s+/X9qbnbX3odM4gLAseEEsf6CFD2/74e/ZefxqtnYUyFnaq+X5KEVVHmF1czpSzPYeVHRSeI&#10;laEdNOLTKVEI6/2qW/n395GLihLKe3EiixwbXIxLvE23qJwOTb8ZJFSSee7eX1QOM6nAMmGQUDFK&#10;KRfTjJiOXx2afsv0o0JVEycix75RlmcQApFjI5Fjo5njV8ZW0MAI0akX1BqaNL7pta5DJKzvRInm&#10;RInagAeFnAc+L6pAnLoujWduWJk6QY2wOBrbfs0OYr1TUPo3daTSLGNWXlTcreiHBZnMe0t3QxM4&#10;+5ed8u8+pOz/EBQ/B3m+tjI6OFib2bruWt5NkgIIAhFM0wDHUQFjDwiJ+W73JS00yTFLhO57vMzU&#10;CWoS4fySIsw5zPxljD9ckGUMvH79GH73u2/gX/7lH2GxKEK7PQRdt4BhMogiHnxfgsWiBJ4nQ602&#10;hW73FGxbg4ODHSAkhu++++07At8A0Fu63efD5Ze91frhf1o3frr4wuxPrcd2mKgsg9Kdmrbvx6k8&#10;ML1WlFK+qUuDC1k85lwRQyKsPznPul5NzZ2CzC8fV24fmTD9yOibXscJY80JEyVKqcCzOJIJ66oi&#10;cZqaNLx0/AAAlSeOSFjfDiL9PgPJAOvmnKkTVI/mzpYfp+KL0eqLmGZkavt1K4z17bL++u2AeBU7&#10;iDUW46SuS8OlH5WGptfSBWJJNwTu62AZJk1pjhOacfe95oEHPoYnNeOlFcT6T6PlMy9O5ZkT1qqq&#10;OL0pIGZ5DhMnqGoiseq6OGobcv/1zN7pr7xOTRUn7YJyPz/WKzwExc/B/v4uvHq1B2dnLSiVFrCx&#10;cfpOt2CaYpjPK7BcFtppEC1CG37HFwwriPX7qL4HcSouvbi4Vzde7tWMew+6RgnlOcwkn0o890YO&#10;Dnbg+++/gt/85juIYwJffPHiDZfzC7m1JGFhMqmB68oQxxw8ffoCooiHfr8DhYIJX375/OqvdaNE&#10;eT2zHp8unUedgtJThZ8zZD9OxZdj8+nY9ptNQz5TeeLJJPMXXlRi/KggEdYrSPwbnW0ix4a6SEwn&#10;SpQfR8tfNDVptFlSj6+TR6NZho8XzubRzN4aWH7Lj1OZwygRWBzGNCNRSnmBY8OmLg02iurpTlU/&#10;4DCT6CKxijJZjm2/4UaJcltWT7MMn5lea2IH9YkTVIem15IJ9ijkzP7U3Fu4UUVkcTB2/HqUUrGq&#10;ipO3xisgpRle+lFho6icJJSSLM/xxAmqqkDs3WsUbm4iSFJRJDhQePahdPrAnwSJsP5ORTuYOUHl&#10;x/3Bl3kOqF14d+QIACBIUn7mhDWRY/2aKk6bujxECEFTlwZDy28u/Kj0EBT/EpjPy3B0tAX9fvu8&#10;KeX6sziWpVCvj0HXLfboaPNxE83Muro8MP1mmKRC9Rax74UXFidWUG8X5f7jivb6ttp5SjP2zPTa&#10;dhhrThirXpTKHGZSTSS2wnNOVRWnF4onn4zFogTHx5vw8uXeualy+EZAvArHpdBqDWA6rcJ0WgVV&#10;daDT6cP+/h70+x3Y2Di9GIHI8xy9mphPekt3o6wIs6sBEWDdaTpzgyqHUawSzgMAwAyTFSR+tfTC&#10;0pxlQomwPv/WWIQhEsuLUyWMM2HqhlU3SpW3NyYpzdg/nC2+PV06G1M7qNZ1cfyopJxcLcnmeQ52&#10;mOgnC/eRHSa6FUT6LzuV3/Ecjnarxr4bpmp/5XZ2qvr+dTtfmmX41cTcmzhBzQ4SDTMofVzVX5cV&#10;YRYmVPj33uzvCMtEdUMamn5cCGMqBinlu4ZyRlgmBlhvDKZOUC3K/LJtyEM7TLS5G1WCOBW9KFGy&#10;DBDDwL1KShfn1SrPPbhuPPAno11QzrbKwdFP4+WzpRcXT5fuI5HDIWFxiBlE4/PmGkozXFHFWVUT&#10;J11D6V+MI0mE9aOUCk4Qf5DP6UNQ/JQkCQevXu1Cr9eFdvvsxoB4FVEMoNkc6rNx5StZHuP2zv6p&#10;HbYPZvauIZKVRNiAZ3EYpZQP4lSyw0TLAdBOTT/YKmuHbUO+cSe08MLSq7G5d2Z6bSdKtCBOBcIy&#10;SZrlLEaIimS9w3pUUo+3y9rhxwy8XkIpvvwMNM0B29bvdKVHCKBSmUOv14bxuAaFggmGsQLHWbti&#10;nAdF0/bK47nVSrOMrSjCO7OfVhAbXpTKEuH8q5k5h5lUIqxvh4luh7FWUcQ37gchBBLBvkUzfeVH&#10;RSeM1beD4uHc3j6a25tOFGuP16r975SrEUKgi8RSeNbtr7zO4dzZlnjO/7pV+r6uSeNOUem5UaLs&#10;T829TkHpKTz3RjPRmem1Jk5Q9+NUJCyOaJZzVUWcPW0YP52ZXlsXOXNspU07SHSZsG6YUHHhhmWM&#10;EK3IwtxLUjlKqFDTxHFdkyZ1XRrR3MMyz3kzxy+HCRWCJBVl/u4GhCilxItTuV1Q+urbVmQPPPCZ&#10;8eJEaenysKQI82QdBEmUZkKcZDzhcKQJxJYI9uu6NCrLwhu9BwghICyOvThVgjgVbzrrv4mHoPgp&#10;mU6rMBo1QRCCN4Sl76JQMME0jYpjcr+W0bGmFldD02t6capMnbASJalIzj3zyoowr2vSeK9mvLyt&#10;zPp6Zj0+nNmPe0u3y3NM2NDEoUjY4CKziVPKuVGiHs3tLSuItZUfFb5ulb5/5wF63zk9y9JhNqsC&#10;yyaQ5xJEEbnuXPAdGCaDcnkBq1URVisDCgUTVisDDg+3YbUqgOOo8WC6LY+XzzYV1ZXtUpyqmhtX&#10;awtACLIM0MjyG1FK+bczQQAAgWMD048KUZIJ1708z+Iwy2LD9GPdi9OfDYnzHK2Gk43xy9P/IRtM&#10;dn8hs0Nky41UlgOqqB5V1HcCDGYY2i0qp/sTa6+/dDsVRZg1dXn4pGa8zPMc9Zdut790uzLPeQrP&#10;uiJhfS9KpaO5vXW28lsKz9m6xARVRex3i2u/yTwHVFXFGaXAcZhJo5QSmmd44UYlL07lhGakporT&#10;hiaO2gWlf1EmrqniZOFFxbHt1c0g1oIkle4KinmeQ3/pdhuaNNosq8d/cefVD/z/AoZhsi1DPhE5&#10;NgjiVPSTVExpzl0M7AvczY47DIKMZjlD8/ydmce7eAiKnxLHUcF1ZSgU3r8caRgmOI4mRQH77U77&#10;95sl9dgJE9WJEjWIU4nncHjhYlAQ+dVtZ4IzJ6gcTK2dk4Wz2dSlgSHx7wRPwuKkyOKlJhCrb3rd&#10;VxNrj7A4/lZlD9FiUQbHUcFxFEgSDjRtPdSu6xbUapNbg6TjqOD7IhASQ5JwkOf4DbeQ2xDFAObz&#10;MgSBBMXiAl692oXFogSFwgp8X/JNr8tZfqNEsEeGip4YhhM1WlN/63HPxxzDczjCCGUEM+8ERQ4z&#10;Kc1yHKYpn+c5vF2a5jBOwjQTEAK4HP51XQVevHi6+OOrf6Rn0ye7eRIrKFcywseZKIZUkoOoVl8E&#10;m1u9TBDfeE0GobxTkHu9pbtRkMiqqctDDjPJV63SDxVFnKkiZ8/dqOzFqTR3o/Lxwt4c20G9rAjT&#10;qiIuKqo4aRfkM/a8JERYJhZZNmzo4lDhOS9KMyFKKV+WxfkqiAxD5FfP6oXnukSsq2eMhMVxpyD3&#10;Byu3vfTCUpDQazcFF9AswwPTb2GGoZ2i0n9U/HgrngceeF86BaU3ML1WmFBe4deGBIpw/w77MMkE&#10;mbCeTD5AMu59L3jgFsbjOgSBBK3WrWo01yJJPkwmNXAcFSGUFyR+9SFnfQnNuFcTc6+/8rptQz67&#10;a+6OxQx9VFSOX49Xe8vf//DdNLK+qEXeWsXmwtqKZVOQJB903YJO5wyePHl54xzh8fEm+L4E5fIM&#10;WLb2XjePcQYAa1Hu+bwI43EdOC6FnZ0DkGXfGq24xdLleIUfQRxyZDYtso4js7YlM7tPj1Wes1nM&#10;pDftDjGDaEIzLs1ylsPojVJxklICkCNNJJbKcw6cnm7AwcHj7PR0Ix0u2kmGOa5ROw04kjBRRHAY&#10;CGQ0qLKrpc7alhJsbvfiau0NHViZ53yMGepGqXq1jNPQpVFJ5hcrPyo4UaJaQazRLGcww6Rft4o/&#10;yDznvt0lWpKF+cD0Wn6SSqpAXBXgcoEYmF5LEzlbETjv7aab82uXmkgsiefchReWGAR5RRFmHGbi&#10;HAAxCOU0yxk3StT+0msrAutsl9WDJzXjxYOSzQN/DjSB2BLH+k6UqADwXqNhYUJ5gplEFckH2aA9&#10;BMVPSZYhiCL+0n3hfeD5GOL40k7qQzldOhtnlteWCPbvO4iOg0D4YvBasPcPvzSzyCt98fhf2VLp&#10;7FwoG87vS4TptAqmWQDL0uDp05fQaFw/u5amHBCSgCx7wHExpCkGlr2/2e1o1IAoIqCqDjx9+gI0&#10;zQEA4FkccRjHCWJYVlH9QFZ8Mp8VxePDbobZTG9shTJhvSBNhTil3NvnfjTLMYeZhGXQO3+fIE3F&#10;LM+YgsQv1eVcgefPv4STk41QLzir1sYiCyJK5bVrCSUkparqQ6m8IvNZUX590GWimMsISagkB6xj&#10;K9hzJex5Ust0q8jQOY+kfbFVv1QDIiyOa5o0qQFM7CDWxpbfJCyTXB3luIrA4VBg2TBMfD7Lc3S1&#10;wef8zFnw41S6TuIqy3NUkASzqYkDjmXig6m9+9PYfOqFicxilCY04xKaEcIyYVkW5iwrpUmWcwcz&#10;e0cTOLtTUPoPJdS/DbwokZ0oUZ0wUf0klUSODS4qUH9JAg2awNmqwNlDy2+GCeVvK5W+zcTxa7pI&#10;TF24u4v/Oh6C4qeEYfLzsiH73oExjtdnb5L0QSoMF1hBbFh+bGyV1aN7XZBlSDo82JBPjxtZHKFF&#10;t7tsaEagCeTnTIWQGAhZO2hMp1V4+fLJGzZRV6nVJtDrdSGKeBBFHwQhBN+X7+VOn+cA02kNEMpA&#10;lj2o1aZXP4+iJCxGdtCIEkpEDgeAEMSV6hKyDAnDQa0GrFtSSvOJndXMIDYqijC7KJMmNGMxg6jA&#10;shFCCPI8h5hmJEwpT7MMH8+dzbomjbYVbsAdvt6CXq8LGxun4zCrxr5L4jQj79wvw+RxtbbIeCHi&#10;h2c1FIccleSQdRwZhwHPhCGPwliNONKiy0EGrXoDtraOYXPz+KokX2/ldsOUCn6S3rghYhDKNZGz&#10;FJ7zVn5ULF1pLiAsE6OVpeHYacuY6tj3xZxBOZUVn8qK38tZVeZFB2MmzTLANMsx5DlKsxxP7KDu&#10;J+szVJ7DQZ4DU5B468V49QXBONZEYg9Nr7lXM17dFLAf+MsnSij/amrujSy/6caJHMSpFK61cmOJ&#10;Y32Z57y6Jo2e1PSXwluqMX8OCIvj7Yp+6ISJ1l+53ccV7eCmbvyrmH6kR0km7FTkg42icvohr43/&#10;6Z/+6UOue+A6gkCE6bQGLJveJAB+I46jQJZh2N4++lAlmSzLmf2JuTd1wmpDv596iXDWr4tHh10c&#10;+KLd7M4TBKwh8ubbnZEAsO4SVRQPABDMZhXAOINGY/zGGWOacjAeNyAMBdB1CxxHhem0Aqrq3nm2&#10;uFoZcHbWgTxHUKnModEYQqs1vLguzwGtvKhoh7Gu8cSB8+8IlaSQn01KhGGSSC+4gzgvZpAzKc04&#10;gcURIAR+nMgMgzJdJKYXJ+rEDutzNywvvaj8emY/NoOoUNfl8S+dWaicHDWJqlhQKi2zPGcWflSi&#10;Wca+PQJyQc5iKh0dboinJ01+Ni1SWQqpKMapYdgWL+cMw6RVFjnSbFIEx1HB8xTQdeuiAYlBKBvZ&#10;XjNOKV+UhRutuGTC+n5CpZkbVAQWhyxmKJMmjPD69aNG/6i4sRzz2nhY5EeDGj+dlLjFvJANR037&#10;bPyI5hmOZDWc+3G5U5TP2oYy4BgmZRiUiRwTdIpKTyI4EDk2FDg26BTkfkkRFm6UqEMraHlxIgMA&#10;Kt1yfw/8ZTKx/dr3w8XXB1N7Z+L4dZZhqMxzXkHiV5hBNEqoMHWCmhlEBSdMNJ7F0U3P+qeAZhm2&#10;g1ifuWFlYHrtVRAX4jQjCAFwmEkugp8uEstPUmnhRWUziAsqzzkMc3M5dOVHhZHpNx+V1ZOvWqUf&#10;5OvWsHvwkCl+SjTNBln2wDSN9+o+BVjLoV24NHwgSz8qBgkV0+x+CiQoConQO2mR2bQUbGwMCMLs&#10;yo+MIKHirRdWKjOwLB36/Q7U62PodPqX/6dpNiiKA0dHW1CrTaHZHILvizCbVaBeH9/mLQmzWRXS&#10;lAGeTy+NfNfnjAAAoPCsW5T5pRXEuhnEuiGdl0cYJo9LZVMKPLLBpONZVTv4aWQ+i7OMm7lhReFZ&#10;249TSRE42wxi3Y9T1Y8TkWVQaoeJ5oSx2jKUYYngVf/g+FtuOuTVX37zm2aWMZpAbIFlouVNqi45&#10;gDA4q6Mw4PjhoOr84uv9qNG6zKiCyMd8sbgSWsUjQHkKvV4HbFuDNMXw61//G7BsaojEFDnWvzYb&#10;vcJF00yYpNLIDhpNGvmPxj05PT1tFeMwYzfbvUgtOJkgRJDlyDOdirsya/pyoHG+KzKBx7S//frf&#10;clEIDmbW7pnltTCDsq2KdoQRk+V5Dis/LvZXbhcA4Gm98KJTUPp2EGsnC2czzwHpIrGqqnhvKcIH&#10;/rwsvbD4h7PFN8cLZ0sTOHuvZry8WnqXCBsUJN6s5/loYgf1F+PV0yClIsug9FNXBvI8R2em1z6c&#10;2Y+dKFaCmEp+nEoYIypxrC9ybFCS+flezXhlSLyJEMqf1gsvEppxvaXb3Z9aezVNHCs85150mNMs&#10;Z4IklWZuWElphrcr2uvdmrF/2+byLh4yxU+JKIZgWRoMhy3guOTe2aJp6uA4OmxvH8Lu7sGHul2c&#10;q6F0Fl5Yrt9D55JbLXXp5Kids5hS3XDjNOMTmnE1TZzdqapDSATzeQVKpQXUatMr/55AkhCwbR1W&#10;qwK0WgMIAgkcR4XVqgCCEF57vuh5Ihwc7IDnqfCLXzyHzc2Tt30oEUIg86wfJFScOkGNZ3H8c2MJ&#10;yjnT1NhabRKUKzaDELWCqECzHI3soJXSHMcp5Z0o0WiWsRzLJKswLrAMznar+v5/3mn+398Y5Eju&#10;n9ZN26taggxJlnMVRZhbQWIsvKik8Kz3dtcvWS50fjioYc+XMlkOqCyHSbFkAsZ5lufMwovLZUWY&#10;tQ3lDLEshWJxBZalg+/LQEgC5fKcYVC2cMPyyPKbCs+51zXLXCARNsAMk3JxzIjPf3giH+5vODQX&#10;abdzVqpVehGDGS+h8iKISxFmASmqG8pqVHRM0qZhxCCUn/IK6Zt+J06p2NCl8cUiiRACkbBBlgNj&#10;h7GOGZQVJX4pcGwkcGxwZnodjBCta9L4OsWfz0KeI/B9GVarIoShCCybvuP1+cC1pDRjfxgsvjqY&#10;2rs1TZxWVXF6UwkSIQSqwLmExcnA9FsMgqyhy6Ob5NXelyBOxeej1ZevJuaT47mzmWYZx7FMoomc&#10;TTATR2kmLLywNHWCqhslSg6ADJE3CYvjhi6NCIsThBCYQVyYu1FlbAeN85+vRTQjmkCcxxX99dft&#10;0vf1e1bJbuIhKH5KMM5AkgJwXQX6/S6oqnNng0kQCPHxyWOv0Z7Rr756zqqKfZ/a+XXwLI7Hll+f&#10;uEG1qgg3fgEuf342KQpn/UYmSmEmCLEbJyrHMEnTkIfyXQrzLJvCaNSEUmn5RqYIsJ67dBwFRqMm&#10;UMpCszkAhskhyzBMJjUIQxHSlIU8XzcmzWYVODzchiThoFKZwXff/Rba7cF1WSWHmZRBKEuyjJu5&#10;QTWhGSdwbAAspvxsUk4NwxG3tl+JhA3zPEdj229mGaAko1yUUJFBKM8RQpTmXEkWF3s1/eU/Pq7/&#10;S1OXx+JZr6HOp7rEc96U4SSa5SzP4kggOPQTKq38uKgKP6u7oCRmxdN1pp1UKkuUURYhBIlhODnP&#10;JzM3rEiEDVqGPChcHYtRFBfOztoAgKBcXoAohlmeM16cKgPLa5VkfnHb304VOLc5PNGNs15lRUFx&#10;yzWb8FwUppkYpZnAIJQpPOdWFGGWQ458moulTuOQN5daFsZ8L0hqpzlr3LToCSwOzSAuZHmOZZ7z&#10;zgUk4jBJBSdKVZlw/mcvo56Pw8CrV7twcLADh4fb0O93YDBowXRagyAQL3V0H7iWg5m1sz+19gBy&#10;dN9AIXA4CpJUcqJU5fDNjV/vA80y/Lv+/JcvJ+Yzcy0/eFpRxbnCcx7P4ljg2EgVOLckC0sEAP2l&#10;1w3iVGIYlJUVYcEglJcVYVGShUVBElYlmV/oIrEMkbceldTTzZJ2vF3RDp/UjFcS4T7M1u4KD+XT&#10;T025PIetrWOIYwKHh9tQqcygUpm9vcC7YSwvjvtP0um0YZWqzhIrcbIIv1Lc8ZYqEKehiaOaJk3e&#10;9+UVgbg8iyM/Tu90ZCCTcYUJAiEpFC2A9W6uKAlLibuHGS7D5MBxCTiOAlHEA8//nBWzbArPnr2A&#10;OOah1+vA6ekjaLXOQNMskGXvfNxDgMWiCK6rAKUYdnYOIM8RyLJ/9RzxOmqaOOUwSkSCg5kTVk+X&#10;7iOC8qQaxJodpnp/5TwK4lSsqOL8v+y1/s+lFxbHtl+nNOcknvMlwvq6QKyaJo7bBWVwIQ/F2rYC&#10;NMU4z6CqiJOR5Tclwnp7Vf1lTRWnbpQoKz82CtLaGZx1XQm7rkwlMcwJSXOGyYBmDKIUu1GixGnG&#10;N3V50DLkN0d0WJZCrTaB+bwM83kZCoVV25DPZm5YMYNYH1l+s2nIN5o4c4u5oc4nepLF6bLbPvpK&#10;l8dNXR6lWcYRFkcSwb5EOD+KKb/0oqIqcA5mEA0brQm8fv2Y9ygxdtTZTRkpQgiKEr90okRzo0S5&#10;CIBVVZwezZ0tO4y1O5+PDyXPEfR6XTg4eAxnZx1wXQV4PgRJCoDS9aYqTdebp/m8BE+evIJi8eGc&#10;8xpmTlCZuUHlSc148T7XNXV58GJsPps6QfVp/ePHcg7nznZ/5XZSmuHdqv7qtg1fURaWCs+5r2f2&#10;Y5GwQUURZhel0Ktjatn5YP7n6Ip+CIqfg729V+dO9g70ehswnVZBknyQpCDLcpjNlo+Ws1VzBqy0&#10;KFY9v/EootWml5heK1w7LoRNXR51i8rpblXfJ9cotNxEWebnVUWcDiy/vVPR9u/MOhkmA8jBjRI5&#10;zwFpAmeJ3D1lkbIMAULXG/EWCiv47rvfgK5b0O93YDhsQRTxIAgBYJwCpQzIcg6Nxhi2tg7h669/&#10;AM+T4d/+7dcQBOKNWqnnFGVhpfDE1QTPtvxIT2zHQJIkJpISlGR+LhcUTxeJVZaF+Q+DxS9Ols5m&#10;U5cHmGEyicM+z+E4TinnRYkMCHKJY31/Y3PAzadF7LkiYZlEE4m1cMPyUhFLnYLcc6NEHtl+I0qp&#10;UFGEKR+GPI5jLpXWcn5MHHOxLoXTBBQ3i9i6Jo06BeWMva7UKMsezOcVcBwVAAAhlD+tGS+cINaO&#10;Fs7m65n1uFtYq9m8fSlarXTrbLTpK0byqKwf79WNV1M/pN8AACAASURBVNo1Umy9YN3Vqp1rl+aE&#10;pJ6oJtg0K3rgLQAKN36+PIejmRvyQUwvO2LXrug5tsNYy7Kc+Syi8s+ffwmvX2/DcNiESmUGGxsn&#10;14rpn5214fnzX4Bt6/DVVz9As3njJuJvlYRm3FrTOFHdKFEwg+h6vII4LEKJF6cKz+KIxe9X6sYM&#10;ykQOB36cyh9rMG36kXE8tzfnbljZqep3r0ewfs6aujToLd2uJnDWrx9Vf/t2uZ5hUMbA5zE1eAiK&#10;nwOEctjYOIVSaQHF4gpWqwJ4nkQ9TzmZmdvjnJPnpUamNGs/Fff2XhTln1Xg8zwHJ0rU3tLtWkGs&#10;m35k/Kpb+Y/76ve1DHkwcYKaGcTG1Alqt2WbUaM55cejcu6H0iLn9IYujTpFpX9bh9cllDJAKQuq&#10;6two4yZJPnz77e+hVpvAbFYB2153XlKKQZL8S5WcR49OgJAYTk4egSj64LrKXUERAICwTLJZUk/y&#10;ogLRINoIhPqk9XTj9+J249U6O2Jof+V2goTKNU2alBVhGaeUW7elp4ofp2KUUgEB5DyLQwWyZCcB&#10;peEHBGDd2DO2g4YfJ1KnIJ/tVo19kWPDiRNUz1ZepzEcV7Dr6omiRkmUyLzjFReCxuSCONnUxH67&#10;oPRvPJsVhAiShAPbVi+k9ETCBr/aqPy7InBub+l2X8/sxzyLI2ktaRXGKSV+QiW5P36ymcS4uL35&#10;vF0zjq8LiADrJos4pTyR+Uut1yXCIgp8UYqDdwcar3AeyJEfp+JaWGC9AIkEB36Uyl6cyJ9cE3U4&#10;bMLJyQaMRg3Y3j688UyeZSk8enQKpqnD0dEmCEIIhcLqYgb0b508z9Hp0t04mttbF/OGQZJKGDFU&#10;5LAvEdZPKOXcKFXf1jPO8xyiNOMRgvw6OcQLJML6fpx8tMH0xAlqEyeo1TRxfNtZ+dsYEm8t/ag4&#10;c8OqGcRG6S1908/JQ1D8nCiKC1999QP0eh0YjRrjpdOeuUHV5QSob9QPkK7ZSRxz6ZWgiBACTSCO&#10;XONenZlu+2jhbMk8533TLv3hPmWMi44tO0y0g6m1G1OXrDOka1wZZMV3MYfsyXzD2Nw4ruvS6KYF&#10;9h18XwJR9O/slkUoh1ZrcKny4/sSpCkLiuK+cx5UKi2gXJ7DwcEOFAorIORepRGUJEQwV4qwt7cP&#10;W90fQeIvv8QTO6j7cSqVFWG28MLi2cprz9yw6kSxyjJMyrM4ghzQ0otKNM8ZnCKVsX1RWpoeKRqL&#10;NMvZIE6lLMuRKnDuXk1/pQicM3OCKhmwak6zohdnohB5HJZEr1AtDqSKdtReD7zfvggglEGaspBl&#10;zEXziMJz7rft8u+KMr84XfAbfpzKfpxIbpQoBOOoLJJ5i8C0KXG03Kn8eFfDC0IozwEut+cJL8R8&#10;HDHE98hdw2g5ACAEOUI/u2qkWc6ymEk/edkqDAXY39+Fs7O1M8p9mtQMw4IwFOH0tAu6bsE33/zh&#10;vXR6/wrx41R6MV497S/d7tDym4rAOjLhfE0Qx1mWYz9JpYnj13tLt5NmOStybNDWld7CDypumCh+&#10;kopBQkUEACKHA4lwvipw9tWZXgAAzKA0zT/eS9M9l6lsaOJ7N7+oPOd6cSo5YaI+BMW/FUzTgBcv&#10;nsDZWcebL+rW2WwvDNPShhzMmJfWViaIUVIsrcJ2ZxJsbJ7lHHe5wGEGZd2C0tufWnv9ldstK8K8&#10;U1D6t73cBRJh/a9axR84BiV90+vsT6y9gkxWEsf6ImH9lGacn6SinyBDZwRhC6inCOy4pUv3k6fL&#10;c4DhsAX1+vi9ZypvEydQVQe2to7BtnXo9bqwvX146wjHxb30eh1oNEawtXUEivLGrtaLEzlKKT9z&#10;g/LUCRpTJ6jIhPMeFdU3bJ8A1g7eE7/VhdXK6B4cfcE/e/pHglEc04wkNON4BseYYWi3oPSbujQM&#10;/XZIQzsxeEj4OJbZnUcn5ItnPxBdvVtJI0lYQAhA05y3uykZBmWbJe14o6CeevFagcSPU0lgcahy&#10;2FOmxRCboy/gjoBYksX51AmqUUoFDjPu+t+EuYvRRkIpf+vt0YzFCGUyz/kXn1OW5yhOKVF41vnk&#10;A96DQQuGwybounmfKsEltdoY9vf3YDBowebmMRiGefdFf52kNGO/P5t/vT+19xJKucdV7eDtbO9C&#10;xUrgWP9fD8f/aUrDSkIphxHKnDhVU0pZgnGS5TlKac4SlklUgbNXvljsFpTeRUUqSFJRF3jrY7w0&#10;syxn7CDWopQK73MEdIFIWN92gvq51NufjIeg+Lk4OXl0aaHEsnQsanBSFwJN4n8Mec5FaYKx54v8&#10;oN/AjqOwlqW4T54dZW9ljd2C0jteOJuGyK/ahnx230Pvkiwsfv2o+ltjaplnptexg1hd+nExsPwW&#10;y6BEImygqMqq9qtf/HN7IMv6aiEDlO+3yx6P6yCKAXS7PajXf94Bpil7LoquAABczl3es4U+y3KG&#10;2do6guWyCJ73BA4OdqDb7d2YNYQhD71eF3g+gm63D5ubx2//iMSxfkwzdmL7XTOICzVNnIg3LOiY&#10;YTK10zyhoQvjn7ydxuvXe2G1sSK6PHg7M2IZhioFfQaSYOrzeQm63RN4tPEa7hMQAdYZ80UJ+QYY&#10;BmWqQJx3ypSGYQLPR3cpJ0kE+zyLoyChwkUJTEpj5Iiib7ECum0oMkxSgXBMeLXpyo9TmWdx+Fms&#10;pGxbA9dVoNPpvdd1CAEYxgpcd20z9jccFA9m1k5v5W0gyPO7FF4amjQ2JLL418PJf7KCqNjUpUHL&#10;kAcEM/HFdetSKuUXXlR2o0R2o1TeKqvHBYlfBTGVGhoef0zpNEypEH9EpkkwkyRpxsUpvXV+91Pz&#10;EBQ/B8tlEV6+3IPDw21oNEZ5obByzhZfR1lMLh6ynOVoqutuqig+Px5VpKPX3ZxjqfPl16+udl6K&#10;hA0Iy8RenMjnHaX3VmkgLI6/bBafdwtKzw5jzYkS1YtShWOZWOU5R+U5pyBtrNg/4i/hx/iLyyB0&#10;kw8kpQwMh03wPBmePHkFT568BIRycBwV9vd3YbksQBBI4PsSIJSDKPogST6USkvY3d1/W0Q8oRk3&#10;tv36eaOA6kaJIhHWV0vNpNgJF6XFVCaHh9ug6xZIkn95ZhQEIvi+BJalQ7M5hG63D8+e/XRde35Z&#10;EaamHxUGlt/eKCqnNwXEq8RbWz3G96Th8KxaODrcVDX2mEk19o1ybhQR8DwZbFsFjNfdpFc3CLex&#10;lrOrQrk8B11/f31GVXVAFH3wffm261WeczWBWL2luxEL1CYsjqU0zjlFsUJBSuMoka9TLsryHC39&#10;qFhVxclFAMzyHA1Mr9XQpVFZEW73x3xf8hzBamVAEAggCO+fgUqSD7PZZdPS3yILLyydLt1HSy8s&#10;3tXBCQAQpZT341QBAORGiYwQ5FfVYgDWm26BY6OmjgdWGOsD021jBlFKMwYhlOsib31IhnfBuaF3&#10;xCBEr3OmuYsgoaLAscGHKtN8KA9B8VOTpiy8fLkHvd4GtFoDMAwrTFIxTKlAMHr3AcM4i1rtidA7&#10;afLDQTUxCnbYffRGJ53Esb6fpJITJeqHPCCaSOxbxcGfPn0BWcZAr9eBo6MtMAwTFMUDUfQBY3oZ&#10;hBaLMui6BV988SM8e/YCBCGE4+NNeP16G3q9LoShcN5l60OeI1gsytDviyBJASyXBdjZeQ2dTh8Q&#10;yi8MkIeW13KjVAmSVLw4+xI4HMha098AHh4TYV5OoxQ8T4b5vAIAcBls6/Ux7Oy8hm63d9NZ0vpM&#10;LpXSLGPvayOTYzbzv/zqxQkQpSOM02dBKMHh4TZQioHnI4giAVg2AUVx4Ve/+g8IAgkEIby3RdZs&#10;VgGWpdDpnN0oqn4bhmFCsbiC0agBqmrf9LrrLj556MWpPHXDakciI2KbqtZo99RahZ66YZlncci9&#10;1Z04d8OywnNuTZOmF41CY8tvSIT1OwW119RvHhf5IHxfgjjmIc+ZO8vl1yEIIYShCJ4n3/3Df53M&#10;3LAysYNaQ5dGd3WTZnmOekt3I8+B6RaU3tgNatbaS1OUybtjWgghMETeolnOTmyvPnWC6v/0uPHP&#10;W2Xt8GPvuyDzK4HDQZBQ8W3nl7vw41SUCPZVnvuTmlw/BMVPTb/fgX6/A4REYBgWwPqBjijlb5Px&#10;iurNqdQ7aQn9XiOq1ec5L1wGUIHDoRdTyY0S5bPcM89H8O23v4dyeQ6aZsN8XobVyoDhsAmU4ssg&#10;tLFxAt1uH3Z394GQGH788QvY39+B4bAJ1eoUtrffFSHP83UQePnyCbiuCkEg7hfq+dHc3u6vDZCD&#10;ksLPJU72WcxQmlKcWFYxmMyrh45bdIrGoKVJo72C/Bz7/nrRuyjLXpQR73p7HBNrPGetgtgonpvv&#10;3kWSI3ZWabikXrWylvzvIOIx2LYGYciDKAaXHpO12hj++MdfwI8/fgmDQRMajdGtwXE2q8B8Xoa9&#10;vZ8z7fflQlrPNA2YTGrQaNyYoVZVYWqFsR7EqWgeHP4iq5bOmMfbhyWtjJyFwwxMr11WhLnCcx7N&#10;MmbmhlWa5biuyb22IfdTulZJimnG7Vb0gyc1/eV73+9diGIAhMQf3CRzMSf7N9x96oaJGsSJ1DKk&#10;s7t+dulFxXN93KhbVPoRpfzMDasNXR5dFxQvUHjOfj50vqrr0lAXuNWnqAhoAmdrAnEWXliWyP16&#10;IgDW8m2mHxceldUTTeDeTzLzI3kIip8a0zTAsoyrZyMaz1kcwySEfdf89oKckDRRVI91HYl1HDm5&#10;EhQTmnEEMwnP3t8+5b1BKIdutweVygyWy+K5ybD6hhuGrluXZzbTaRVOTjZgPG7A48evgeevf28I&#10;AVSrM9A0G46OtuZJphzV/Pw4J3rLkIeXIwtpisXDoy6Zjks4DAQchCQOQnn6Gn69NNTFoNswut9+&#10;+c/Qbp+9z+I598KKLvKmyvPWwHQ7wnrE4dbFM80yPHGDWl2XxgLPecFWpw+t0veQZQyEoXCeFf5c&#10;qv3ii5+AUgy9XhdevdqDZnMEsuxeqhlRykAQSDAe14FhKOzu7sPTpy/fbgp6L548eQmWpcOLF08g&#10;y5ibgjFCCB6pwhnpnTZXPGcfiQaJlRKSCeu2DGnAMSg5M702zTKcZDlblvlFXRMHBVlYnq3c9sQJ&#10;6iLH+jJhXYSAjmy/ofLE0UVifbIOVIbJQNct4PkQoojc+CzdRBDcrxP6r4A4peQ8q/IvPt+UZqwV&#10;xlpMM3KfsYbzoxZZF4kpEDaohok2MN12f+V2eczEisC5V2dnaZYxbpQqKz8qVDVxrAnEqSjiJymR&#10;tw3lbKB7rZ/G5hd2GKv37W4fWV5TF4nVNuT+ZznDvoWHoPgpyXMElqVBHJOrZyOqsBawTWl+6+ed&#10;CUKEg1DAnisl5cqlwbCfUKkk8/M/SRlBFIM7TZLjmFw2EbXb/XstYoIQRdX6bPHT/j8EEy/b/E//&#10;4/8lisQDAGBXK006et3hR8Mat1poVBSjTBAjVpHcZhCm89P+hjseam7gIWV3/gKePHl5n6yAZhlO&#10;sxxjhPJ2UTpLs4ybOkFNIqxflPkFvia4OlGiLNywZIjErOnSKEkz3o/W1krAMNm13bNroYLfgmFY&#10;0Ot1YD6vwNlZ61zYIDvPtgMoFteSeE+evPzoBVwUA/jyy+eAUHYZjNdWWx7wfAR5jiAMBfA8hUyn&#10;lY1O7YVgVCK70k5mgGUnSrQ4zQhmmNQQiRnTjGCGoarA2TzLRkPTa5w7n4ssZiiDgL6cWE91kViG&#10;RMyNgnLydxvV/2jo0vuXf69DVR2QZR8sS39b8/ZOLEuHSmX21xoUV35UGJhey40S1QljNUwpL7Js&#10;qAqcowjEKYhkmdLs3mu1F6VKmFC+rAgRRijvFuTTIKGCxrNOSDPeWnlGDmtHiouRC4Fjw3ZBPjME&#10;3szyHN1mY/Y+cJhJ9mrGKydK1JOFs9ktotNrHXjOyfMcZm5YcaNU+aJReL5b1fc/xX28Dw9B8VNi&#10;2xoEwXoO742ZH4bKhPUQAMRpxhH2+h12JogRt1rp2PcvXSpoljN+lErdguJd1d38szKZ1GA0aoAs&#10;e6Cq9852hsCq8zRXK57pYtfiY0nw2OVSV3/8YYcfnNUzQhJve6d31RkDDLDZYtk/XTll5tXhr9qW&#10;pfOWrXP/8Pf/7a7SKWYYihGiDEK0rAhzjmHSC2m43tJ9RDATCRwOEUJZnFI+TKiAMZM2dXlY16VR&#10;WebnvZW3QVjm7gxdEEL4+uvvoV4fw2JRAtdVwLI0yHPmjXJvszn8ZHqd5fL8jWBsmgbM52WIIgII&#10;waU82vb2EdrcPK4/fvzayHJu6UfFi+amLMsZkWAfAAGDEHWjRPlDf/7txAlqCzeocCyOszxPRcKm&#10;QZyIdhDp/RXaeDU2n5yZXufvN2v//ctm8flHZ42Nxgjq9RHs7++eZ433yxYXiyIglEO9Pv5r6zyl&#10;WYYP58728dzeHFp+cz2AjyjP4ShKfD7NMlbhidvUpcHcDcsAcGfDSpbnKExTIc1y7iIbjGnGV1Vh&#10;tllSjwiL4yBOJT9JpTjNCIdRIhPOEwnrl2VhLhIc/DQyv/Ci9JMd1VRUcbZV1o7yHJj+yu2oAufU&#10;VHH89tlokKTCYOW1McPQxxXt4Em98PJjGn0+lIeg+CkhJL5pdqwgCcuiEi1mblBt6fIArnuuM8oA&#10;w2RXf8fI8poFiV/VNGnyJ3MmuIsLT8BS6b1KLG6UKCYvwSbQ0PU8CSWJJR2/7vBn/UZSLJqpUXgz&#10;6OcAZhDrbpSofT9pzDnDtcerZ6L5QzcP8hb7zde/3yypx7ep/Vwc9IcJFQoyv1J4zh0Ivm35kR6k&#10;VIhTKtA8x6rAOeuztfUipAqcu/IjQyQ4eK/yTa02gVptrSJ0IXrOcZ/Ptf4iGDebQ7AsHRxHveyI&#10;VdV12btUWlx0qQoYaFNnh6C/+6sSmnH/+w8n/8urqfVk4YfFhiGPSrIwP+8gXL+lLMNBQsWh6df/&#10;oz/7u7kbVuKUku82a7/5qPehqg48fnwIjqPB6ekGbG8f3TnKEwQijEYN2Nvbh6dPX/w1iYMnNON+&#10;15v9srdyu3M3rDR0abQhKKdXRTZolmEziPXXU2snSFNx6UUFL0qOFIHcmGkxCOUMoAwhyC4CaJRS&#10;XmBxVJSFZUnmlwDr8acwpTzP4vhC+xcAIE4phxlEP7U4w17NeKWLxFIE1jlbeZ21UPm6Q5VmOQ4S&#10;KnKYSSqKMOsWld5ezXj5MeMgH8NDUPyUrPVOXWDZtbbnlYynqgpTM4gMN0qUpR8Vi+cP51VwGPJU&#10;FMNUVgIAACuI9Ysywk5FO/hTvpVbmU6r4PsidDr3HrKOkvVZCSNJLuvMeey5knh63OaHw2omCNHb&#10;ATFO16XOVRAV3DBVrCDWY5qRgW54pbPTDSf70QiAK8y2N58/ruoH74hun6PynCMTzrfDWJcIG3As&#10;kzwqKSd5UYEwpeJaxizDIscGa1umnxcIO4w1mee8Dy5bs+y9Za0+mgvh+Y/g309nf/e73uxXCzcs&#10;7dT0A/WaRYllGKryjPu4qh5NnbByMLMeKzzrtgz5rF1Q7if+cBOPHp3AYlG6LM+322egae9+9nm+&#10;rlYsFiXY2DiF7e1D0LQ/aTPGx7I/tXaPFs5WEKfSTlXfv+6sEDMMLcnCUuU553dn8196cao8H62+&#10;/Ps7NiCqQByexVFMM8JilDphqjR1aXTV+YZhUHbd2XqQUEnkWF/5DFWpuiaNCyK/qqrO1A5i3Q5j&#10;9UKeTiKsd7Ex7RhK/7Po6t6Th6D4qVnPkAXg+9LV0iJCCLpFpefHqTS0/NbI8utVVZxdXYSx74up&#10;rjuxKIdnptdywkTbLKnHezXj1Z+jjHAjWYYgScidtlhXmHthOUwpn2KcoyRhGc8TWctUWctU/a3t&#10;N7rSgpiKA9NrrYKoSLOcKUhkJRPWS7KM02XRLOw9HlUno8rpcq68kI2ndhSrZhAbXzQKP779ujVV&#10;nNQ0cfxqYj7R12a+IcC6/0fkcCBy+Nos0w5jNYiptFXSjj75XN5fIGPLr/23o/E/9Fbuxl7VeHVd&#10;QLwKRkzW0KRJEKfiy6m19/+8Hv3n//Xbrf/tvs9pluWMGyXKukTIuYTF6+7Tb775A8iyB8fHj6DX&#10;68JoBCBJHoji2iXD99dzsIriwtOnL2B39wDa7Ts7Mv+UpDRjF15YcqJEdcJEjVPKi4T1VYFzNIHY&#10;Kc3w6cLZsPzY2K1p+3dVgAiLk29a5d//H/ZZZWj6rbOV27ptA3IxHxjEqRRSSjSRc6uaOBG4W+Vu&#10;AWBdzfmcYxA8h6MnNeMlwPpzuhAyV3jO/Vg3jk/FQ1D81JTLc6hUpjAYtGB3d/+NQXyODXeq+oHA&#10;4WhqB9X+yusIHA4FFgdS6LOZ7RanhVp64tO2psLqWcP4ca9qvPrUDtgfDcPkQEh8l6LKm5dAhgAA&#10;JzGbcSRFkAMThDyVxPBqRp3lwEwcvzpzw4pImKAgEhchBHGa8WgtxwlUlgMhTZlaloRZUTk5Wbqb&#10;DKC8KPHLtxs/ZJ7zHlf0106YqP2V190uq4d3LUJxSrmzld9+VFJOdmvG/uewp/lL48fx6sujhbNV&#10;koWFfttM61t0CsrZ8+Hyy/2puTe2/Xq3qN6oSJNlOdNbud2FF5btINb8OJVonmORw4EmEFsViL1Z&#10;Uo/Fp09fQLk8B8MwL8/pfV8CjCmUSktot8+gUpnD7u7+rbKBfwbmblh+NTH3Jk5Q8+NUCuJUiikl&#10;AseGEsf6isA6Sy8qWkGsb5W1o/seiQgcjr/tlP7w29PZr38YLL/WRd5Shes3LrpITEPkVj+NzS80&#10;ntitqnzQvqGSchU/TkU7iLWn9cKLksx/dq1RFjOpcc8RqT8lD0HxU9NojGBjoweWpcNo1IBW641B&#10;Z4XnvN2q/krliT11g2qYpGIUJWLW73ftZmeS7e4ebNeLo7ouj3Yr+j7PfcYxjPchjtczloTEUKtN&#10;4OTkEfi+BLp+rwW0JAnLPutFQRRxmSi6KElYHAZCxr8p4TZzg7IZxEUWo0TlyeWXPqaU4zkcXYyl&#10;UEGIceALShrDRlE56S3dDUXgnIJEVv8fe+/53EaWbXvu9HlOeniQBOiNSnX7VrvXb2YiJuJNvH97&#10;JiYmYjpuT/ft26aqRG8AkiBsIu1Jn/MBpJpFURKhEo1U+YvQlyISOESBWHnO3nutu76cLUPqjryg&#10;EiapuNe3t5YMfP6+1nDTD43e1G/WNXy1XFLOagoazPlOfZFc2aQxJZH+uqG/s9v+EBxDJwYWTItE&#10;es8m7xVFJ4iUvb610zHd1tAhtWsx9BmKynpx2kyyjNWQMB06pLZZ1/YXqtVLqFaHEATiW+vAWZ3U&#10;uQ7vfrqj6QeQZTm9N5hun03clc7EbYssHaiIt6uyOOQYOg7iRCRxii9Mb/Fo5KxneU4vaLj3PmG7&#10;jyVDPj8aOussQ8WdidvWEGfXFNTnWebtTVue55DnORUmmSjxnMuzdLRkSN3bJ1L3kWY53TXd9qIh&#10;XWzUtIPP7m37BVGI4mOwvb0HpqnD/v4WnJ4uw9LS+e2jRoamsyVDumhq6MofTyvxpLfub678F3z7&#10;+gfxV9/+lyJwzrOLYZ5T0Os1wTSN6+YNFfIcQFFc8H0EYcjDeFx6qCjyLBMhnvEdy1LjVvOK8VxM&#10;xxGb3dppxknGTr3I8MIY3xWjOM34Wa2EDgAAco6PqThmmTDgJUmydCxML6beUtf0Ljdr2k/qrxRF&#10;5f+2UPqnyDLB2cRZ7ppee2CTFPOsj3iW5HlO+XGK/CiRKIBsvaoerlXV47Wy+q4ZwVdImmXM0PGq&#10;YZKI87qOAAAoIudcTv2FgU3q9/185AaVv52PvuuYbjvPc3qlrJyIdz7faZYxAyeovbkyXzlhLFvV&#10;SHvVMGauSaIY/Nx66ecmjFPBCiLNCWLFCWPl3HSXzk1vyQ4jbaOiHpRl8Sc9A5LA+ZLA+SxNxUdj&#10;Z33ihqXTsbsqcEyoig/fmS+X5TOGptIyFkbTINaPRs5Gluc04hiSZTlNZnms4auG8UOrJHfiJOP7&#10;NmkKDBO/ryHNDWP53PSWdCxMW4bSeV99/pdCIYqPgSgG8N13fweej6DbbcP+/hbo+vStf+d1bYRx&#10;XVkhBMGrrb+VVlbOYHt770XcAfs+ht3dHeh2WzAalYEQDAyTAEXlkCQc8HwIo1EZXFcBjAk0Gu/N&#10;bLyN7nu0z9LkEquUvtzaV7//+2zw/JowScXw+qjpdoKFHyaYpqgU84x/08ZNhyGf6IaVIhwAAJQk&#10;YXw6dlfflwrPMXT8TdP4sSqLQ03kLSuIND9Orl2CqBzzrF+WxImB+Ml2Xd/7bMc6vo/fGiEQgt6a&#10;gN/Unl8Aph/qJEpRlgEzrz8lAIDIMoQkqWiH8TvvfZSk/O6VuXM0tDfKkjB+XymAoem0qeGeKnLW&#10;2cRbpikqK2Fh8qE80Ocgz3Oqa3qto5G9PvVDw48SNPaC8unEWTG90FguKZ2O6bXTPGeqMhrefTsv&#10;LX8RcwxREWf3HVLDPOPuNIy9j+3kbpjVwCnYaRi7SZazdhBpN0fRDEOnEs+6isg7FUkYlSVhtNu3&#10;Xp1P3dbJ2FmVeNa7vhH04Tor04sSOYhTsW3InXZJPtuu63uP8LZ9URSi+Fjo+hT+23/7M5RKJpye&#10;LoPjqGBZGlxdNYBhUsCYgKbZsL5+BFtbB2/b+J+b0agC//jHv0G324IgQLCwcAEY+2/rfjN3lpkX&#10;6mhUhT/+8X+BP/zh/7t7TPwOnocbvgXTjdXdH+rtnMJSJoliyE3G+s1D/DjBcZLxPPcv558kyxkr&#10;jNSajAZV+Xr3mOdARyGXYhxk1wkaAstEcZpxTjCbvXune+06yLeqoGFFFkd+NPOSdYJYoSkqU8SZ&#10;QfpDw5w/ShCIsLe3Db1eEzwPv/X3vJkdlCQXlpYuYGtr/1FHNh6AIvAu5jnC0FSa5Tl1N1LrYwRJ&#10;ikSWDu+z49obWNtd02vLAus+pDYuCZzfMqRuVGM5rAAAIABJREFU13TbqsjZBhbMl9JkFsSJ+OPV&#10;9JvuxG1dWt6iInIO5lkPPKDyPKerChokWcZ2J27bj2JpSiJ9pSSf3V6/jvjp0CFVVeDcFHJq4AYN&#10;1fLtliE9qFkoznJ2loPI+jc3DDdNSyxDJ/hWhykAwHdL5b9VZXGoCLxjkUj14wTbDmlQMOs+LUvC&#10;WEP8dKum7zdUPHfm4ddIIYqPCcsmsLOzC61WF2xbfVsbYdnkJwPdL2F3CDDzkPzhh29gb28bDGN6&#10;bbT908cwTAay7MF33/0dKCqHN2924E9/+j385jd/g+Xls3cen2UUXF01wLJ0bm31uNlaGTQYtXI8&#10;MNcQxXLNIBCoOGZyjkudIFajLOMQNesIDZNUMP1Q1xBvVWRxdHPkxji2lAlinCiqf/v1RI4O/CjB&#10;JE6QlMY5DAa1n+zSrt9zSlVtqdG4kgTsNVT4/F8EvV4T9va2oNttg+PIoKo2SJIPhmFCGArgeRiu&#10;ruowHpeT0bg8XFqeWLKWuLOBegnzLJEFzrkecu4/tigIHBPWFHEgsHTgRzGSBX6u5hUniBRZ5Jya&#10;Ivbv/veLqbdkkUjbqmsP3oEoIufKIuecW97SwtS7XKs8/zF2luX095fmv+32zR0Sp2i1ohwjjg3C&#10;JOXDJBVYmk6XdKkHABAmKT9rtEkx5EBv1rS9m4+pgQVT4JjQjxKprqKrjum13SBSAR7mZU6iBJcl&#10;cXJ7dpamqex9hv8UReVLhnxeV3HfDiL12rRBpigqV64/Y6rI2S9mBvoFUIjiUyBJHkiS90mJCE/J&#10;3t42dLstUFXnQTFI//7v/wCej+HkZBnOzpbBthXAOACEfACgrmuPImiaBa9e/QhbWweVhYXLV2N7&#10;lWfpuD+u/i4ejrnS2dlqvLJ2xtBUTOUAJEqQHyVSnGZsSRLHJSyYBp7NdVJJzIj9foW0l3thc+En&#10;X8JxmnE8TcX85UUdTo6Xod+vg+9LQAgCgBxoOgeMfZBlBxYXL2BnZw8Mw7zvV/tkBoMa/O1v38Hp&#10;6Qpo2hR2dnZ/4kkqyx6UyxNIU9o5Od0e/D//8d1l+STsbr6+sgUESZ4zDEWliGOJJLBuXUX97Zq+&#10;99jHiDUV91XEW32H1GWBfyeX8n2kWUaPvLCyVlGPmnd2GrOdeCTrmDeZOefOyliYdKfekh28eyT7&#10;HJxOnJWu6bbCJBU2q+r+zTGzHyU4TFJBvDXaI7BM1NKl7qXlL/YdUlMQZ928NyLHEJFlgyDxeQAK&#10;GIrK/ChBSZYz7EeOUJM0Y4IkFWSede7uCD8Gx9BxWRLHT5lg/6VSiGLBjMmkBN1uC2xbhe3th9cV&#10;dnbeQJrSkCQsLC1dgCCEQAgGgBwMYwKSNBOBjY3DGz/Y1bJ6UsbieI9nbS8i/3vw5octcnK2ZYsq&#10;7UaxxDJUUkKiWZaEUVVBg7deiUlCC5cX9bhUngZL7d7tgf80yxiIYrZ+tLvApR6Gi4tFKJUmUK9f&#10;AUIEGCaDOGbB9zFMJmX45z9LYFkabG4ewvr6z47IAYB/ecKeni7DwsLFh5qQunaw0GMVxaIcVep2&#10;+Jaq2uGvf/MPjueiJM0YP06wTSLtx970tRsk8nJZOXtV19881lDzTl17s15Rj/7eHf96KoVjHQkP&#10;av7omG5LZJlgq6rt342UmnhhyY9SbGB+7vqsyDEkTFLBCaJnz0h0w1g+HtlrV7bf2Kiqh7frrle2&#10;3wyTTODonw7fUxQFVQX1L6fe4uWUWTSQML22FARD4icTny+NvKDCc3QQJKnoRzH+mFn2+dRr1WQ0&#10;qKn4F9ER/VwUolgww7K0t8bKt71HPwZFASwtnYNlafDNNz/C0tIFuO7MN1FRHMDYv0m1SLOMuenW&#10;c4JYEUXeY7/71Z8wldr85UWz7k21fVmNPIrh2mX5TOI572aHwTi2JPSvKolu2MHC4oAsr/ykQ84O&#10;YqVxda7qdp8HOhFgbe34nbBkjktA02zQNBsmEwMODzcgTRlQFAdqtZ//RbO/vwWdzvJ1osh7RWXo&#10;BpWu6bSGTlArN+vnpUGqZuOB5PTOq8Hy6gXL0KnK8I4q8o4bxnJn4i5HSSogjiGPdZS4qMuXf1ip&#10;/2noBLXTsbu6VqZOPpTBmeU5NXRJZeiG1d+0yv/5P7YW/i/2jivL+HoMRmA/PjR+F4qiQGCZyI8S&#10;KYgT8TlHBMZeUB55QaUkCZO7R9lxmnF5nlNwj28jz9CJijjHDmLNIpEqcrPP46ImXdhBrJ6OndUs&#10;y2mJ4/w8B/qdJ7jFxAtKUZpxWzWpu1ZWnv04+WumEMWCGbatgu9jaDbn77rE2Iderwmuq4Asu/dF&#10;Ig0cUtvvT7dMEhokSrEfJTiDnMI86yvrr8yGKOXLntmRTjvbF7a/wAdSDcl4Sochz4SBkHF8HCy1&#10;e8FS+4osr1zcFu40y5jp6fnmt/aIMQKXgl99e/RR38xSyQSOi6HTaYOq2qDrU+D5T6/dpSkDg0EN&#10;TFOHV6/evO9hYZzyF6a7NHKCakNDPYFlorC5EODjozY/HuvB8upPxF4WOHe9qhwdDu0NecQ5FUkc&#10;fTAw+mfwu3b1Lz3ba/zxuP+/nY6d5ZIkTMqyOL72Pr25saFJnKKe5S94UYK2qur+/7rW+GNTl945&#10;bqcpKmMZKk6yjAOYf8ToOjIt4pnnbbRx/FCNTKu0QKcuT6xKKsl+iiUCNJ0v6dL51I/0m7SJuyCO&#10;JaYfaSRO36ZOsAydtg25S6IE//1i/O8Cy4Qie7+zUprldM/yFtwwkVfLyvFOw9i9e/NR8HkpRLFg&#10;hmka4Pvok8YEeD6GJGHBtpWbLs+bHyVpxu4PrK2zibPcmbjLPEuHEs/6ZVkY0RSV+1GCRjkjdctL&#10;jCkrcRVrh6xpWoP+pL1Is8BUlGmAMEllxQ8WW1eJYfxEEPI8h/OJu9QaXuBFe0zJ32ztflQQb7gx&#10;zO5221CtjmBn59MDdF1XBs/DP+nUvYcLy1scuKQmX8eJAQDkLJdmLJcwroupMOBvB0wDzGY8awrq&#10;d0x32cDC9Lft6l8+eZ0fQOCY8H9uL/2fmshbfz4b/uFs4i7bQawABZTIMiTLcyZMMiGHHDiGSX7X&#10;rv7nf1+t/fFXi+V/3vd87ZJ8dmF5C36UoHnNnaMk5RiKSlXE28/mg0kIgoODzeTv+/9H6aK/XUds&#10;nwHIUyRGqYiCVNOdaLE1EjgmcMP43mNenqXDMElFEsU/iWLSEG+tVdSjS8tvChwTHI3sDRXxFuYY&#10;wrNMGCapQKIE20Gi6Ii3XjeN77fr+p6Bhc9bAy94h0IUC/4Fy6aQpgzQc96J5tcayHHx3QDgH6/M&#10;b3avpjtjLyzf5yRz/WU59KMEHZt0u6/XXGUF3jC+d/a3kdUyqsa5Xi1d3BegG8Sp0DHdZRwG0ITY&#10;rRmKM0+UFQAANJtX8ObNDkyn+scf/AGurhrg+/hDcVZ5noMTxIoXJdJKSflJM0uGxIAOiMB6Horv&#10;iCIAQEUWxwOH1E0/1OM04x7Lek7HwvR/bC3+3wu6fPnXzvA3Q4fUTRLpNolUjqajqo6GOuLNdlnu&#10;/PeV+n98qAFIFXlb4ll/6ATV2pxWhXYQq4hnffkpMkTv4+JiEQ4ONqHTaeODzgoKUo1pVEZAUzk3&#10;GuliQMQUY8KYplJHhjBgZMaPEnTX/IAGKsshp5IsZ+6+RJxm/K8Wy3/XMW9hjvX9KJH8KEEmiQyB&#10;YQLMc35VRoMFXbrcqmn7L2U05WunEMWCGTfWbYQg4Ob8IgoCBIIQ3k006Fl+szNx26YflrY/YnyM&#10;eZZs1rT945G9LnIC0Zv1jlCt9Dum2+4P7S1Z4FzMsz5DUwmJU0SiBPtRgpuadLkmZP465qoMzFEL&#10;vYFhUmCYFBxHgTjmPnlmcDisQpJwkKbvrQ0FSSoGSSLyDB3dnVzJGTalk4Sh4vi9f5MSz3rk2nDg&#10;MXcMLEMnr5vGj8sluWMHkWoHsTr1Q51j6chAwlQROEfHwvRjwqyJvFWTUb9vk9rEC0olSXwnGeY+&#10;oiTlBjapr1fVw7qCnn5+9/BwA968mZlXGIYJr1//SEZ27Mqi81aY8hy4yVjHJ0ftbb1MYrmS/wjN&#10;WsuQu7c7baM04zmGie7Ov3phjKd+qL9qGG/+sFr7jzwH6qbWTuIEIY4lN+MSj1FPTdKMHbikZgex&#10;ejMKJPGzdAxF4Jyagga/VBEuRLFgxsxhxQfXle+N6/kQriu/dWq5JoxTYX8w3To33Va7JJ89ZA6K&#10;pqi8bcidw6G9oSHe+aZhfK8jwRq6pHLjPpOkOYt4lpQkYbJcUs5WK8px++8nq1QcMoDxp1njYey/&#10;dZ4plR70xf0OW1v7MBjUwPPem1g+dsNykKTifT+jw0CIS+VpKknvPb5GPOt7UYKdIFae4hhNFjhX&#10;Fjh3QYMPGzO8B5qmsu26vmeRSDsa2huY57y79m53yfKcOp96raoiDlcr6smTG0ZPpzocHa1Bp9OG&#10;1dUTwJhIU48WmNmR5luhoCiIy5VpIiteqXu2sJxTuYnltGfRCzVFfOtHGiSpIDJMiLl/jVDYJFLP&#10;p95Sy5A7m3Vt/0b0EM+Sp/DanXhBaa8/3b60/QU3SGQSJzhJM5alqRTxnI95xmuquLdV1/d/Kd6/&#10;tylEsWBGuTyGSmUEu7s7UCpNQBQfJjBRxEG/X4ONjUOoVN5GLE38sDRyg6oico4kcA+eqeJZJqrI&#10;4nDgkNpaRUW/bVf+ctt9Jk4zThY4VxU5WxY4l2XoBHh+CWg6v3t0+2CyjAaK+vTrAf7VaTscVt73&#10;EIoCoOD+16CDQEgRDlL8flEEAKDuTad+uehYmK5V1eMgSdHxyF6vKWjwviguL4zxzP2Gc9olpbNW&#10;eeIuyzRl4M2bHeh02tBs9gBjAjAz8ZcFzht5pCILvHN7l58LQhw2Fwaty16NiDhLVN27tPwFFfE2&#10;4hhv6od6VUYjkWOIG8bSxAvLQZyi1Yp6slpWju+OsTw2+wNr62Rkr3Umbltg6dDAwnSBQ5c8y8Rx&#10;mrEkSrAVRNoPPfNbO4jVxx4FeokUolgwAyECGxtHYNuz5PPNzYP76ng/Ic8But0W1OsDWF8/vh30&#10;6oSx4scJVgXOmncpssC5F1Nv0QljhaKoXBI4TxK497vPrK8fQa/XgDAU5n0tAAAgBANC57d3unMz&#10;C5i2IcsYcF0JZPmddPSyJI7Op+7i3RdhbEvKeT5OFdX70HtOogQbkmAqjxAA+5isV9QjlqYTzLPe&#10;dXRUWRI4F3MMoSkqJXGKSJzgME6FJUPutkpyd6em7z65y8poVIGrqyYwTAql0tuduIZ4q6qgoRtG&#10;snlPQHgqyYSVsb8euxHQ0ejQ0BzTD0tHQ3szTDMe8yzp2f6CyDFEEThnraIebdf1vafO6byYeot7&#10;fXP73PRaCxq+0LHwk79NjqETDvG2injbCWajQGGSio85CvQSKUSx4F+02x0Yj8vg+xLs729Bu925&#10;uVt+hyAQoNNpA89H0G53YG3tJ380PctbIFGKGgqa20ZN5JggTFLRIQ8c3L7ZpU0mpXlfC+KYhTwH&#10;UNWfH0e0tnYCplmCTqcN29t7d7tQBZYORZYNojTj83y2c4QkoW8ceoKl1gcdj7wokRZ06eKxAmAf&#10;C4qi8pWyclqWhLGBhenIDSr+rCaMbvIUazIaqIi31qvq0VPvnt4ys2GUQNffObJtG1LHDSK5M3Hb&#10;FEVlBuKntzftiaq5nDnRmnTqcnXt+HBob0KeQ11DvbWyelKSRPPGum9Bky6fOqOTRAk6HFibF6a3&#10;tFJWTj6WhqKIs1Ggg4G1qYiPOwr00ihEseBfUFQOr1//ADSdQafThtPTFZBlDyTJBYQIUNSsTd3z&#10;MNi2CgsLl9Bud+HVqzf3jUHEacox83aywqy2SFFUHqcZf6+5910wnvmKnp8vgWnqYBgPr0NdXCxC&#10;pTL+5FribZrNHrTbHZhONeh0lqHV6tyODKMoClSRc2SedU0/LJV52hIvzhtxqWTddei5y8gNKgLH&#10;BAYWzC91Tk0Reee37epfSJSgm+PwJMvYGzN2iee8Zz2mu7hYBELwfTFVPMtEy2XlNAeAvkPqF5a3&#10;WMLiROCYgKYgTwUx5H2Cwsm0fK76gooE69vF8j+/bRrfv4T/Z4cje+PMdNuGJJgPjQfjWSZqaLjX&#10;Md22gQXzsUaBXhqFKBb8FEEI4bvv/gaVyghU1b6eX8QwmZQgzynA2AdJ8qHZ7MHGxtG1Cfg7R34a&#10;EqaIZwmJE/TWpu2BxGnGzpIreOdBX5IUlcPOzh5YlgZHR+sgyy7cyml8L9OpBlEkwNbWPqyuPtjv&#10;84Nsb++B52HodJZhb28bFhcvQFXtm2PRRV26sDyi9896O0zolJNGvR8uLPXvOvTcJkxSfuCQ2mZN&#10;29+qafufZZ3PCOJZ8lRNJXOR5xQEgfC+sRoDC1PEsW8wz/pDN6iaJNQjJxNoCjIAAM3ymv5kGtZe&#10;i/9vq6x0d+r67rwepY9BnufUxA1KNonUbxeM7+e5tiyJk4FD6qYXGvOOAt2kdwRJKt7EVlE/p27/&#10;RBSiWHA/S0vnUKsNwLK0t0kTeU69TffQNOtDM3k64qeIY30SJXheUSRRghE3aw9/8EWGYcLa2gm4&#10;rgyHh5uwtNR978xins+Mu8fjMqytHcPOzufLsRSEEH7/+7+AYUzh5GQVLi+bcH7eAo6LgedDPgyF&#10;FcdDAJl/bNRZcXVrIGxu7L+vlmgHkXJu+ktNTbpcr6pHykf8MQt+BhSVgyBEEIbC+xrNRI4Jt2ra&#10;fkkSJ1M/1E0/KE1JpMVhJEoC7+Ba+Uxp6rubFe2AYegX0ZziRwn2okRC/Mx7dV4wz3p+nGAniJSH&#10;jNVcWt5Cz/IX7CBS/DCRojTjRY4hEs95KuLttiF1Hjqe8xwUoljwfng+gmp1+Cmp5xriLU3k7a7p&#10;tsqyOJono2/oBlUDC+Z9+XwfZH39COKYA4QIdDptkCQfFMUGjH3guBiCQHy76+X5GHZ2dmFr6+Cz&#10;HJ3e5iYyrFodwsXF4vVNhQxRJIAoBrqi/KMUgz4WVPE4oSuc6a0YiJ9gniU8y0RRknIkTrFFIo3E&#10;KVopy6crZeV0paScftZ1FvyUxcUL6HRa4Pv4Q93XeQ5UnKacHURqlOY8AFBMGAoBL+QuzfH9gb05&#10;9SPjpTjQXFj+IokTDJ+4R8McS7zrDvAPiVkQJ+Ju39rpmk6rZ5GFJM1YxDOEZ+ho4gWlIElFkWOD&#10;vu03VsrKyUZVPXyJkVWFKBY8CgYWzEVDOp/4oXFl+c0F/WHNEyM3qAAF+ZIunTeUOUNPGSaF169/&#10;gGp1CKpqQ79fB8dRod+vQxzzIIoEMCbQaPSvo6N2QZLm2sXORbk8hnJ5FtUTBCIEgQgY+8DzURsA&#10;FD80pP50+9LyF6wg1q5s0ozTjGMZOkEc68sC662WlePtur73kIDegp+Jojggyx6Ypn67+/Q2JE5Q&#10;Z+K2+w6pTbygjHnWF1gm0NKQSzXFm2ApGjp+o2f7TYtE2lpFPV6vqEfPWSulAHKgIP850zwU9WFJ&#10;9cJY+ktn+Luu6bb9KMFLutS9O4qV5zlYJNKOR/aaHUSKRULtN63qX5+73nqXQhQLHo3tmrZnkVD7&#10;8dJ8zTJ0XJXF4YeOb0w/NG5qZzuNnzEbVasNwDBMGI0qb49+w1AASfJAURxQVRvK5fHPmkucF1EM&#10;bqKzbjCwYP5+ufrngRPUrrMHFX92dBzcdhZ56k7FXyyVyggajR6MRmWYTIy7wphkGXM4sDbOp/5i&#10;lmfMki6dswydMJ6LhCRkvNWVjr7S2tN4PjH90Dga2hskSnAOQD1nLXhBw5eHQ2tjCqHxKdf7cYJ0&#10;JFjv63rO85za7U9fnYycNY6lo82atn/fyRBFUaBjwZIEzutM3OXTsbuiIcHarusPj6p7AgpRLHg0&#10;RI4NdurGbpxkXMf02jaxtQVdukAcQ26LI4kT8XqXxK5V1KOtmr7/s2tnHBdDs9l76cHODE2nTQ33&#10;mgAvep2/CBgmhZ2dPbBtFQ4ONkEUg9sjSV3Taw3coMrQkDWVWSoIFYac0LushYutK7K63s15PgGY&#10;3fBIPOseDu1NxLN+VRaHz3WUinnWl3jOI1Eq5nkO89YV/SiRFlSp976/ydOJs9KZuO00y5gVTb74&#10;2PNzDJ0sl+TT/YG1fTp2VquyOHxJNcZCFAselZqCBn9Yrf9Jx1OrM3Hb51NvKUxSAbFMABRAEGci&#10;z9CxjvlJy5C7L6UOU/ALxTBMWF8/hjAU4PR0BUolE+r1qymJtL7t170glpdKchfyHDhzonHjsR41&#10;GqNgqXUVlys/GQXiWSZuaviyY7ptVeTsP6zU//Qcx6gUReWGJJga5u0rmzSa2sPLEiM3KPMsExmS&#10;YN53YpFlOX02dpd7lt/cqKkHDxVclqHTBQ1fdE13qaqgQSGKBb8oZIFzf71U+WtVRoOJH5bcIJLd&#10;KFGyLKcknvUUxDsG5s22IXdeYuG94PORZhlDAZW/aNuwjY1DEMUAFMWFTqcFP/zw2o1yI3DixQWR&#10;c/H5uEEHgZAhFJDV9S5ZXrkMF5fuFRoDC9OJF5ZHXlC1gkh7rhu+jYp6OHGD8psr85WGeOshs4rR&#10;bBSovlnT9jer9x//umEse2EsI54hwpwG4joWrPOp33JIpOR5Tr2UcY1CFAueBJqmsnZJ7rRLcgdg&#10;1iae57OQ4Zfyx1Dw+cnznLqySWNKQt0NYsUOY4UGyBWRd2SRc0pYmLy4eUWA2UjSTaPUaFT2Ti5+&#10;E9oDrsyzJMYKSREOUk13/OXVi+wDJu4AALLIOX6UPpmR+30gniUbNe3ACWP5dOys3mfzdhsniOWu&#10;6bWaKu6tVdTj97nZWEGk+bNUj0+ax0QcQ7wokbwokebN3HwsClEseBZewlBzwePiRwne7U93zk23&#10;ZfqRQaIY5wCQA1A0RWWIY/2KJIzbZeVsq6rtCx9J0HhyECLwq1/9Iwxj8VI9Us7VC0lt6j+mWCIp&#10;lsiHwqRvg7nZsL/zniDip2JRly78KMEcQyedidueksgwsGAijvHvGoJ7YSItl+Sz5bJy9qFRoOOR&#10;vR4kKeJo+pNipkSOCUiSIC+MC1EsKCj4ehk4pPZDz3zdNd1WmKRiQ0FXWMddlpkdj0dJyvlRgrtT&#10;t2UFkTb1Q/3bhdL3L7GeHGS5EGIp9io1O6qX5zbxZhkqSbKMjdOMe4z1zcNmTTsoS8JYFTnr0vYX&#10;TD/SL+Nk4XZ0lMQz3kpJOXlIdFRdxVdXNmlQ164+8xKlGa+InC2wL+eGqBDFgoKCzwqJEvSmZ36z&#10;d2XuGJJgtg2pc7cBg2eZmGcZSxF5p2f7zd2r6SuGotLfr9T+/NJGUFSRswWGCWiKSj+le/PaoYnI&#10;AvsidkIlSZz8frn254FLas4sYFjxwvidUaCHhAzXFdTHPONPvHB+M36YfVYkQ/ZeUvJLIYoFBQWf&#10;jeuZtZ3O1G3rWDAb6oc7HRmaypZ06aIzcdvdqdfWB9b0m6bx41Ot9yFQFJXrmJ8KLBOGSSZ8LCj5&#10;Ln6cIsyz/ktKN2EZOlnQpEvQft7zKALnII71/chbSrOcZuZooCJRgiiKyhWBc19Sgx393AsoKCj4&#10;ehi6QfV86i6RKEF1FfUfet2iji8mXmh0THfZItHP/Kr+/KjiLGdw5JLqPNfFacbaJNIUgXVV8euL&#10;XmIZOmlqUk/HgnlpeYsPvS7Pc+iYbntBw5cNDb+oGd1CFAsKCj4bUxLpUxIZNQX15/G7ZWg6rcjC&#10;aEpC7SWKYsuQuosaPveiVLKDB+Z8AsD51GtVZHG4XFZP0QMjm740NqvqQUuXun6UYtMP9Ydc07P8&#10;BZFjScuQO0u6dP7Ya5yHQhQLCgo+G04QKSSaHRfOey3mWUKiFD13l+Z98CwTbdf1vZYhdc5Nr+UE&#10;sfyhx2d5Tl1MvcUkzZiWIXfXK8rRU631qbl5b5ZL8unACepd022lWcbc99goSfnDobURJJmwbMid&#10;nbq++9JGsoqaYkFBwWchz3PKJpEWxKk47yA3wGxmjUQJdufYiT0lVQUN16vaUZ4D1TXdtiywblVB&#10;g9u/a5bnlBcm0sXUW5IEzt2saQevGsabl1QzewyqChr+plX5q8SzXnfqtfb61jbmWR/xrM8zdBQm&#10;qehHCQriFNVVfNU25O52Xdt9ibvnQhQLCgo+GxRFZRQF+ad0aWY5UDQFOU29XLebrZq2ryN+qoqc&#10;fW55S6djdzVOMw5xDJmNXeScyDHBgo4v2iWls13T9kSODT7+zF8+VQUNdSxMjYFl9iyvSeIE+1GK&#10;nTBWRZYhNRkNJYFz2yW5s1JSTj+Hq9FNkLEbxbITxMosnHzWQfupxiCFKBYUFHwWZl2awlTkGBIk&#10;qYjmFAMSJRjx3Hzh0s9ATUEDHfHThuleWSTSnCBW/CjBDE2lisi5ssA5VRkNmy+sgeQp4Bg6ft00&#10;ftiuaXuz5JdYCZNUuOm+lQXO/VwWfz3Lbx4OrQ2bzFx1/CjFDA0Z4lkfc6xfwsJku67v6ViYfvzZ&#10;/kUhigUFBZ8NReAczLG+FybSvKLoRQlGHPOiRhfeB88y0UZVOwSY7Vb8OMEcTccvzpXnmWAZOjGw&#10;YD6GGUOUpPzewNrujJ3lrum2BI4JEcf6BuanWZ7TfpTgiReWL6beokUiba2qHq+V1eOHinEhigUF&#10;BZ+NkiRMyrI4ORnZqzripzcONh8jTFLe9MPSZk3bf0mJCQ+BpqnspViUfe1kWU7/42Ly7wcDa9MK&#10;Qq1VkjuywP0kKPxGiCdeUDoa2htelMhxmnGvGsabh7xG0X1aUFDw2TCwYK6UlZOyJI4vpt7SQ67J&#10;8xy6E7fdVHFvvaoeFb64Be/jdOKsdE235ccx3qrpe3cF8TYlSZxs1NSDK9tvnE3clZEbVB7yGoUo&#10;FhQUfFY2Kuphy5A6SZ6zxyN7NU6z955IBXEqHA7tTZ5jolZJ7n7IfLrgl40TRMrxyF67sv3GLGbu&#10;48ehPMvEi7p00Z247f3+dCv5wGfxhuKhgZIfAAAgAElEQVT4tOBlkecU+D4GjouB5z/Jeb/geWEZ&#10;Ovl2ofQ9Q9NZZ+K09/vWdkkSxtJ1i36e5zSJU+SFsWT6kbGg4ctWSe5+0zB+eGkzawUvh75D6n2b&#10;1CuyOHyIL+sNGuIt0w+NgUPqEz8sfczkvBDFgucninjodNpg2yrYtgKeJwHHJaAoDiiKA7XaAGq1&#10;l5e5V/BeFJF3ftuu/MXAwuRkZK9OSaRP/KhEpt4SRVHXHYIM2a5ru+tV7Wi5JJ8VgljwIa67fKWy&#10;LI3nvVYROduPE+yGsVyIYsHLpt+vw97eFpyfL4HjqBDHHIhiAHHMQpoygBCBRqMP7XYHtrf3it3j&#10;lwND0+lmTTtoarg39UPdCWPFCxOZoiCXBc5RRM4xkGC+xAHugpdFnufU1I/0IElFkWXmnvvEHEsm&#10;Xlh6iFtSIYoFz8fu7g4cHa1Dp9MGRbFhZeUEBOFfopemNLiuDJ1OCyxLg+lUg++++zsoyotv2S/4&#10;F7LAuUV3ZsHPIclyNs0yNs9zel5TCAAAjqGjOM34KE6Fjz22EMWC5+HqqgFHR+twdtaGVqsLivLu&#10;lybDZKBpNsiyCxcXi7C/vwWCEMHvfvcXoOkX63ryiyAMBYgiHjD2gWG+aguzgueHY+iYY+mYoal0&#10;3ogqAIAgSZHIsQR/oFv1hkIUC56eMBRgb28LOp02tNtdkOUP7yIYJoN2uwuHh+vQ6bSgXB7D+vpX&#10;a7D8YhkOq3B11QDHUcBxZIjjmSgqigOqakO73QGEiqPQgkehLIkjxLM+iRP0oVGM+/CjBGGeJQ8x&#10;hihEseDpOTtbhvPzFqiq/VFBvE273YWDgw04Pl6FpaVzEITCPeQpiGMO9ve34PR0Ga6uGkAIBpaN&#10;geNiIAQBw2Qgyw70ek3Y3DyAxcWL517y10ye59QvsSnp2tPUnnhheR5RzPKcMv2wtKhJF8oDLAQL&#10;USx4eixLA9tWYX39cK7reD4CRXHAdRVwHKUQxSfA9zH89a+/hk6nDZalw8LCJcjyKTDMv46vooiD&#10;yaQMP/74CmxbgcmkBN9++z38Ar+4H4MwToW+Q+pOGCtuECl+nCBF4F352vi6rqA+y9DJc6/zsVnQ&#10;pMtFTbr4oWf+m00iVUUPC23u26SOeJYsGvL5Q2znClEseFrSlAHbViFNaeD5eO7rMfbB9zE4jgKV&#10;yugRVlhwQ55T8ObNKzg83ASKymBra//e+iHPx9BoXIGmWXB6ugx5ToOmWdBud55h1V8VPctvHgyn&#10;m1cWaXpRgkmU4BxyiqGoDPGcLwusu6Dhi+26vvel2ePNC8fQ8VZd37fDWDsZ2attmjr72I5x4gWl&#10;qR8arxrGm526tvuQ1ylEseBpmUxKQAiCJOE+6XqECEynBrjuB0NePzdJmrE3rv9eFEs8w0Q3ETVf&#10;7UhBp9OGTqcFUcTB5uYBfKzrDyECKyuncHKyCopiQ7k8Bkmaq/bzEsjznEqznHnO3VeW5fQPV+br&#10;G9NrBfF2VRaHmGcIQ9NpnGYsiRI88cPS95fmv9lBrK5V1OPNmnbwXGt+CiqyOFqrqEdpmjHdidvW&#10;EG/VVdS/m1cZJSl/PvUW0yxn1irq0VZdf3CEVyGKBU8LQgRY9tO/bJKEBZZNftZzzEGW5fTJ2Fk9&#10;mzjLXhTLfpRiEiWIY+gI8yzBPOtXFTTYqeu7X5VnZ5oycHy8BpeXC7C+fvRRQbwBoQDK5TF0uy2o&#10;1wfw+vUPj7vQz4NNInXoBlUnjBWbRGqUprwicK4s8o4qcnZTxb2nFMnjsb22P5huDR1Su8/0mmPo&#10;hEO8rSLeNv1QPx7Z60macbLAuV97ZNVWTdtXRc5WEGd3J17rzdX0FUvTCeIZP8uBIVGCKAAoy+Kw&#10;bcideeOjClEseFpk2QVJcoFlE8gyCmh6vroTIRgQ8p9iVtEJImX3avqqM3VbfctvSALnIZ71y7Iw&#10;itOM86MYDxxS6zukZpFI26yqB0uGfP7Y63oSbjpMMfZBFOer3VYqI3jz5huwbfWRVvfZuLnpORnb&#10;a32b1PwokaI05WmKyvIcKMSzviKw7qIune80jN3HiEK6y9QP9eOhvTawSH2jph7wLPPBMoOBhSnP&#10;0FFn4i7LIucYmDe/9mDjhoqvDCSYVdkeWiTSnSBS/ChFNA2ZZMieInBuSRLHK2X59O4u8mMUoljw&#10;9KiqA4IQgO9Lc3WfAgC4rgz1+hWo6oOK7J9KECfiXzuj3x6N7TXIgdqsaQfv+C1KMMnzHPoOaexe&#10;ma/8MJYAAL4KYbRtFQjBgPH8u1+GyYBlY7BtBaKIf6kuRGGcCv+8nPzqzHTafctv1BQ0KMvSWGSZ&#10;gKIoSLOMIXGKRm5Q+b5nfmsHsbpR1Q7Xq+qjjgMdDKytjum2mzrufUwQb5AEztexMO2abrsio9Hr&#10;pvFF7NB/DgLHhDdxUFGS8m4YyzRFZYrIOfMK4W0KUSx4emq1AdTrfTg/X4Strf0H7xYnEwPyfLYT&#10;mVdM52S3b+10p25LZJlwUZfeO2JAURQ0VHwlC5zTmbjLWOC8kiROvvij1OPjNfB9DKpqfdL1CBEg&#10;BIHrylAqvcgGkN3BdGevP90KkgTdd9PD0HQqC7QrC5x7c0SZ5TmtipxdVdDwMdYUxqlg+qGeZjk7&#10;7660rqKrH3vma9MLjMdY20uGZ5moxDKf5XNWREcVPD3NZg+WlzsgSR70egsPuiaKeOj1mtBud+DV&#10;q93HdLS5mHqLXdNp+1GCmxq+zHMAEqdo7IWlkRtUvDDBWQY/KbLJAueVJGHSmbjt3f5057HW9mTI&#10;sgssO3938A1JwgLHJcBxn/4cj8il5S10Jk7bDWNlraIefSx1wcDCdMmQul3Ta+/1p9tRkvKPsS4n&#10;jBU/TvGn3FTRFJXzLBN5USKTKEGPsb5fAsVOseB52N7eg+lUg4ODLTg+XoVWqwscd38jw2RiQK/X&#10;hIWFS1hfPwZdf3DR/FPoO6R+ZZFmXcFXZ2N3xSaRSpJUjJJUzPIcRJaJBI4JZIFzFnXpAl93n9YV&#10;dLXXt3aGDqmRKEFfdFdqq9WFs7M2EPJpX66EIMDYe4ndp2mWMQcDa/PC9JbaJfmMfuA8pSryjkUi&#10;vzv1WrWJO9iqafufe22nY2eVRAlmaeqTmnowx/h+lGAnjJUv+vP3jBSiWPA8iGIAv/7130AQQuh2&#10;27C3tw2aZgHGPiBEIElY8H0MrqtAngNsbBzC2toJrK0dP+ay8jynHBIpIzcokyQRBnZQ96JY5hk6&#10;ElgmoGnITRJqoZPVBZYJ7CDSFnX5oq6gK4qiQBY556v4UlIUBzAmMBxW576WEAQsm4CqOi/Ro9YJ&#10;YsUOIlXk2UASuLl2ZA0V9w4H1pblh/pjrI2mqRQoyCGH+V2vASAHoCiAnAIojBM+kUIUC54PVbXh&#10;97//C5TLEzg5WQXXlcH3EUwmJWDZFDD2oV6/gkplBK9e7T72DhEAwCKRdjJ21s6n3pLI0oEkcN5y&#10;ST6h7xlJsEiknZveEolSRKIErVaUE8wxxI8S5ATR66bxRezQfw4Cx4Q3cVBRkvJuGMs0RWWKyDnz&#10;CuFtClEseHpqtQHU6304P1+Era39B+8WJxMD8ny2E5lXTOdkt2/tdKduS2SZcFGX3jtiQFEUNFR8&#10;JQuc05m4y1jgvJIkTr74o9Tj4zXwfQyqan3S9QgRIASB68pQKr3IBpDdwXRnrz/dCpIE3XfTw9B0&#10;Kgu0Kwuce3NEmeU5rYqcXVXQ8DHWFMapYPqhnmY5O++utK6iqx975mvTC4zHWNtLhmeZqMQyn+Vz&#10;VkRHFTw9zWYPlpc7IEke9HoLD7ominjo9ZrQbnfg1avdx3S0uZh6i13TaftRgpsavsxzABKnaOyF&#10;pZEbVLwwwVkGPymyyQLnlSRh0pm47d3+dOex1vZkyLILLDt/d/ANScICxyXAcZ/+HI/IpeUtdCZO&#10;2w1jZa2iHn0sdcHAwnTJkLpd02vv9afbUZLyj7EuJ4wVP07xp9xU0RSV8ywTeVEikyhBj7G+XwLF&#10;TrHgedje3oPpVIODgy04Pl6FVqsLHHd/I8NkYkCv14SFhUtYXz8GXX9w0fxT6DukfmWRZl3BV2dj&#10;d8UmkUqSVIySVMzyHESWiQSOCWSBcxZ16QJfd5/WFXS117d2hg6pkShBX3RXaqvVhbOzNhDyaV+u&#10;hCDA2HuJ3adpljEHA2vzwvSW2iX5jH7gPKUq8o5FIr879Vq1iTvYqmn7n3ttp2NnlUQJZmnqk5p6&#10;MMf4fpRgJ4yVL/rz94wUoljwPIhiAL/+9d9AEELodtuwt7cNmmYBxj4gRCBJWPB9DK6rQJ4DbGwc&#10;wtraCaytHT/msvI8pxwSKSM3KJMkEQZ2UPeiWOYZOhJYJqBpyE0SaqGT1QWWCewg0hZ1+aKuoCuK&#10;okAWOeer+FJSFAcwJjAcVue+lhAELJuAqjov0aPWCWLFDiJV5NlAEri5dmQNFfcOB9aW5Yf6Y6yN&#10;pqkUKMghh/ldrwEgB6AogJwCKIwTPpFCFAueD1W14fe//wuUyxM4OVkF15XB9xFMJiVg2RQw9qFe&#10;v4JKZQSvXu0+9g4RAMAikXYydtbOp96SyNKBJHDeckk+oe8ZSbBIpJ2b3hKJUkSiBK1WlBPMMcSP&#10;EuQEsfKx3LYXDcY+VKtD6PUaMBxWoVp9WA0tzwG63SWo1/sPvuaJccJYIVGKMcfMfUTJMXSSz55D&#10;TrOM+TkNHfexXJLPuhO3ZQWh9inX+1GCqzIaPMTOrOB+ClEseF4YJoXNzQNotbpg2yo4zk3IcPw2&#10;ZFhRnmzHcTH1Fjum2xq6pPrbduU/0Qda2zXEW4hnvZ7lLbA0lWqIt1iGjuM01sLk4xE1L56dnV2Y&#10;TjXY29sGWXYAoY+3+ff7DeD5GNrtLrRa3SdY5dwcj+x1P0qwjvlPGq9APEu8KJbcMJE1xH9aI9J7&#10;UATOwTxDenbysFr7LdIsp6Mk4xSRc7/2kYzHpBDFgpeBKAYgigHUas+2u8qynJ76oW6RUCthYfIh&#10;QbyBZ+ikpqDB0AlqSHC9KhZHiGfJV5EfKMsubG4egu9LcHy8BvV6HyqV+1PPk4SB8/MliCIBNjYO&#10;YGdn96V6n1JA5RQ1X/TQbfI8p2igHuWIkmeZqCSJk+7UWxq5QaUiiw+2MuxZ3kJJEkwDCy+y2/dL&#10;oRDFgoJrJn5YGvthRWCZKM3zIMtz6iFNGIhjA8Sz/sQLK0mac5s19eAlHl/FacY5QaS4YSLTFGSq&#10;yNuywLn0h7Lp2u0OZBkNCPnQ6SzDZFICVXUAIR94fpaS4fsILEuDSmUMW1v78OrV7ktssLlhvaoe&#10;9h2/FsSp+CnXkyhFWGC9x7rx2appe6Yf6gcDa0sROVv4SGcsAIATxLIbJvLrpvH9euVx5yi/dgpR&#10;LCi4xgkjxQsTqaag/sAhdTuIVB0JDzoekwXWGTikFmcZ8x1fdh+S2/ZUTLygdDS0NywSaX6cYD9O&#10;EA1UhnnWl3jWL8viaKum7d975EZROayunkC5PAZNs2EwqIHnYTDNEsQxC6IYvK0/tttd2Nw8eCoL&#10;vk9FETgHcyy5cvzGvNeGScozNJWqIu988Gbi56xP5J31qnrkhol8NLQ3lnTp/EOJECM3KA8cUl8u&#10;KadbdX3/Y+MlBR+mEMWCgmt6lr/gxwlul+SzLAe6a7ptzLH+Q1xFBJYJ+w5pfNsofb9SVk5fQpRP&#10;mmXM4dDeOB07q52J207zjME86yGOJVmeM0OXVDtxilWLs00vLG3Wtf0FTbq898lmTVF/vrZ/m/0L&#10;QwEkyXsbMvyFBAzLAueWJGF8afmLFom0eeqCF1NvqSKLo5Ik3H+M/JlYKSmnYZIJIseEnYnbNkmo&#10;ayJvYZ4lHENHQZKKJEqw6UcGUACbNW1/o6odftHNXY/AbSN/J4wVgNlNkSJyjipy9n2NUoUoFhRc&#10;E6cZF8apoCPBWtSzSxIn+MohjYaCrj4kjFmeU2MvKNNAZSrirCVNevYGkzzPqb9fTP79aGitj9yg&#10;uqDhCx2/u+vN8pzq26Tx5sp85YaxHC1k/EpZOb33SSkqB1W1H9ti77GhaSrbquv7VhDrJyN7ReJZ&#10;l2U+3kU6coNyDkC1DLnbNuRHjcWiKCrfqeu7FUkcKQJnXzl+ww5jre8EjShJeYFlQsSzfkkSx4sa&#10;vtyu67sPzRf8pXBpeQsHA2vTIpFO4hR5UYwpoPKZkT/ja4ifbtX0/YaKr25fV4hiQcE1LE0nPEuH&#10;YZIKdQVduWEsAwBcWv6CjnhLRbx1u8aY5zkEcYqGblAVOIaUZXG0XTf2ee5hfpWPScd0252J256S&#10;yNisafvce3auNEXlTQ33VJGzzibuisAxQVkSxorIv5jj38egLInjlbJy4oWxdDCwt1olqfu+GuH1&#10;jUN96ofGRk073Knrbz73KMb7qMjiSEM1a+QGldmOJ1LCJBURx/qz3Q5vVyRx9FhHuV8iYZwKu4Pp&#10;Tnfits5Nt4VmaTZeXUGDPAfw4wSPvbB8OfUXHBKr7bJytl3T9m6OnQtRLCi4pqnhy7OJs+xHCcY8&#10;S9Yr6qEicA7iWH/kkYo5cVYYik55lg7TLGejNOU4hokrsjhURM5mGTqpqaj/3L+HF8bS4cDa6Fne&#10;wlpFPXqfIN5GEji/pqBBx3TbOhKs37Qq//m1f9FuVtWDJM1YxLmkY7ptiWc9ReRszLM+S9MJiRN0&#10;k1mIeJa8ahhvthtPvyPjGDpuarjXBPiqI6E+B3meU9/3Jt/u9ac7ThAr7ZJ8dtegQRFnNz9uGEtd&#10;023bYawkacZ+t1T+G0VReSGKBQXXqCJvSzznjr2gUpHFMUVRUFdxXxV5u+8IdT9KsB8lOExSgWXo&#10;GHEMwRxLDEmYhHEqUjSVvYQGm0vLX+jZpFmWxZHIMQ+OfarI4mjqh3rP9ppTouhfcpK7HyXY9EPD&#10;CWPFDWIlz3NKvg6F1rEwlQXOZWg6/Xah9H1VFoeyyDpDN6i6YawMnaAepSmHeJYgjvUXNeli0ZDP&#10;d+rabjH/97I5m7jL3Ynb9qMEb9W1vQ91j8sC523V9L2jkb0xSxcRRy1D7haiWFBwTQkLkwUN98Z+&#10;UBm5Qbkii2OA2bD2TZ0tTjM2iFORZajkJmLIC2M8sEn9VdP4saGiqw++yBMwc2xJpJoiz910oSHe&#10;8q5t6r5EUcyynD4zneWjob1u+qHhRykmcYIhzynEcz7iGF9H/HS1op6sVZRjhqbTuor7BhbMiR+W&#10;bhoy4iTlscB5ijBryPgS34tfGl4YS0dDa/3S8hfWq+rhQ8apGJrKWobUORk5a8r1UXQhigUF19A0&#10;lW3X9V0riLT9/nQLcQy5e/TCMXTCMfTb2lOUpHzHdJeXDLm7VdPvH2t4QvI8pyw/0kicig+Zb7sL&#10;4lm/75C6E8w69b4k/CjBb67MbzoTt31l+w0DC6aB+ekChy4pispJlGAvSvDR0N5wwlg1/bD0qqH/&#10;qIi8w7NM1FDxVUOFZ7+pKfg0Rl5QGbhBrSwL43lOSBDHBgYWzKFDaiMvqBSiWFBwCxXx9npVPQzj&#10;VOhM3GUdC9O6iq7uu+u8mQ9rqPhquaycNTX87DUfP0pwlKbCzBN6fgSWCaM4FYM4/aKih7Isp3/s&#10;ma9/vDJfxWnKr1fVw7s3BRzibRXxdlkSxudTb+n73uR1lufU79rVv7yEEZqCn4cTxAqJE1xX5j+t&#10;kQXOGbpB1QlipRDFgoI7rJbVE4FlQlng3O7Ubb3pTb9BPEMQx/o0Bbkfp5hECRI4JtysaQdrFfVo&#10;pfSeMYYnBvOszzNMSFFUluc5UPcYmX+IMElFgWMJ+sJCkk8nzkrHdFtxmvLrFfXwQ783zzLxWkU9&#10;OR07K52J2zawYG7X9b0nXG7BIzD2ggqJEoy4+dNpMM8QEiXYDQtRLCi4lwVNuixhYWIMhMnEC0t+&#10;lEheFOM8B7osCSPJkD0N8dZmVTt4SfNhFEXlOuanIssEwax1f67jXD9KEOZZ8hIahh6KF8bS8che&#10;79t+Y6P6YUG8zZIudfcH1tbp2FmtK6ivY+HRU1gKHo8sAyrNgGY+oWuapqg0g5wKk5QvRLGg4D2I&#10;HBv8arH8jyzLaS+KJSeMlSzLaVngXEXknKeaVZsXReQcSWC9qR/pSGMffJSU5zlMSWQ0VXz5Er1b&#10;38fED0sTLyyVJGEyj8UZy9BpTUHDsReUJ35YKkTxy0YSWF/kmCCcmRvMVU8PklQUGCaSBc6lH2uB&#10;BQVfCzRNZYrIOwuadLlkyOc6FqYvVRABABY16WJRky6mfmj4UfLg2uDADWo8w0RNDfd0xH8xAuEE&#10;sXI9Wzq3CbnEs54fJejGAqzgy0XHgol4hvhRgue9lkQJRvzMEKEQxYKCrwzEs2Sjph0sGtJ5Z+Iu&#10;h0nKf+wam0TqxA3L7ZJ89qphvKFeaOzTfQxdUiNxgjA3fx1U5BgSJKnokKgQxS8cTeQsVeCtsRtU&#10;8vzhH988z2HkhRUNcbYm8lYhigUFXyGLunSxXFLOagoaHA3tjZEblO97XJrldNd0Wz2bNFcqyulm&#10;VT3AX1iTDQBAluf0pwg5Rc1SEdMsZ/L80zp2C14GNQUNlgzpgqHpdOgG1Yde13dIg2eYcFGXzyty&#10;MadYUPDV8m2z9L0ics7RkFvvml6rb5OGyDEB5lk/zXOaXLvzlCRx/E1D+WG7ru9VFTR87nXPS0kS&#10;x4hnfRInSBa4uY5QgzgVBJaJFcQ7X9LuuOBdrk3U31gkUvf60x2GptLyR0wXRm5QnnhhaadhvNmp&#10;67uFzVtBwVcMTVPZalk9qUjiqCzZY4tEmh8lkh/FmKeZtCKJY4ln3bIsjjeq2iHH0M9uZP4pqNd+&#10;pX6U4HlFkcQJRjzjf0ndtgXvRxI4b7uu72V5zpxN3GWLRFpTxVcix5CbruQbI/9Ly1+4id3aqeu7&#10;NyckhSgWFHzlKCLv/LpV+a+bLlo3TGSGplJF4BzEzz/T9dLQkTDVkWCdjJyVsiRMHtoEdZN+sahL&#10;519SY1HBh1nUpQtZ4FxV5O2u6ba6pteK0pQXWSYAACBJKgosE5YkYdLW5e7d2C1qnoJkQUHB/9/e&#10;nf22cV5RAD9Dzr5wEUnZEhdJiUUScZqiKIL+/49FGxRt4lpLDImbLJmbyBnODGfh9EE2msaOLaoR&#10;RVHn9ypd4Y5eDmb57qV19O+3429+vBh9N48ieW/LutWuw4vr2W6cIPWH8taPfywX/nnfPdJqxYtF&#10;ujOeVcfuPG/7oTULQkMQBBiy6FiqbOd1eVzNmZ1fb4NhKBLRoxfGC+lv5+++f3U5fqlLaW8na1z8&#10;1iHuD4uVp16Qae7kXv9l79lflSVmZdLjkySJ4AaRLghCot08Sv3N4GMoEtFGuHbnuZ8uRt92xrPa&#10;xAuyz7PapS6Lsw8HuYMolt0g0q5s77kui241b7Zf7my9Kprq4KF7p/XBUCSijRFEsXzyblJvj5y9&#10;oesXvCDWwnghAQnEVCrSZNHN6/K4tmW1G9vZ44feakLrh6FIRBtn4PjFm/2IgWX7oZUgETKqbJuK&#10;ZOd1ZbxtaUvvmqSngaFIRI9CkiTCwPGLUz/M2PPQcvzAlMV0aCqSbamSXTDU4acGDyRJIiQJhF9/&#10;UEH0KQxFIlp7XhBpR1fXze61U5l6YcYNbwYPpAVhoUmip8uiWzTV/otS9udq3ujwID7dFUORiNba&#10;5dR9fnx53WyNnZofRlrRVPu6LLqqmPbjRZL2wlhz5qE1duf53azRq26ZnW938j8tszGD6AMe3iei&#10;tWX7gfXTxejbn99NDnO6Mq7ls+1f7ksU00JspVOOpUpOTpfHnfGs5gaRIaaE6Lty4V8P2Do9UhwI&#10;TkRrabFIUsdXk2ZnPKuWLK2/k9UvP7dAWJNE/0Upczr1g0x75NQuJrPdFbZLG4J3ikS0lrrXs0p7&#10;7FQXySJ927OEKUFIqnmj3R45e5Yq2dum9k5Mp6L77pU2B+8UiWgtjb15fjTzt3azRm+ZOkORXF0W&#10;3YkX5KZ+kLmv/mgzMRSJaC3ZXmD5UaxqUnrpoeW6LLpuGGn2POTyYFoKQ5GI1o7tB9YsiMzFIhE/&#10;9x7xt2jvV0nZPkORlsN3ikTrwvM02LaF+VyBYcxgWTYk6VHuOPw9JMDyafi//t96eoIYikQPKY7T&#10;ODs7wNu3zzGbmXBdHWEoQVV96LqLTGaKg4MzbG8/qbFklirbpizaqZQQJUmCZe8WvSDSdVmcWSqX&#10;B9NyGIpED2UyyeLoqIl2u4arq2eQ5Tl03YUkhRiPc+j1dpFKLTAYFLC/30K9fvKU7hwtTbYVMT33&#10;wljTl1yG7AaRntOVa0thKNJyGIpED2E02sIPP/wZrdYeUqkYjcYRJOnjowO2baLV2sNkksV0auH7&#10;7/8OUXwSRwzymjIuGOrw7cTd/bqUeXPbutk81N0g0vcK1nlG/e9GdaLb4Ic2RKsWRSKOjho4OztA&#10;NnuNr746+2QgAoBlOWg0TuB5GtrtGt68+XrF3T6YSs7oVnNGFwKSgeMXb1OzSBKhM57VKnmzc7id&#10;PeUZRVoWQ5Fo1U5PD9Fu70FRfJRKXz6Unk7H2NtrYTAo4uzsAKPR1gq6fHCplLBoPs+9ruXN9jvb&#10;276aus8+N6vZD2PlTX/6wlIlu7pldnazxsUK26UNwcenRKsUhhK63QoGgwKazaNb14lijHK5h16v&#10;jE6niq2t0T12uTYsVbZf7my9SqdScXvk1E7703rJVPuaJLqKmJovkpuB4LYfmmN3vrWTNS6qeaPT&#10;3M7d/n9L9AsMRaJVsm0LrqvDsmyIYrxUbSYzRbdbxXT6pM7e7WT1t1lNnmQ1edK7dioTL8z0bb80&#10;j2JZEG7OJBqy5Na3s8cvtrM/1/Jmm6uj6K4YikSrNBwW4LoadH3pKS1IpRJIUoDZzITnadC05f/G&#10;I6XLovunSuEflZzRnfpBxvZDy5mHppxOhaYq25Yi2UVTHXxqyTDRMhiKRKvU65Uxn6sQRedO9arq&#10;w/cVuK7+lEIRAARBSLYt7d22pT2pM5u0WvzQhmiVnj+/hCzPcddpK/O5AkUJnlogEq0KQ5FolUql&#10;PnTdhetqS9cmyU0omqYNXedjQqJ7wFAkWiXLsmEYLhzHRBynl6qdTrPQNB+WdbdHr0T0RQxFolWS&#10;5QDlcg/5/Bi9XvnWdXGcRrdbRrncQ6XSvccOiZ40hiLRqh0enqJWa8N1NQyHXz6IH8cptNs1FAoj&#10;7O+fo1i81RZ6IloeQ5Fo1SQpRLN5jIODMwyHBZyd7SOKPv0o1XEMHB83IMsBarUWDg9PV9wt0ZMi&#10;fG5sEhHdo/E4j9evm+h0auj3S1BVH5rmQpZDeJ4Kz9OxWAioVrvY22uh0TjGYpFCv1+C45iwbQu+&#10;r8A0b3YvZjJTlEp9pFKLh740oseKoUj0kKJIxJs3X+Py8hkcx4Tn6QgCCZrmvd+naGN//xw7O2/R&#10;65VxenqIq6ttuK4Bz9MQRWkoSgBdd2GaNiqVHprNI1gWVyYR3QFDkWgdJIkA19Vh2xbmcwWGcXP3&#10;pyhzRJGIV69eotWqodutIJudwrKm0HUXohhjPpfhujqGwwIEIUGt1kajcYJarf3Ql0X02HCiDdE6&#10;EIQEhjGDYcw++tnp6SGOj+sYDgvY3z//aEScogRQlAD5/DX6/SJOTuqIIgmGMUOhMFzVJRBtAn5o&#10;Q7TOBoMizs/30e+XUK+ffnFmaqk0QKXSQ7tdw9FRA2EorahToo3AUCRaV0ki4Pi4jlarhkqli3T6&#10;dls1stkJVNVDp1PD2dnBPXdJtFEYikTrynFMXF/nIYoxstnpUrW7uxcYDrcwHufvqTuijcRQJFpX&#10;H3Yv6vrH7xm/RJIiCAIwnVqIIn47QHRLDEWidXVyUofralCU+Z3qNc2F59180UpEt8JQJCIieo+h&#10;SLSu6vUT6LqH+Vy5U73n6dA0lwf5iW6PoUi0rizLfr970Vi6NgxFJAmQydgQxegeuiPaSAxFonVl&#10;mg5yuTGiKI3JJLNU7cXFLgqFEfL58T11R7SRGIpE60oQEjQaJ9jba6Pbrdx6KfFkkoXva6hW2zg4&#10;OLvnLok2CkORaJ0ViwPs75+jVOrj5OQQrqt99vf7/SK63TJqtTaazWNIUriiTok2As/CbBX0AAAA&#10;TElEQVQvEa27w8NTBIGMVquG8/P9zwwEL0IQFqjXT9BonHDuKdHyuCWD6LH49eoo19UQx1wdRfQ7&#10;YigSPSa+r2IwKMK2LS4ZJvr9/QfNTMAPvmKW7wAAAABJRU5ErkJgglBLAwQUAAYACAAAACEAqM/s&#10;OegAAAARAQAADwAAAGRycy9kb3ducmV2LnhtbEyPzWrDMBCE74W+g9hCb4msGLuJYzmE9OcUCk0K&#10;pTfF2tgmlmQsxXbevttTe1lYdmZ2vnwzmZYN2PvGWQliHgFDWzrd2ErC5/F1tgTmg7Jatc6ihBt6&#10;2BT3d7nKtBvtBw6HUDEKsT5TEuoQuoxzX9ZolJ+7Di3dzq43KtDaV1z3aqRw0/JFFKXcqMbSh1p1&#10;uKuxvByuRsLbqMZtLF6G/eW8u30fk/evvUApHx+m5zWN7RpYwCn8OeCXgfpDQcVO7mq1Z62EeJEI&#10;kkqYiWRJaCRZpekK2ElC8hQL4EXO/5MUPwAAAP//AwBQSwMECgAAAAAAAAAhAETcchaQAgAAkAIA&#10;ABQAAABkcnMvbWVkaWEvaW1hZ2UxLnBuZ4lQTkcNChoKAAAADUlIRFIAAAASAAAAEggGAAAAVs6O&#10;VwAAAAZiS0dEAP8A/wD/oL2nkwAAAAlwSFlzAAAOxAAADsQBlSsOGwAAAjBJREFUOI2dlEFzmzAQ&#10;hddCgEBgIwiddpzYyYxzSc75/z8g5/QSz8QkzrRTAiLGAoEE9NA6k0mdTNx328N++3akfaNhGOCt&#10;iqoJeN2wUipfNNoDAKA23vrELJlj88C1i7c9+HWhux4vnzaLVVaecdGwSmlXqo4AABDTkK6JK0Zt&#10;fhr5d4uj8RIbSO96RztHm7od3/zILx+4mGVCRrFHUtfCwrFwDQBQt9qpWk3TrYwjSrITRu8vv4U3&#10;Y8favIB01+Pr5NfV95/FpYlGahrQNTZQ98/Of1wbj4U4Vv1gXnwNbq7mX66xgTQCAFg+bRYPXMxM&#10;NFLzyE/egwAAYAN188hPTDRSD1zMlk+bBQAAeq7bySorzzIho2lA1+8B3moa0HUmZLTKyrPnup2g&#10;vJIhFw2LPZJ+5GSfs9gjKRcN41XDUCmVXyntuhYWn4Xs5FpYVEq7ZaN8xKsmrFvt7F7nEDkWrqXq&#10;yFYqH+35jwdpGAboh36EQmrnjoXrutXOoZC/m0ifWCXyiVm6Jq6qVtNDQVWrqWviyidmiZhjc0Zt&#10;nm5l3PW98VmI7noj3cqYUZszx+YocO1iHnqrkJJ8XYjpZ0GPhTiOKMlOI/8ucO0CAQCcx5PbGaNJ&#10;q3srycuZ7t53prveSPJy1na9ecLo/eJovATYc7T3XMxzIcPYIym1zS0xDQkAIFVHRKO8D4/21TR8&#10;mz6fJ/n2dBcjdasJAIBj4ZcYmYfe6jye3O6Nkdf6n2D7DfBbUhgcOCs2AAAAAElFTkSuQmCCUEsD&#10;BBQABgAIAAAAIQC4d/Cl5gAAADkEAAAZAAAAZHJzL19yZWxzL2Uyb0RvYy54bWwucmVsc7zTz2oD&#10;IRAG8Hsh7yBzz7q7STalxM2lFHIN6QOIzrrS9Q9qS/P2FUqggWBvHp1hvu938XD8Ngv5whC1swy6&#10;pgWCVjiprWLwfnlbPwOJiVvJF2eRwRUjHMfV0+GMC0/5KM7aR5JTbGQwp+RfKI1iRsNj4zzavJlc&#10;MDzlZ1DUc/HBFdK+bQca/mbAeJdJTpJBOMkNkMvV5+b/s900aYGvTnwatOlBBdUmd+dAHhQmBgal&#10;5r/DTeOtAvrYsK9j2JcMfR1DXzJ0dQxdyTDUMQwlw66OYVcybOsYtjcDvfvw4w8AAAD//wMAUEsD&#10;BAoAAAAAAAAAIQAIir3krQIAAK0CAAAUAAAAZHJzL21lZGlhL2ltYWdlNS5wbmeJUE5HDQoaCgAA&#10;AA1JSERSAAAAEwAAABIIBgAAALkM5WkAAAAGYktHRAD/AP8A/6C9p5MAAAAJcEhZcwAADsQAAA7E&#10;AZUrDhsAAAJNSURBVDiNrZRNTxsxGIRfO7Y39n4kCwmF0ICSlqqCXvr//0NPpapKISo0UAhkk12v&#10;nbWduBdSpQhRiPrc3oNH45FmkPceHqKN4yM5a8vKRrKysbauLijRYUBlFFDZjuojzoh++I6sHt57&#10;dJ7JvcFt0b8pdFvbudDWcesWlBJsOSWa05raivmo14rP9tLoHCH0xw1aOtPG8eOr7MNwUnYup+Vu&#10;wtk0DqjktKYZqRnj5kwZx2Vl43xmk04jHO42w8ujnfTz0iUBAFgsPP7yKzv6ep2913bOe5vx4OE3&#10;GKkZRmqmKYKpMo5fZHKvqGyMEPiPr1ufMEYLDABwdpf3L8ayq4wTb9vJyWN5rCIY0QdbjW/K2PBi&#10;LLuDu6IHAEBkZaPBbd6/ytVOv5Wc4pUMngIj5Pc2oh9no+JNGJDyVcKv8bisNjJlmk3OJnVaq54j&#10;tIRTMksFyzJlmpmqUlxUNlbGhWFAy5cILQkDWirjwnxmE3wrdVsZJwQja4kJRkptHS9mJsEAAAjB&#10;s3J6DO89AgBAAB63Ij7ilGhlXLiOmLZzIRhVUZ0VOKnTXDBSlpVdS6ysbMhpTSV1muNUBFkq2CRT&#10;JtXW1V/mytUzZdJUsEkqggxHAZX9VuO00xCX52O5v7jP4F8svEfnY7nfaYbDfqtxGgVUYgCA3mY8&#10;6G5EF4LR8vsoP9DG8aeElHH85Gb6TjBadtPwZ28zHgDcdxNjtDjcTo+9BzSclJ3BXdF7rOjaznlR&#10;2SjXprEs+uF2eowxWgCsrAbAf5ygv4Jdcxx/A3+IaLTY1sGYAAAAAElFTkSuQmCCUEsBAi0AFAAG&#10;AAgAAAAhALGCZ7YKAQAAEwIAABMAAAAAAAAAAAAAAAAAAAAAAFtDb250ZW50X1R5cGVzXS54bWxQ&#10;SwECLQAUAAYACAAAACEAOP0h/9YAAACUAQAACwAAAAAAAAAAAAAAAAA7AQAAX3JlbHMvLnJlbHNQ&#10;SwECLQAKAAAAAAAAACEAdGX/G4gCAACIAgAAFAAAAAAAAAAAAAAAAAA6AgAAZHJzL21lZGlhL2lt&#10;YWdlMi5wbmdQSwECLQAKAAAAAAAAACEABo5mF6YCAACmAgAAFAAAAAAAAAAAAAAAAAD0BAAAZHJz&#10;L21lZGlhL2ltYWdlMy5wbmdQSwECLQAKAAAAAAAAACEAFGNUGHoCAAB6AgAAFAAAAAAAAAAAAAAA&#10;AADMBwAAZHJzL21lZGlhL2ltYWdlNC5wbmdQSwECLQAUAAYACAAAACEA/sqR6QUkAABMSgEADgAA&#10;AAAAAAAAAAAAAAB4CgAAZHJzL2Uyb0RvYy54bWxQSwECLQAKAAAAAAAAACEAmNsfi4UCAACFAgAA&#10;FAAAAAAAAAAAAAAAAACpLgAAZHJzL21lZGlhL2ltYWdlNi5wbmdQSwECLQAKAAAAAAAAACEAFHN0&#10;PmDhAQBg4QEAFAAAAAAAAAAAAAAAAABgMQAAZHJzL21lZGlhL2ltYWdlNy5wbmdQSwECLQAUAAYA&#10;CAAAACEAqM/sOegAAAARAQAADwAAAAAAAAAAAAAAAADyEgIAZHJzL2Rvd25yZXYueG1sUEsBAi0A&#10;CgAAAAAAAAAhAETcchaQAgAAkAIAABQAAAAAAAAAAAAAAAAABxQCAGRycy9tZWRpYS9pbWFnZTEu&#10;cG5nUEsBAi0AFAAGAAgAAAAhALh38KXmAAAAOQQAABkAAAAAAAAAAAAAAAAAyRYCAGRycy9fcmVs&#10;cy9lMm9Eb2MueG1sLnJlbHNQSwECLQAKAAAAAAAAACEACIq95K0CAACtAgAAFAAAAAAAAAAAAAAA&#10;AADmFwIAZHJzL21lZGlhL2ltYWdlNS5wbmdQSwUGAAAAAAwADAAIAwAAxRoCAAAA&#10;">
            <o:lock v:ext="edit" aspectratio="t"/>
            <v:rect id="Rectangle 3025" o:spid="_x0000_s3563" style="position:absolute;left:3306;top:-1570;width:6352;height:7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toPxwAAAOIAAAAPAAAAZHJzL2Rvd25yZXYueG1sRI/LasMw&#10;EEX3hfyDmEJ3jZSmhOJECSWlYMii5PEBgzW1nVgjYymx+vedRSCbgctwz+WsNtl36kZDbANbmE0N&#10;KOIquJZrC6fj9+sHqJiQHXaBycIfRdisJ08rLFwYeU+3Q6qVQDgWaKFJqS+0jlVDHuM09MTy+w2D&#10;xyRxqLUbcBS47/SbMQvtsWVZaLCnbUPV5XD1Fq7H99jnWUtno3Pe/Yyl3lFp7ctz/lrK+VyCSpTT&#10;o3FHlM7C3MxFQpREB/T6HwAA//8DAFBLAQItABQABgAIAAAAIQDb4fbL7gAAAIUBAAATAAAAAAAA&#10;AAAAAAAAAAAAAABbQ29udGVudF9UeXBlc10ueG1sUEsBAi0AFAAGAAgAAAAhAFr0LFu/AAAAFQEA&#10;AAsAAAAAAAAAAAAAAAAAHwEAAF9yZWxzLy5yZWxzUEsBAi0AFAAGAAgAAAAhAJJu2g/HAAAA4gAA&#10;AA8AAAAAAAAAAAAAAAAABwIAAGRycy9kb3ducmV2LnhtbFBLBQYAAAAAAwADALcAAAD7AgAAAAA=&#10;" fillcolor="#e6e6fa" stroked="f">
              <v:fill opacity="13107f"/>
              <o:lock v:ext="edit" aspectratio="t" verticies="t" text="t" shapetype="t"/>
            </v:rect>
            <v:rect id="Rectangle 3026" o:spid="_x0000_s3564" style="position:absolute;left:3306;top:-1570;width:6352;height:7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xcwyQAAAOIAAAAPAAAAZHJzL2Rvd25yZXYueG1sRI9Ba8JA&#10;FITvQv/D8grezMYKoSSu0qQo0kNL0oLXR/aZhGbfhuyqsb++Wyh4GRiG+YZZbyfTiwuNrrOsYBnF&#10;IIhrqztuFHx97hbPIJxH1thbJgU3crDdPMzWmGp75ZIulW9EgLBLUUHr/ZBK6eqWDLrIDsQhO9nR&#10;oA92bKQe8RrgppdPcZxIgx2HhRYHKlqqv6uzUbDCouS39333keeVR/2T7I63RKn54/SaBXnJQHia&#10;/L3xjzjoUI5XS/i7FO6A3PwCAAD//wMAUEsBAi0AFAAGAAgAAAAhANvh9svuAAAAhQEAABMAAAAA&#10;AAAAAAAAAAAAAAAAAFtDb250ZW50X1R5cGVzXS54bWxQSwECLQAUAAYACAAAACEAWvQsW78AAAAV&#10;AQAACwAAAAAAAAAAAAAAAAAfAQAAX3JlbHMvLnJlbHNQSwECLQAUAAYACAAAACEAe+sXMMkAAADi&#10;AAAADwAAAAAAAAAAAAAAAAAHAgAAZHJzL2Rvd25yZXYueG1sUEsFBgAAAAADAAMAtwAAAP0CAAAA&#10;AA==&#10;" filled="f" strokecolor="#9932cc" strokeweight="1.07pt">
              <o:lock v:ext="edit" aspectratio="t" verticies="t" text="t" shapetype="t"/>
            </v:rect>
            <v:shape id="AutoShape 3027" o:spid="_x0000_s3565" style="position:absolute;left:1866;top:2305;width:6352;height:7245;visibility:visible;mso-wrap-style:square;v-text-anchor:top" coordsize="6352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2GiyQAAAOIAAAAPAAAAZHJzL2Rvd25yZXYueG1sRI9BawIx&#10;FITvhf6H8ArealYFsatRSqXVSw+1oh6fm+dm2c3LkkR3+++bQsHLwDDMN8xi1dtG3MiHyrGC0TAD&#10;QVw4XXGpYP/9/jwDESKyxsYxKfihAKvl48MCc+06/qLbLpYiQTjkqMDE2OZShsKQxTB0LXHKLs5b&#10;jMn6UmqPXYLbRo6zbCotVpwWDLb0Zqiod1er4HrYdNWZtP+sX07rj3o2MnxslBo89et5ktc5iEh9&#10;vDf+EVutYJJNxvB3Kd0BufwFAAD//wMAUEsBAi0AFAAGAAgAAAAhANvh9svuAAAAhQEAABMAAAAA&#10;AAAAAAAAAAAAAAAAAFtDb250ZW50X1R5cGVzXS54bWxQSwECLQAUAAYACAAAACEAWvQsW78AAAAV&#10;AQAACwAAAAAAAAAAAAAAAAAfAQAAX3JlbHMvLnJlbHNQSwECLQAUAAYACAAAACEAvrNhoskAAADi&#10;AAAADwAAAAAAAAAAAAAAAAAHAgAAZHJzL2Rvd25yZXYueG1sUEsFBgAAAAADAAMAtwAAAP0CAAAA&#10;AA==&#10;" path="m1440,2995r6352,m1440,955r6352,m1440,-1086r6352,m1440,-3127r6352,m2731,3370r,-7245m4771,3370r,-7245m6812,3370r,-7245e" filled="f" strokecolor="white" strokeweight=".53pt">
              <v:path o:connecttype="custom" o:connectlocs="1440,5300;7792,5300;1440,3260;7792,3260;1440,1219;7792,1219;1440,-822;7792,-822;2731,5675;2731,-1570;4771,5675;4771,-1570;6812,5675;6812,-1570" o:connectangles="0,0,0,0,0,0,0,0,0,0,0,0,0,0"/>
              <o:lock v:ext="edit" aspectratio="t" verticies="t" text="t" shapetype="t"/>
            </v:shape>
            <v:shape id="AutoShape 3028" o:spid="_x0000_s3566" style="position:absolute;left:1866;top:2305;width:6352;height:7245;visibility:visible;mso-wrap-style:square;v-text-anchor:top" coordsize="6352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XadyQAAAOIAAAAPAAAAZHJzL2Rvd25yZXYueG1sRI9Ba8JA&#10;FITvgv9heUJvuqmBItFVbItgpSimhdLbM/tMotm3Ibtq/PeuIHgZGIb5hpnMWlOJMzWutKzgdRCB&#10;IM6sLjlX8Puz6I9AOI+ssbJMCq7kYDbtdiaYaHvhLZ1Tn4sAYZeggsL7OpHSZQUZdANbE4dsbxuD&#10;Ptgml7rBS4CbSg6j6E0aLDksFFjTR0HZMT0ZBTr737vtzvr8+vf9flitN192IZV66bWf4yDzMQhP&#10;rX82HoilVhBHcQz3S+EOyOkNAAD//wMAUEsBAi0AFAAGAAgAAAAhANvh9svuAAAAhQEAABMAAAAA&#10;AAAAAAAAAAAAAAAAAFtDb250ZW50X1R5cGVzXS54bWxQSwECLQAUAAYACAAAACEAWvQsW78AAAAV&#10;AQAACwAAAAAAAAAAAAAAAAAfAQAAX3JlbHMvLnJlbHNQSwECLQAUAAYACAAAACEA+Z12nckAAADi&#10;AAAADwAAAAAAAAAAAAAAAAAHAgAAZHJzL2Rvd25yZXYueG1sUEsFBgAAAAADAAMAtwAAAP0CAAAA&#10;AA==&#10;" path="m1440,1975r6352,m1440,-66r6352,m1440,-2107r6352,m1710,3370r,-7245m3751,3370r,-7245m5792,3370r,-7245e" filled="f" strokecolor="white" strokeweight="1.07pt">
              <v:path o:connecttype="custom" o:connectlocs="1440,4280;7792,4280;1440,2239;7792,2239;1440,198;7792,198;1710,5675;1710,-1570;3751,5675;3751,-1570;5792,5675;5792,-1570" o:connectangles="0,0,0,0,0,0,0,0,0,0,0,0"/>
              <o:lock v:ext="edit" aspectratio="t" verticies="t" text="t" shapetype="t"/>
            </v:shape>
            <v:shape id="AutoShape 3029" o:spid="_x0000_s3567" style="position:absolute;left:1866;top:2305;width:6352;height:7245;visibility:visible;mso-wrap-style:square;v-text-anchor:top" coordsize="6352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ZtkxwAAAOIAAAAPAAAAZHJzL2Rvd25yZXYueG1sRI/NasMw&#10;EITvhbyD2EBvjRy7DcGJEkKLodcmhZLbYq1/EmtlLNlW374qFHoZGIb5htkfg+nERINrLStYrxIQ&#10;xKXVLdcKPi/F0xaE88gaO8uk4JscHA+Lhz3m2s78QdPZ1yJC2OWooPG+z6V0ZUMG3cr2xDGr7GDQ&#10;RzvUUg84R7jpZJokG2mw5bjQYE+vDZX382ji7ngtLv3mJaTVTdPIc/VVB6nU4zK87aKcdiA8Bf/f&#10;+EO8awVZkj3D76V4B+ThBwAA//8DAFBLAQItABQABgAIAAAAIQDb4fbL7gAAAIUBAAATAAAAAAAA&#10;AAAAAAAAAAAAAABbQ29udGVudF9UeXBlc10ueG1sUEsBAi0AFAAGAAgAAAAhAFr0LFu/AAAAFQEA&#10;AAsAAAAAAAAAAAAAAAAAHwEAAF9yZWxzLy5yZWxzUEsBAi0AFAAGAAgAAAAhAK71m2THAAAA4gAA&#10;AA8AAAAAAAAAAAAAAAAABwIAAGRycy9kb3ducmV2LnhtbFBLBQYAAAAAAwADALcAAAD7AgAAAAA=&#10;" path="m1440,-66r6352,m3751,3370r,-7245e" filled="f" strokecolor="#9932cc" strokeweight="2.35pt">
              <v:path o:connecttype="custom" o:connectlocs="1440,2239;7792,2239;3751,5675;3751,-1570" o:connectangles="0,0,0,0"/>
              <o:lock v:ext="edit" aspectratio="t" verticies="t" text="t" shapetype="t"/>
            </v:shape>
            <v:shape id="Freeform 3030" o:spid="_x0000_s3568" style="position:absolute;left:7092;top:-111;width:121;height:121;visibility:visible;mso-wrap-style:square;v-text-anchor:top" coordsize="12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mXGywAAAOIAAAAPAAAAZHJzL2Rvd25yZXYueG1sRI9Pa8JA&#10;FMTvgt9heUIvUjdVDCW6SlEE6UGo6R96e2SfSXD3bcxuTfrtu4LQy8AwzG+Y5bq3Rlyp9bVjBU+T&#10;BARx4XTNpYL3fPf4DMIHZI3GMSn4JQ/r1XCwxEy7jt/oegyliBD2GSqoQmgyKX1RkUU/cQ1xzE6u&#10;tRiibUupW+wi3Bo5TZJUWqw5LlTY0Kai4nz8sQrOaUdfe3P4nH/kxaupT5fx9yZV6mHUbxdRXhYg&#10;AvXhv3FH7LWCWTKbw+1SvANy9QcAAP//AwBQSwECLQAUAAYACAAAACEA2+H2y+4AAACFAQAAEwAA&#10;AAAAAAAAAAAAAAAAAAAAW0NvbnRlbnRfVHlwZXNdLnhtbFBLAQItABQABgAIAAAAIQBa9CxbvwAA&#10;ABUBAAALAAAAAAAAAAAAAAAAAB8BAABfcmVscy8ucmVsc1BLAQItABQABgAIAAAAIQD5mmXGywAA&#10;AOIAAAAPAAAAAAAAAAAAAAAAAAcCAABkcnMvZG93bnJldi54bWxQSwUGAAAAAAMAAwC3AAAA/wIA&#10;AAAA&#10;" path="m60,l37,5,18,18,5,37,,60,5,84r13,19l37,116r23,5l84,116r19,-13l116,84r5,-24l116,37,103,18,84,5,60,xe" fillcolor="#046c9a" stroked="f">
              <v:fill opacity="16448f"/>
              <v:path o:connecttype="custom" o:connectlocs="60,-111;37,-106;18,-93;5,-74;0,-51;5,-27;18,-8;37,5;60,10;84,5;103,-8;116,-27;121,-51;116,-74;103,-93;84,-106;60,-111" o:connectangles="0,0,0,0,0,0,0,0,0,0,0,0,0,0,0,0,0"/>
              <o:lock v:ext="edit" aspectratio="t" verticies="t" text="t" shapetype="t"/>
            </v:shape>
            <v:polyline id="Freeform 3031" o:spid="_x0000_s3569" style="position:absolute;visibility:visible;mso-wrap-style:square;v-text-anchor:top" points="7092,-51,7097,-74,7110,-93,7129,-106,7152,-111,7176,-106,7195,-93,7208,-74,7213,-51,7208,-27,7195,-8,7176,5,7152,10,7129,5,7110,-8,7097,-27,7092,-51" coordsize="12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2DaygAAAOIAAAAPAAAAZHJzL2Rvd25yZXYueG1sRI9BawIx&#10;FITvBf9DeIKXUrMqiKxGqS2CBS9aDx5fN6+bbTcvSxLdrb/eCEIvA8Mw3zCLVWdrcSEfKscKRsMM&#10;BHHhdMWlguPn5mUGIkRkjbVjUvBHAVbL3tMCc+1a3tPlEEuRIBxyVGBibHIpQ2HIYhi6hjhl385b&#10;jMn6UmqPbYLbWo6zbCotVpwWDDb0Zqj4PZytgo91bE/dz/Pa+v3set19mXYzMkoN+t37PMnrHESk&#10;Lv43HoitVjDJJlO4X0p3QC5vAAAA//8DAFBLAQItABQABgAIAAAAIQDb4fbL7gAAAIUBAAATAAAA&#10;AAAAAAAAAAAAAAAAAABbQ29udGVudF9UeXBlc10ueG1sUEsBAi0AFAAGAAgAAAAhAFr0LFu/AAAA&#10;FQEAAAsAAAAAAAAAAAAAAAAAHwEAAF9yZWxzLy5yZWxzUEsBAi0AFAAGAAgAAAAhALVHYNrKAAAA&#10;4gAAAA8AAAAAAAAAAAAAAAAABwIAAGRycy9kb3ducmV2LnhtbFBLBQYAAAAAAwADALcAAAD+AgAA&#10;AAA=&#10;" filled="f" strokecolor="#046c9a" strokeweight=".71pt">
              <v:path o:connecttype="custom" o:connectlocs="0,-51;5,-74;18,-93;37,-106;60,-111;84,-106;103,-93;116,-74;121,-51;116,-27;103,-8;84,5;60,10;37,5;18,-8;5,-27;0,-51" o:connectangles="0,0,0,0,0,0,0,0,0,0,0,0,0,0,0,0,0"/>
              <o:lock v:ext="edit" aspectratio="t" verticies="t" text="t" shapetype="t"/>
            </v:polyline>
            <v:shape id="Picture 3032" o:spid="_x0000_s3570" type="#_x0000_t75" style="position:absolute;left:7319;top:1174;width:135;height: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Y+YyQAAAOIAAAAPAAAAZHJzL2Rvd25yZXYueG1sRI/dSgMx&#10;FITvBd8hHKE30mbbRVu2TUtRLF5Z+/MAh83pZnFzEpPYbn16IwjeDAzDfMMsVr3txJlCbB0rGI8K&#10;EMS10y03Co6Hl+EMREzIGjvHpOBKEVbL25sFVtpdeEfnfWpEhnCsUIFJyVdSxtqQxThynjhnJxcs&#10;pmxDI3XAS4bbTk6K4lFabDkvGPT0ZKj+2H9ZBZ6cr8fvn29TDNtYPpj79feGlBrc9c/zLOs5iER9&#10;+m/8IV61grIop/B7Kd8BufwBAAD//wMAUEsBAi0AFAAGAAgAAAAhANvh9svuAAAAhQEAABMAAAAA&#10;AAAAAAAAAAAAAAAAAFtDb250ZW50X1R5cGVzXS54bWxQSwECLQAUAAYACAAAACEAWvQsW78AAAAV&#10;AQAACwAAAAAAAAAAAAAAAAAfAQAAX3JlbHMvLnJlbHNQSwECLQAUAAYACAAAACEANGmPmMkAAADi&#10;AAAADwAAAAAAAAAAAAAAAAAHAgAAZHJzL2Rvd25yZXYueG1sUEsFBgAAAAADAAMAtwAAAP0CAAAA&#10;AA==&#10;">
              <v:imagedata r:id="rId23" o:title=""/>
              <o:lock v:ext="edit" cropping="t" verticies="t" shapetype="t"/>
            </v:shape>
            <v:shape id="Freeform 3033" o:spid="_x0000_s3571" style="position:absolute;left:7454;top:2261;width:121;height:121;visibility:visible;mso-wrap-style:square;v-text-anchor:top" coordsize="12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8pYzAAAAOIAAAAPAAAAZHJzL2Rvd25yZXYueG1sRI/BasJA&#10;EIbvBd9hGaGXoptWGkp0lWIpSA+FqrX0NmTHJLg7m2a3Jn37zkHwMvAz/N/Mt1gN3qkzdbEJbOB+&#10;moEiLoNtuDKw371OnkDFhGzRBSYDfxRhtRzdLLCwoecPOm9TpQTCsUADdUptoXUsa/IYp6Ellt0x&#10;dB6TxK7StsNe4N7phyzLtceG5UKNLa1rKk/bX2/glPf0tXHvh8fPXfnmmuPP3fc6N+Z2PLzMZTzP&#10;QSUa0rVxQWysgVk2k59FSXRAL/8BAAD//wMAUEsBAi0AFAAGAAgAAAAhANvh9svuAAAAhQEAABMA&#10;AAAAAAAAAAAAAAAAAAAAAFtDb250ZW50X1R5cGVzXS54bWxQSwECLQAUAAYACAAAACEAWvQsW78A&#10;AAAVAQAACwAAAAAAAAAAAAAAAAAfAQAAX3JlbHMvLnJlbHNQSwECLQAUAAYACAAAACEAF5vKWMwA&#10;AADiAAAADwAAAAAAAAAAAAAAAAAHAgAAZHJzL2Rvd25yZXYueG1sUEsFBgAAAAADAAMAtwAAAAAD&#10;AAAAAA==&#10;" path="m60,l37,5,18,18,5,37,,61,5,84r13,19l37,116r23,5l84,116r19,-13l116,84r5,-23l116,37,103,18,84,5,60,xe" fillcolor="#046c9a" stroked="f">
              <v:fill opacity="16448f"/>
              <v:path o:connecttype="custom" o:connectlocs="60,2261;37,2266;18,2279;5,2298;0,2322;5,2345;18,2364;37,2377;60,2382;84,2377;103,2364;116,2345;121,2322;116,2298;103,2279;84,2266;60,2261" o:connectangles="0,0,0,0,0,0,0,0,0,0,0,0,0,0,0,0,0"/>
              <o:lock v:ext="edit" aspectratio="t" verticies="t" text="t" shapetype="t"/>
            </v:shape>
            <v:polyline id="Freeform 3034" o:spid="_x0000_s3572" style="position:absolute;visibility:visible;mso-wrap-style:square;v-text-anchor:top" points="7454,2322,7459,2298,7472,2279,7491,2266,7514,2261,7538,2266,7557,2279,7570,2298,7575,2322,7570,2345,7557,2364,7538,2377,7514,2382,7491,2377,7472,2364,7459,2345,7454,2322" coordsize="12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PSoywAAAOIAAAAPAAAAZHJzL2Rvd25yZXYueG1sRI9PawIx&#10;FMTvhX6H8IReSs1aQexqlKoIFbz459Dj6+Z1s3XzsiSpu/rpm4LgZWAY5jfMdN7ZWpzJh8qxgkE/&#10;A0FcOF1xqeB4WL+MQYSIrLF2TAouFGA+e3yYYq5dyzs672MpEoRDjgpMjE0uZSgMWQx91xCn7Nt5&#10;izFZX0rtsU1wW8vXLBtJixWnBYMNLQ0Vp/2vVbBZxPaz+3leWL8bX6/bL9OuB0app163miR5n4CI&#10;1MV744b40AqG2fAN/i+lOyBnfwAAAP//AwBQSwECLQAUAAYACAAAACEA2+H2y+4AAACFAQAAEwAA&#10;AAAAAAAAAAAAAAAAAAAAW0NvbnRlbnRfVHlwZXNdLnhtbFBLAQItABQABgAIAAAAIQBa9CxbvwAA&#10;ABUBAAALAAAAAAAAAAAAAAAAAB8BAABfcmVscy8ucmVsc1BLAQItABQABgAIAAAAIQDE2PSoywAA&#10;AOIAAAAPAAAAAAAAAAAAAAAAAAcCAABkcnMvZG93bnJldi54bWxQSwUGAAAAAAMAAwC3AAAA/wIA&#10;AAAA&#10;" filled="f" strokecolor="#046c9a" strokeweight=".71pt">
              <v:path o:connecttype="custom" o:connectlocs="0,2322;5,2298;18,2279;37,2266;60,2261;84,2266;103,2279;116,2298;121,2322;116,2345;103,2364;84,2377;60,2382;37,2377;18,2364;5,2345;0,2322" o:connectangles="0,0,0,0,0,0,0,0,0,0,0,0,0,0,0,0,0"/>
              <o:lock v:ext="edit" aspectratio="t" verticies="t" text="t" shapetype="t"/>
            </v:polyline>
            <v:shape id="Picture 3035" o:spid="_x0000_s3573" type="#_x0000_t75" style="position:absolute;left:6803;top:3720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hRHzAAAAOIAAAAPAAAAZHJzL2Rvd25yZXYueG1sRI9Na8JA&#10;EIbvhf6HZQre6qa2SI2uIq1aD1L8ungbsmOSNjsbsmtM/fWdQ6GXgZfhfV6eyaxzlWqpCaVnA0/9&#10;BBRx5m3JuYHjYfn4CipEZIuVZzLwQwFm0/u7CabWX3lH7T7mSiAcUjRQxFinWoesIIeh72ti+Z19&#10;4zBKbHJtG7wK3FV6kCRD7bBkWSiwpreCsu/9xRk4LeLXdrgY3Gy7+ViObqvLfLf+NKb30L2P5czH&#10;oCJ18b/xh1hbA8/Ji0iIkuiAnv4CAAD//wMAUEsBAi0AFAAGAAgAAAAhANvh9svuAAAAhQEAABMA&#10;AAAAAAAAAAAAAAAAAAAAAFtDb250ZW50X1R5cGVzXS54bWxQSwECLQAUAAYACAAAACEAWvQsW78A&#10;AAAVAQAACwAAAAAAAAAAAAAAAAAfAQAAX3JlbHMvLnJlbHNQSwECLQAUAAYACAAAACEAMf4UR8wA&#10;AADiAAAADwAAAAAAAAAAAAAAAAAHAgAAZHJzL2Rvd25yZXYueG1sUEsFBgAAAAADAAMAtwAAAAAD&#10;AAAAAA==&#10;">
              <v:imagedata r:id="rId24" o:title=""/>
              <o:lock v:ext="edit" cropping="t" verticies="t" shapetype="t"/>
            </v:shape>
            <v:shape id="Picture 3036" o:spid="_x0000_s3574" type="#_x0000_t75" style="position:absolute;left:7166;top:710;width:135;height: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sEKyQAAAOIAAAAPAAAAZHJzL2Rvd25yZXYueG1sRI/RSgMx&#10;FETfhf5DuIW+SJvdVqtsm5bSovhUtfoBl811s7i5SZO0Xf16Iwi+DAzDnGGW69524kwhto4VlJMC&#10;BHHtdMuNgve3h/E9iJiQNXaOScEXRVivBldLrLS78CudD6kRGcKxQgUmJV9JGWtDFuPEeeKcfbhg&#10;MWUbGqkDXjLcdnJaFHNpseW8YNDT1lD9eThZBZ6cr8uX4/4Ow3Oc3ZrrzfcjKTUa9rtFls0CRKI+&#10;/Tf+EE9away4KeH3Ur4DcvUDAAD//wMAUEsBAi0AFAAGAAgAAAAhANvh9svuAAAAhQEAABMAAAAA&#10;AAAAAAAAAAAAAAAAAFtDb250ZW50X1R5cGVzXS54bWxQSwECLQAUAAYACAAAACEAWvQsW78AAAAV&#10;AQAACwAAAAAAAAAAAAAAAAAfAQAAX3JlbHMvLnJlbHNQSwECLQAUAAYACAAAACEAjMrBCskAAADi&#10;AAAADwAAAAAAAAAAAAAAAAAHAgAAZHJzL2Rvd25yZXYueG1sUEsFBgAAAAADAAMAtwAAAP0CAAAA&#10;AA==&#10;">
              <v:imagedata r:id="rId23" o:title=""/>
              <o:lock v:ext="edit" cropping="t" verticies="t" shapetype="t"/>
            </v:shape>
            <v:shape id="Freeform 3037" o:spid="_x0000_s3575" style="position:absolute;left:7182;top:-20;width:121;height:121;visibility:visible;mso-wrap-style:square;v-text-anchor:top" coordsize="12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Y7PywAAAOIAAAAPAAAAZHJzL2Rvd25yZXYueG1sRI9Ba8JA&#10;FITvQv/D8oRepG60Nkh0lWIpSA8FtSreHtlnEtx9G7Nbk/77bkHoZWAY5htmvuysETdqfOVYwWiY&#10;gCDOna64UPC1e3+agvABWaNxTAp+yMNy8dCbY6Zdyxu6bUMhIoR9hgrKEOpMSp+XZNEPXU0cs7Nr&#10;LIZom0LqBtsIt0aOkySVFiuOCyXWtCopv2y/rYJL2tJxbT4PL/td/mGq83VwWqVKPfa7t1mU1xmI&#10;QF34b9wRa63gOZmM4e9SvANy8QsAAP//AwBQSwECLQAUAAYACAAAACEA2+H2y+4AAACFAQAAEwAA&#10;AAAAAAAAAAAAAAAAAAAAW0NvbnRlbnRfVHlwZXNdLnhtbFBLAQItABQABgAIAAAAIQBa9CxbvwAA&#10;ABUBAAALAAAAAAAAAAAAAAAAAB8BAABfcmVscy8ucmVsc1BLAQItABQABgAIAAAAIQAudY7PywAA&#10;AOIAAAAPAAAAAAAAAAAAAAAAAAcCAABkcnMvZG93bnJldi54bWxQSwUGAAAAAAMAAwC3AAAA/wIA&#10;AAAA&#10;" path="m61,l37,4,18,17,5,37,,60,5,84r13,19l37,116r24,5l84,116r19,-13l116,84r5,-24l116,37,103,17,84,4,61,xe" fillcolor="#046c9a" stroked="f">
              <v:fill opacity="16448f"/>
              <v:path o:connecttype="custom" o:connectlocs="61,-19;37,-15;18,-2;5,18;0,41;5,65;18,84;37,97;61,102;84,97;103,84;116,65;121,41;116,18;103,-2;84,-15;61,-19" o:connectangles="0,0,0,0,0,0,0,0,0,0,0,0,0,0,0,0,0"/>
              <o:lock v:ext="edit" aspectratio="t" verticies="t" text="t" shapetype="t"/>
            </v:shape>
            <v:polyline id="Freeform 3038" o:spid="_x0000_s3576" style="position:absolute;visibility:visible;mso-wrap-style:square;v-text-anchor:top" points="7182,40,7187,17,7200,-3,7219,-16,7243,-20,7266,-16,7285,-3,7298,17,7303,40,7298,64,7285,83,7266,96,7243,101,7219,96,7200,83,7187,64,7182,40" coordsize="12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rA/ygAAAOIAAAAPAAAAZHJzL2Rvd25yZXYueG1sRI9BawIx&#10;FITvhf6H8IReSs1aRWQ1SlWECl7UHnp83bxutm5eliR1V399UxC8DAzDfMPMFp2txZl8qBwrGPQz&#10;EMSF0xWXCj6Om5cJiBCRNdaOScGFAizmjw8zzLVreU/nQyxFgnDIUYGJscmlDIUhi6HvGuKUfTtv&#10;MSbrS6k9tglua/maZWNpseK0YLChlaHidPi1CrbL2H52P89L6/eT63X3ZdrNwCj11OvW0yRvUxCR&#10;unhv3BDvWsEwGw3h/1K6A3L+BwAA//8DAFBLAQItABQABgAIAAAAIQDb4fbL7gAAAIUBAAATAAAA&#10;AAAAAAAAAAAAAAAAAABbQ29udGVudF9UeXBlc10ueG1sUEsBAi0AFAAGAAgAAAAhAFr0LFu/AAAA&#10;FQEAAAsAAAAAAAAAAAAAAAAAHwEAAF9yZWxzLy5yZWxzUEsBAi0AFAAGAAgAAAAhAP02sD/KAAAA&#10;4gAAAA8AAAAAAAAAAAAAAAAABwIAAGRycy9kb3ducmV2LnhtbFBLBQYAAAAAAwADALcAAAD+AgAA&#10;AAA=&#10;" filled="f" strokecolor="#046c9a" strokeweight=".71pt">
              <v:path o:connecttype="custom" o:connectlocs="0,41;5,18;18,-2;37,-15;61,-19;84,-15;103,-2;116,18;121,41;116,65;103,84;84,97;61,102;37,97;18,84;5,65;0,41" o:connectangles="0,0,0,0,0,0,0,0,0,0,0,0,0,0,0,0,0"/>
              <o:lock v:ext="edit" aspectratio="t" verticies="t" text="t" shapetype="t"/>
            </v:polyline>
            <v:shape id="Freeform 3039" o:spid="_x0000_s3577" style="position:absolute;left:7214;top:1778;width:121;height:121;visibility:visible;mso-wrap-style:square;v-text-anchor:top" coordsize="12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LMgywAAAOIAAAAPAAAAZHJzL2Rvd25yZXYueG1sRI9Ba8JA&#10;FITvBf/D8gQvpW5qbZDoKqII0kNBrYq3R/aZBHffptmtSf99t1DoZWAY5htmtuisEXdqfOVYwfMw&#10;AUGcO11xoeDjsHmagPABWaNxTAq+ycNi3nuYYaZdyzu670MhIoR9hgrKEOpMSp+XZNEPXU0cs6tr&#10;LIZom0LqBtsIt0aOkiSVFiuOCyXWtCopv+2/rIJb2tJ5a95Pr8dD/maq6+fjZZUqNeh362mU5RRE&#10;oC78N/4QW63gJRmP4fdSvANy/gMAAP//AwBQSwECLQAUAAYACAAAACEA2+H2y+4AAACFAQAAEwAA&#10;AAAAAAAAAAAAAAAAAAAAW0NvbnRlbnRfVHlwZXNdLnhtbFBLAQItABQABgAIAAAAIQBa9CxbvwAA&#10;ABUBAAALAAAAAAAAAAAAAAAAAB8BAABfcmVscy8ucmVsc1BLAQItABQABgAIAAAAIQDO0LMgywAA&#10;AOIAAAAPAAAAAAAAAAAAAAAAAAcCAABkcnMvZG93bnJldi54bWxQSwUGAAAAAAMAAwC3AAAA/wIA&#10;AAAA&#10;" path="m61,l37,5,18,18,5,37,,60,5,84r13,19l37,116r24,5l84,116r19,-13l116,84r5,-24l116,37,103,18,84,5,61,xe" fillcolor="#046c9a" stroked="f">
              <v:fill opacity="16448f"/>
              <v:path o:connecttype="custom" o:connectlocs="61,1778;37,1783;18,1796;5,1815;0,1838;5,1862;18,1881;37,1894;61,1899;84,1894;103,1881;116,1862;121,1838;116,1815;103,1796;84,1783;61,1778" o:connectangles="0,0,0,0,0,0,0,0,0,0,0,0,0,0,0,0,0"/>
              <o:lock v:ext="edit" aspectratio="t" verticies="t" text="t" shapetype="t"/>
            </v:shape>
            <v:polyline id="Freeform 3040" o:spid="_x0000_s3578" style="position:absolute;visibility:visible;mso-wrap-style:square;v-text-anchor:top" points="7214,1838,7219,1815,7232,1796,7251,1783,7275,1778,7298,1783,7317,1796,7330,1815,7335,1838,7330,1862,7317,1881,7298,1894,7275,1899,7251,1894,7232,1881,7219,1862,7214,1838" coordsize="12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43QywAAAOIAAAAPAAAAZHJzL2Rvd25yZXYueG1sRI9BawIx&#10;FITvgv8hPMGL1Ky2FlmNUluEFnpRe+jxuXluVjcvS5K6W399Uyj0MjAM8w2zXHe2FlfyoXKsYDLO&#10;QBAXTldcKvg4bO/mIEJE1lg7JgXfFGC96veWmGvX8o6u+1iKBOGQowITY5NLGQpDFsPYNcQpOzlv&#10;MSbrS6k9tgluaznNskdpseK0YLChZ0PFZf9lFbxtYvvZnUcb63fz2+39aNrtxCg1HHQviyRPCxCR&#10;uvjf+EO8agX32cMMfi+lOyBXPwAAAP//AwBQSwECLQAUAAYACAAAACEA2+H2y+4AAACFAQAAEwAA&#10;AAAAAAAAAAAAAAAAAAAAW0NvbnRlbnRfVHlwZXNdLnhtbFBLAQItABQABgAIAAAAIQBa9CxbvwAA&#10;ABUBAAALAAAAAAAAAAAAAAAAAB8BAABfcmVscy8ucmVsc1BLAQItABQABgAIAAAAIQAdk43QywAA&#10;AOIAAAAPAAAAAAAAAAAAAAAAAAcCAABkcnMvZG93bnJldi54bWxQSwUGAAAAAAMAAwC3AAAA/wIA&#10;AAAA&#10;" filled="f" strokecolor="#046c9a" strokeweight=".71pt">
              <v:path o:connecttype="custom" o:connectlocs="0,1838;5,1815;18,1796;37,1783;61,1778;84,1783;103,1796;116,1815;121,1838;116,1862;103,1881;84,1894;61,1899;37,1894;18,1881;5,1862;0,1838" o:connectangles="0,0,0,0,0,0,0,0,0,0,0,0,0,0,0,0,0"/>
              <o:lock v:ext="edit" aspectratio="t" verticies="t" text="t" shapetype="t"/>
            </v:polyline>
            <v:shape id="Picture 3041" o:spid="_x0000_s3579" type="#_x0000_t75" style="position:absolute;left:8505;top:4627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86yQAAAOIAAAAPAAAAZHJzL2Rvd25yZXYueG1sRI9PawIx&#10;FMTvhX6H8ApeSs1WRcpqlLYiiAfxb8+vm+fu4uZlSeK6fnsjCF4GhmF+w4ynralEQ86XlhV8dhMQ&#10;xJnVJecK9rv5xxcIH5A1VpZJwZU8TCevL2NMtb3whpptyEWEsE9RQRFCnUrps4IM+q6tiWN2tM5g&#10;iNblUju8RLipZC9JhtJgyXGhwJp+C8pO27NRUG+a2cqUfz9L1zv69//TYY3nuVKdt3Y2ivI9AhGo&#10;Dc/GA7HQCvrJYAj3S/EOyMkNAAD//wMAUEsBAi0AFAAGAAgAAAAhANvh9svuAAAAhQEAABMAAAAA&#10;AAAAAAAAAAAAAAAAAFtDb250ZW50X1R5cGVzXS54bWxQSwECLQAUAAYACAAAACEAWvQsW78AAAAV&#10;AQAACwAAAAAAAAAAAAAAAAAfAQAAX3JlbHMvLnJlbHNQSwECLQAUAAYACAAAACEAlpj/OskAAADi&#10;AAAADwAAAAAAAAAAAAAAAAAHAgAAZHJzL2Rvd25yZXYueG1sUEsFBgAAAAADAAMAtwAAAP0CAAAA&#10;AA==&#10;">
              <v:imagedata r:id="rId25" o:title=""/>
              <o:lock v:ext="edit" cropping="t" verticies="t" shapetype="t"/>
            </v:shape>
            <v:shape id="Picture 3042" o:spid="_x0000_s3580" type="#_x0000_t75" style="position:absolute;left:8515;top:1484;width:135;height: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HVkyAAAAOIAAAAPAAAAZHJzL2Rvd25yZXYueG1sRI9PawIx&#10;FMTvBb9DeIK3mrRqW1ajSIsg9aTtpbfH5u0funlZN2l2/faNIHgZGIb5DbPaDLYRkTpfO9bwNFUg&#10;iHNnai41fH/tHt9A+IBssHFMGi7kYbMePawwM67nI8VTKEWCsM9QQxVCm0np84os+qlriVNWuM5i&#10;SLYrpemwT3DbyGelXqTFmtNChS29V5T/nv6sBvXTD/Z4jtTMD7FY9EVhP/dR68l4+Fgm2S5BBBrC&#10;vXFD7I2GmZq/wvVSugNy/Q8AAP//AwBQSwECLQAUAAYACAAAACEA2+H2y+4AAACFAQAAEwAAAAAA&#10;AAAAAAAAAAAAAAAAW0NvbnRlbnRfVHlwZXNdLnhtbFBLAQItABQABgAIAAAAIQBa9CxbvwAAABUB&#10;AAALAAAAAAAAAAAAAAAAAB8BAABfcmVscy8ucmVsc1BLAQItABQABgAIAAAAIQD8NHVkyAAAAOIA&#10;AAAPAAAAAAAAAAAAAAAAAAcCAABkcnMvZG93bnJldi54bWxQSwUGAAAAAAMAAwC3AAAA/AIAAAAA&#10;">
              <v:imagedata r:id="rId26" o:title=""/>
              <o:lock v:ext="edit" cropping="t" verticies="t" shapetype="t"/>
            </v:shape>
            <v:shape id="Freeform 3043" o:spid="_x0000_s3581" style="position:absolute;left:7303;top:1892;width:121;height:121;visibility:visible;mso-wrap-style:square;v-text-anchor:top" coordsize="12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bklzAAAAOIAAAAPAAAAZHJzL2Rvd25yZXYueG1sRI9Na8JA&#10;EIbvBf/DMkIvpW76FUp0FbEUpIeCWi3ehuyYBHdn0+zWpP++cyj0MvAyvM/MM1sM3qkLdbEJbOBu&#10;koEiLoNtuDLwsXu9fQYVE7JFF5gM/FCExXx0NcPChp43dNmmSgmEY4EG6pTaQutY1uQxTkJLLLtT&#10;6DwmiV2lbYe9wL3T91mWa48Ny4UaW1rVVJ63397AOe/pc+3eD0/7XfnmmtPXzXGVG3M9Hl6mMpZT&#10;UImG9N/4Q6ytgYfsUX4WJdEBPf8FAAD//wMAUEsBAi0AFAAGAAgAAAAhANvh9svuAAAAhQEAABMA&#10;AAAAAAAAAAAAAAAAAAAAAFtDb250ZW50X1R5cGVzXS54bWxQSwECLQAUAAYACAAAACEAWvQsW78A&#10;AAAVAQAACwAAAAAAAAAAAAAAAAAfAQAAX3JlbHMvLnJlbHNQSwECLQAUAAYACAAAACEAT525JcwA&#10;AADiAAAADwAAAAAAAAAAAAAAAAAHAgAAZHJzL2Rvd25yZXYueG1sUEsFBgAAAAADAAMAtwAAAAAD&#10;AAAAAA==&#10;" path="m61,l37,5,18,18,5,37,,61,5,84r13,19l37,116r24,5l84,116r19,-13l116,84r5,-23l116,37,103,18,84,5,61,xe" fillcolor="#046c9a" stroked="f">
              <v:fill opacity="16448f"/>
              <v:path o:connecttype="custom" o:connectlocs="61,1892;37,1897;18,1910;5,1929;0,1953;5,1976;18,1995;37,2008;61,2013;84,2008;103,1995;116,1976;121,1953;116,1929;103,1910;84,1897;61,1892" o:connectangles="0,0,0,0,0,0,0,0,0,0,0,0,0,0,0,0,0"/>
              <o:lock v:ext="edit" aspectratio="t" verticies="t" text="t" shapetype="t"/>
            </v:shape>
            <v:polyline id="Freeform 3044" o:spid="_x0000_s3582" style="position:absolute;visibility:visible;mso-wrap-style:square;v-text-anchor:top" points="7303,1953,7308,1929,7321,1910,7340,1897,7364,1892,7387,1897,7406,1910,7419,1929,7424,1953,7419,1976,7406,1995,7387,2008,7364,2013,7340,2008,7321,1995,7308,1976,7303,1953" coordsize="12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ofVywAAAOIAAAAPAAAAZHJzL2Rvd25yZXYueG1sRI9PawIx&#10;FMTvBb9DeIVeimZti+hqlNoiWPDin4PH183rZuvmZUlSd+unN4WCl4FhmN8ws0Vna3EmHyrHCoaD&#10;DARx4XTFpYLDftUfgwgRWWPtmBT8UoDFvHc3w1y7lrd03sVSJAiHHBWYGJtcylAYshgGriFO2Zfz&#10;FmOyvpTaY5vgtpZPWTaSFitOCwYbejNUnHY/VsHHMrbH7vtxaf12fLlsPk27GhqlHu6792mS1ymI&#10;SF28Nf4Ra63gOXuZwN+ldAfk/AoAAP//AwBQSwECLQAUAAYACAAAACEA2+H2y+4AAACFAQAAEwAA&#10;AAAAAAAAAAAAAAAAAAAAW0NvbnRlbnRfVHlwZXNdLnhtbFBLAQItABQABgAIAAAAIQBa9CxbvwAA&#10;ABUBAAALAAAAAAAAAAAAAAAAAB8BAABfcmVscy8ucmVsc1BLAQItABQABgAIAAAAIQCc3ofVywAA&#10;AOIAAAAPAAAAAAAAAAAAAAAAAAcCAABkcnMvZG93bnJldi54bWxQSwUGAAAAAAMAAwC3AAAA/wIA&#10;AAAA&#10;" filled="f" strokecolor="#046c9a" strokeweight=".71pt">
              <v:path o:connecttype="custom" o:connectlocs="0,1953;5,1929;18,1910;37,1897;61,1892;84,1897;103,1910;116,1929;121,1953;116,1976;103,1995;84,2008;61,2013;37,2008;18,1995;5,1976;0,1953" o:connectangles="0,0,0,0,0,0,0,0,0,0,0,0,0,0,0,0,0"/>
              <o:lock v:ext="edit" aspectratio="t" verticies="t" text="t" shapetype="t"/>
            </v:polyline>
            <v:shape id="Picture 3045" o:spid="_x0000_s3583" type="#_x0000_t75" style="position:absolute;left:7541;top:1420;width:136;height: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eDQywAAAOIAAAAPAAAAZHJzL2Rvd25yZXYueG1sRI9BS8NA&#10;EIXvgv9hGcGL2E3VVpN2W8QqlObUVu9DdkxCs7Nxd22jv945CL0MPIb3Pb75cnCdOlKIrWcD41EG&#10;irjytuXawPv+7fYJVEzIFjvPZOCHIiwXlxdzLKw/8ZaOu1QrgXAs0ECTUl9oHauGHMaR74nl9+mD&#10;wyQx1NoGPAncdfouy6baYcuy0GBPLw1Vh923MzCE1XZS/n497Ks8zzcfZfk6vXk05vpqWM3kPM9A&#10;JRrSufGPWFsD99lEJERJdEAv/gAAAP//AwBQSwECLQAUAAYACAAAACEA2+H2y+4AAACFAQAAEwAA&#10;AAAAAAAAAAAAAAAAAAAAW0NvbnRlbnRfVHlwZXNdLnhtbFBLAQItABQABgAIAAAAIQBa9CxbvwAA&#10;ABUBAAALAAAAAAAAAAAAAAAAAB8BAABfcmVscy8ucmVsc1BLAQItABQABgAIAAAAIQBiYeDQywAA&#10;AOIAAAAPAAAAAAAAAAAAAAAAAAcCAABkcnMvZG93bnJldi54bWxQSwUGAAAAAAMAAwC3AAAA/wIA&#10;AAAA&#10;">
              <v:imagedata r:id="rId27" o:title=""/>
              <o:lock v:ext="edit" cropping="t" verticies="t" shapetype="t"/>
            </v:shape>
            <v:shape id="Freeform 3046" o:spid="_x0000_s3584" style="position:absolute;left:7607;top:2168;width:121;height:121;visibility:visible;mso-wrap-style:square;v-text-anchor:top" coordsize="12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oZlywAAAOIAAAAPAAAAZHJzL2Rvd25yZXYueG1sRI9Pa8JA&#10;FMTvgt9heUIvohtbDBJdpVgK0kPBv6W3R/aZBHffptmtSb+9WxC8DAzD/IZZrDprxJUaXzlWMBkn&#10;IIhzpysuFBz276MZCB+QNRrHpOCPPKyW/d4CM+1a3tJ1FwoRIewzVFCGUGdS+rwki37sauKYnV1j&#10;MUTbFFI32Ea4NfI5SVJpseK4UGJN65Lyy+7XKrikLX1tzOdpetznH6Y6/wy/16lST4PubR7ldQ4i&#10;UBcejTtioxW8JNMJ/F+Kd0AubwAAAP//AwBQSwECLQAUAAYACAAAACEA2+H2y+4AAACFAQAAEwAA&#10;AAAAAAAAAAAAAAAAAAAAW0NvbnRlbnRfVHlwZXNdLnhtbFBLAQItABQABgAIAAAAIQBa9CxbvwAA&#10;ABUBAAALAAAAAAAAAAAAAAAAAB8BAABfcmVscy8ucmVsc1BLAQItABQABgAIAAAAIQBbfoZlywAA&#10;AOIAAAAPAAAAAAAAAAAAAAAAAAcCAABkcnMvZG93bnJldi54bWxQSwUGAAAAAAMAAwC3AAAA/wIA&#10;AAAA&#10;" path="m60,l37,5,18,18,5,37,,61,5,84r13,19l37,116r23,5l84,116r19,-13l116,84r5,-23l116,37,103,18,84,5,60,xe" fillcolor="#046c9a" stroked="f">
              <v:fill opacity="16448f"/>
              <v:path o:connecttype="custom" o:connectlocs="60,2168;37,2173;18,2186;5,2205;0,2229;5,2252;18,2271;37,2284;60,2289;84,2284;103,2271;116,2252;121,2229;116,2205;103,2186;84,2173;60,2168" o:connectangles="0,0,0,0,0,0,0,0,0,0,0,0,0,0,0,0,0"/>
              <o:lock v:ext="edit" aspectratio="t" verticies="t" text="t" shapetype="t"/>
            </v:shape>
            <v:polyline id="Freeform 3047" o:spid="_x0000_s3585" style="position:absolute;visibility:visible;mso-wrap-style:square;v-text-anchor:top" points="7607,2229,7612,2205,7625,2186,7644,2173,7667,2168,7691,2173,7710,2186,7723,2205,7728,2229,7723,2252,7710,2271,7691,2284,7667,2289,7644,2284,7625,2271,7612,2252,7607,2229" coordsize="12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4N5ywAAAOIAAAAPAAAAZHJzL2Rvd25yZXYueG1sRI9PawIx&#10;FMTvhX6H8IReima1VGQ1SlWEFnrxz8Hjc/O62bp5WZLU3frpjVDoZWAY5jfMbNHZWlzIh8qxguEg&#10;A0FcOF1xqeCw3/QnIEJE1lg7JgW/FGAxf3yYYa5dy1u67GIpEoRDjgpMjE0uZSgMWQwD1xCn7Mt5&#10;izFZX0rtsU1wW8tRlo2lxYrTgsGGVoaK8+7HKvhYxvbYfT8vrd9OrtfPk2k3Q6PUU69bT5O8TUFE&#10;6uJ/4w/xrhW8ZK8juF9Kd0DObwAAAP//AwBQSwECLQAUAAYACAAAACEA2+H2y+4AAACFAQAAEwAA&#10;AAAAAAAAAAAAAAAAAAAAW0NvbnRlbnRfVHlwZXNdLnhtbFBLAQItABQABgAIAAAAIQBa9CxbvwAA&#10;ABUBAAALAAAAAAAAAAAAAAAAAB8BAABfcmVscy8ucmVsc1BLAQItABQABgAIAAAAIQAXo4N5ywAA&#10;AOIAAAAPAAAAAAAAAAAAAAAAAAcCAABkcnMvZG93bnJldi54bWxQSwUGAAAAAAMAAwC3AAAA/wIA&#10;AAAA&#10;" filled="f" strokecolor="#046c9a" strokeweight=".71pt">
              <v:path o:connecttype="custom" o:connectlocs="0,2229;5,2205;18,2186;37,2173;60,2168;84,2173;103,2186;116,2205;121,2229;116,2252;103,2271;84,2284;60,2289;37,2284;18,2271;5,2252;0,2229" o:connectangles="0,0,0,0,0,0,0,0,0,0,0,0,0,0,0,0,0"/>
              <o:lock v:ext="edit" aspectratio="t" verticies="t" text="t" shapetype="t"/>
            </v:polyline>
            <v:shape id="Picture 3048" o:spid="_x0000_s3586" type="#_x0000_t75" style="position:absolute;left:7199;top:4016;width:136;height: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3p5ywAAAOIAAAAPAAAAZHJzL2Rvd25yZXYueG1sRI/dagIx&#10;FITvBd8hnIJ3mlTpD6tRxFYogoXaYu3daXLcXdycLJuo69sbodCbgWGYb5jJrHWVOFETSs8a7gcK&#10;BLHxtuRcw9fnsv8MIkRki5Vn0nChALNptzPBzPozf9BpE3ORIBwy1FDEWGdSBlOQwzDwNXHK9r5x&#10;GJNtcmkbPCe4q+RQqUfpsOS0UGBNi4LMYXN0ibJfreavvz/v26fSyO/dbm22aq117659GSeZj0FE&#10;auN/4w/xZjWM1MMIbpfSHZDTKwAAAP//AwBQSwECLQAUAAYACAAAACEA2+H2y+4AAACFAQAAEwAA&#10;AAAAAAAAAAAAAAAAAAAAW0NvbnRlbnRfVHlwZXNdLnhtbFBLAQItABQABgAIAAAAIQBa9CxbvwAA&#10;ABUBAAALAAAAAAAAAAAAAAAAAB8BAABfcmVscy8ucmVsc1BLAQItABQABgAIAAAAIQAh73p5ywAA&#10;AOIAAAAPAAAAAAAAAAAAAAAAAAcCAABkcnMvZG93bnJldi54bWxQSwUGAAAAAAMAAwC3AAAA/wIA&#10;AAAA&#10;">
              <v:imagedata r:id="rId28" o:title=""/>
              <o:lock v:ext="edit" cropping="t" verticies="t" shapetype="t"/>
            </v:shape>
            <v:shape id="Picture 3049" o:spid="_x0000_s3587" type="#_x0000_t75" style="position:absolute;left:6243;top:-579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ISZzAAAAOIAAAAPAAAAZHJzL2Rvd25yZXYueG1sRI/Na8JA&#10;FMTvhf4Pyyt4q5taFY2uIq1fhyJ+Xbw9ss8kbfZtyK4x+te7hUIvA8Mwv2HG08YUoqbK5ZYVvLUj&#10;EMSJ1TmnCo6HxesAhPPIGgvLpOBGDqaT56cxxtpeeUf13qciQNjFqCDzvoyldElGBl3blsQhO9vK&#10;oA+2SqWu8BrgppCdKOpLgzmHhQxL+sgo+dlfjILT3H9v+/POXddfq8XwvrzMduuNUq2X5nMUZDYC&#10;4anx/40/xForeI96Xfi9FO6AnDwAAAD//wMAUEsBAi0AFAAGAAgAAAAhANvh9svuAAAAhQEAABMA&#10;AAAAAAAAAAAAAAAAAAAAAFtDb250ZW50X1R5cGVzXS54bWxQSwECLQAUAAYACAAAACEAWvQsW78A&#10;AAAVAQAACwAAAAAAAAAAAAAAAAAfAQAAX3JlbHMvLnJlbHNQSwECLQAUAAYACAAAACEAyxyEmcwA&#10;AADiAAAADwAAAAAAAAAAAAAAAAAHAgAAZHJzL2Rvd25yZXYueG1sUEsFBgAAAAADAAMAtwAAAAAD&#10;AAAAAA==&#10;">
              <v:imagedata r:id="rId24" o:title=""/>
              <o:lock v:ext="edit" cropping="t" verticies="t" shapetype="t"/>
            </v:shape>
            <v:shape id="Picture 3050" o:spid="_x0000_s3588" type="#_x0000_t75" style="position:absolute;left:5864;top:349;width:135;height: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FHUyQAAAOIAAAAPAAAAZHJzL2Rvd25yZXYueG1sRI/dSgMx&#10;FITvBd8hHMEbabO1rC3bpqUoSq+s/XmAw+a4WdycxCS22z59IwjeDAzDfMPMl73txJFCbB0rGA0L&#10;EMS10y03Cg7718EUREzIGjvHpOBMEZaL25s5VtqdeEvHXWpEhnCsUIFJyVdSxtqQxTh0njhnny5Y&#10;TNmGRuqApwy3nXwsiidpseW8YNDTs6H6a/djFXhyvh59fL9PMGziuDQPq8sbKXV/17/MsqxmIBL1&#10;6b/xh1hrBeOiLOH3Ur4DcnEFAAD//wMAUEsBAi0AFAAGAAgAAAAhANvh9svuAAAAhQEAABMAAAAA&#10;AAAAAAAAAAAAAAAAAFtDb250ZW50X1R5cGVzXS54bWxQSwECLQAUAAYACAAAACEAWvQsW78AAAAV&#10;AQAACwAAAAAAAAAAAAAAAAAfAQAAX3JlbHMvLnJlbHNQSwECLQAUAAYACAAAACEAdihR1MkAAADi&#10;AAAADwAAAAAAAAAAAAAAAAAHAgAAZHJzL2Rvd25yZXYueG1sUEsFBgAAAAADAAMAtwAAAP0CAAAA&#10;AA==&#10;">
              <v:imagedata r:id="rId23" o:title=""/>
              <o:lock v:ext="edit" cropping="t" verticies="t" shapetype="t"/>
            </v:shape>
            <v:shape id="Picture 3051" o:spid="_x0000_s3589" type="#_x0000_t75" style="position:absolute;left:3950;top:661;width:3397;height:3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fGTxwAAAOIAAAAPAAAAZHJzL2Rvd25yZXYueG1sRI9PawIx&#10;FMTvBb9DeIK3mliplNUooij2Uuq/+2Pz3KxuXpYk1e23bwqFXgaGYX7DzBada8SdQqw9axgNFQji&#10;0puaKw2n4+b5DURMyAYbz6ThmyIs5r2nGRbGP3hP90OqRIZwLFCDTaktpIylJYdx6FvinF18cJiy&#10;DZU0AR8Z7hr5otREOqw5L1hsaWWpvB2+nIaqbkvFm+PHNdrtefkZ+N3uWetBv1tPsyynIBJ16b/x&#10;h9gZDWP1OoHfS/kOyPkPAAAA//8DAFBLAQItABQABgAIAAAAIQDb4fbL7gAAAIUBAAATAAAAAAAA&#10;AAAAAAAAAAAAAABbQ29udGVudF9UeXBlc10ueG1sUEsBAi0AFAAGAAgAAAAhAFr0LFu/AAAAFQEA&#10;AAsAAAAAAAAAAAAAAAAAHwEAAF9yZWxzLy5yZWxzUEsBAi0AFAAGAAgAAAAhAA2l8ZPHAAAA4gAA&#10;AA8AAAAAAAAAAAAAAAAABwIAAGRycy9kb3ducmV2LnhtbFBLBQYAAAAAAwADALcAAAD7AgAAAAA=&#10;">
              <v:imagedata r:id="rId29" o:title=""/>
              <o:lock v:ext="edit" cropping="t" verticies="t" shapetype="t"/>
            </v:shape>
            <v:shape id="Picture 3052" o:spid="_x0000_s3590" type="#_x0000_t75" style="position:absolute;left:7684;top:1656;width:135;height: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eO5yAAAAOIAAAAPAAAAZHJzL2Rvd25yZXYueG1sRI9PawIx&#10;FMTvQr9DeAVvmrRqW1ajSEtB9KTtpbfH5u0funlZN2l2++2NIHgZGIb5DbPaDLYRkTpfO9bwNFUg&#10;iHNnai41fH99Tt5A+IBssHFMGv7Jw2b9MFphZlzPR4qnUIoEYZ+hhiqENpPS5xVZ9FPXEqescJ3F&#10;kGxXStNhn+C2kc9KvUiLNaeFClt6ryj/Pf1ZDeqnH+zxHKmZH2Kx6IvC7ndR6/Hj8LFMsl2CCDSE&#10;e+OG2BkNM7V4heuldAfk+gIAAP//AwBQSwECLQAUAAYACAAAACEA2+H2y+4AAACFAQAAEwAAAAAA&#10;AAAAAAAAAAAAAAAAW0NvbnRlbnRfVHlwZXNdLnhtbFBLAQItABQABgAIAAAAIQBa9CxbvwAAABUB&#10;AAALAAAAAAAAAAAAAAAAAB8BAABfcmVscy8ucmVsc1BLAQItABQABgAIAAAAIQB57eO5yAAAAOIA&#10;AAAPAAAAAAAAAAAAAAAAAAcCAABkcnMvZG93bnJldi54bWxQSwUGAAAAAAMAAwC3AAAA/AIAAAAA&#10;">
              <v:imagedata r:id="rId26" o:title=""/>
              <o:lock v:ext="edit" cropping="t" verticies="t" shapetype="t"/>
            </v:shape>
            <v:shape id="AutoShape 3053" o:spid="_x0000_s3591" style="position:absolute;left:1811;top:4073;width:4407;height:5532;visibility:visible;mso-wrap-style:square;v-text-anchor:top" coordsize="4407,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eO3ygAAAOIAAAAPAAAAZHJzL2Rvd25yZXYueG1sRI9Na8Mw&#10;DIbvg/0Ho8Fuq72tKyOtW8ZKP+it7SA7ilhNwmI5i700/ffVYdCL4EW8j/TMFoNvVE9drANbeB4Z&#10;UMRFcDWXFr6Oq6d3UDEhO2wCk4ULRVjM7+9mmLlw5j31h1QqgXDM0EKVUptpHYuKPMZRaIlldwqd&#10;xySxK7Xr8Cxw3+gXYybaY81yocKWPisqfg5/3sLaf+/G/cac8lXI9yblu+XR/Vr7+DAspzI+pqAS&#10;DenW+EdsnYVX8yY/i5LogJ5fAQAA//8DAFBLAQItABQABgAIAAAAIQDb4fbL7gAAAIUBAAATAAAA&#10;AAAAAAAAAAAAAAAAAABbQ29udGVudF9UeXBlc10ueG1sUEsBAi0AFAAGAAgAAAAhAFr0LFu/AAAA&#10;FQEAAAsAAAAAAAAAAAAAAAAAHwEAAF9yZWxzLy5yZWxzUEsBAi0AFAAGAAgAAAAhAM2t47fKAAAA&#10;4gAAAA8AAAAAAAAAAAAAAAAABwIAAGRycy9kb3ducmV2LnhtbFBLBQYAAAAAAwADALcAAAD+AgAA&#10;AAA=&#10;" path="m1440,207r55,m1440,-1834r55,m1440,-3875r55,m1765,1657r,-55m3806,1657r,-55m5847,1657r,-55e" filled="f" strokecolor="#333" strokeweight="1.07pt">
              <v:path o:connecttype="custom" o:connectlocs="1440,4280;1495,4280;1440,2239;1495,2239;1440,198;1495,198;1765,5730;1765,5675;3806,5730;3806,5675;5847,5730;5847,5675" o:connectangles="0,0,0,0,0,0,0,0,0,0,0,0"/>
              <o:lock v:ext="edit" aspectratio="t" verticies="t" text="t" shapetype="t"/>
            </v:shape>
            <v:shape id="Text Box 3054" o:spid="_x0000_s3592" type="#_x0000_t202" style="position:absolute;left:5450;top:2222;width:549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q3eywAAAOIAAAAPAAAAZHJzL2Rvd25yZXYueG1sRI9PawIx&#10;FMTvQr9DeIXe3KQtSl2NIv0DQkG6bg8en5vnbnDzst2kuv32TUHoZWAY5jfMYjW4VpypD9azhvtM&#10;gSCuvLFca/gs38ZPIEJENth6Jg0/FGC1vBktMDf+wgWdd7EWCcIhRw1NjF0uZagachgy3xGn7Oh7&#10;hzHZvpamx0uCu1Y+KDWVDi2nhQY7em6oOu2+nYb1notX+7U9fBTHwpblTPH79KT13e3wMk+ynoOI&#10;NMT/xhWxMRoe1WQGf5fSHZDLXwAAAP//AwBQSwECLQAUAAYACAAAACEA2+H2y+4AAACFAQAAEwAA&#10;AAAAAAAAAAAAAAAAAAAAW0NvbnRlbnRfVHlwZXNdLnhtbFBLAQItABQABgAIAAAAIQBa9CxbvwAA&#10;ABUBAAALAAAAAAAAAAAAAAAAAB8BAABfcmVscy8ucmVsc1BLAQItABQABgAIAAAAIQCmcq3e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3A67F094" w14:textId="77777777" w:rsidR="00787276" w:rsidRDefault="00787276">
                    <w:pPr>
                      <w:spacing w:line="380" w:lineRule="exact"/>
                      <w:rPr>
                        <w:rFonts w:ascii="Helvetica"/>
                        <w:b/>
                        <w:sz w:val="34"/>
                      </w:rPr>
                    </w:pPr>
                    <w:r>
                      <w:rPr>
                        <w:rFonts w:ascii="Helvetica"/>
                        <w:b/>
                        <w:color w:val="046C9A"/>
                        <w:sz w:val="34"/>
                      </w:rPr>
                      <w:t>AM</w:t>
                    </w:r>
                  </w:p>
                </w:txbxContent>
              </v:textbox>
            </v:shape>
            <v:shape id="Text Box 3055" o:spid="_x0000_s3593" type="#_x0000_t202" style="position:absolute;left:4762;top:2339;width:474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7+ygAAAOIAAAAPAAAAZHJzL2Rvd25yZXYueG1sRI9NS8NA&#10;EIbvgv9hmYI3u1uFoGm3pfgBgiCm8eBxzE6TpdnZmF3b+O+dg9DLwMvwPi/PajOFXh1pTD6yhcXc&#10;gCJuovPcWvion6/vQKWM7LCPTBZ+KcFmfXmxwtLFE1d03OVWCYRTiRa6nIdS69R0FDDN40Asv30c&#10;A2aJY6vdiCeBh17fGFPogJ5locOBHjpqDrufYGH7ydWT/377eq/2la/re8OvxcHaq9n0uJSzXYLK&#10;NOVz4x/x4izcmkIkREl0QK//AAAA//8DAFBLAQItABQABgAIAAAAIQDb4fbL7gAAAIUBAAATAAAA&#10;AAAAAAAAAAAAAAAAAABbQ29udGVudF9UeXBlc10ueG1sUEsBAi0AFAAGAAgAAAAhAFr0LFu/AAAA&#10;FQEAAAsAAAAAAAAAAAAAAAAAHwEAAF9yZWxzLy5yZWxzUEsBAi0AFAAGAAgAAAAhAPkkzv7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4F7420D8" w14:textId="77777777" w:rsidR="00787276" w:rsidRDefault="00787276">
                    <w:pPr>
                      <w:spacing w:line="380" w:lineRule="exact"/>
                      <w:rPr>
                        <w:rFonts w:ascii="Helvetica"/>
                        <w:b/>
                        <w:sz w:val="34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sz w:val="34"/>
                      </w:rPr>
                      <w:t>FR</w:t>
                    </w:r>
                  </w:p>
                </w:txbxContent>
              </v:textbox>
            </v:shape>
            <w10:wrap anchorx="page"/>
          </v:group>
        </w:pict>
      </w:r>
      <w:r w:rsidR="00787276">
        <w:rPr>
          <w:rFonts w:ascii="Helvetica"/>
          <w:color w:val="4D4D4D"/>
          <w:sz w:val="18"/>
        </w:rPr>
        <w:t>0.2</w:t>
      </w:r>
    </w:p>
    <w:p w14:paraId="7A68A79D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1BF335FD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5C6AD970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0A24962D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38A1F2D2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37ED3E27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23762C2C" w14:textId="77777777" w:rsidR="00371D9F" w:rsidRDefault="00371D9F">
      <w:pPr>
        <w:pStyle w:val="BodyText"/>
        <w:spacing w:before="10"/>
        <w:ind w:left="0"/>
        <w:rPr>
          <w:rFonts w:ascii="Helvetica"/>
          <w:sz w:val="27"/>
        </w:rPr>
      </w:pPr>
    </w:p>
    <w:p w14:paraId="07894AD6" w14:textId="77777777" w:rsidR="00371D9F" w:rsidRDefault="000A52AF">
      <w:pPr>
        <w:spacing w:before="92"/>
        <w:ind w:left="2017"/>
        <w:rPr>
          <w:rFonts w:ascii="Helvetica"/>
          <w:sz w:val="18"/>
        </w:rPr>
      </w:pPr>
      <w:r>
        <w:pict w14:anchorId="1A7B9F4A">
          <v:shape id="_x0000_s3561" type="#_x0000_t202" alt="" style="position:absolute;left:0;text-align:left;margin-left:125.2pt;margin-top:-79.3pt;width:15.5pt;height:159.85pt;z-index:25158041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15AC113" w14:textId="77777777" w:rsidR="00787276" w:rsidRDefault="00787276">
                  <w:pPr>
                    <w:spacing w:before="32"/>
                    <w:ind w:left="20"/>
                    <w:rPr>
                      <w:rFonts w:ascii="Helvetica" w:hAnsi="Helvetica"/>
                    </w:rPr>
                  </w:pPr>
                  <w:r>
                    <w:rPr>
                      <w:rFonts w:ascii="Helvetica" w:hAnsi="Helvetica"/>
                    </w:rPr>
                    <w:t xml:space="preserve">Dimension 2. </w:t>
                  </w:r>
                  <w:r>
                    <w:rPr>
                      <w:rFonts w:ascii="Symbol" w:hAnsi="Symbol"/>
                    </w:rPr>
                    <w:t xml:space="preserve">λ = </w:t>
                  </w:r>
                  <w:r>
                    <w:rPr>
                      <w:rFonts w:ascii="Helvetica" w:hAnsi="Helvetica"/>
                    </w:rPr>
                    <w:t xml:space="preserve">1.265. </w:t>
                  </w:r>
                  <w:r>
                    <w:rPr>
                      <w:rFonts w:ascii="Symbol" w:hAnsi="Symbol"/>
                    </w:rPr>
                    <w:t xml:space="preserve">τ = </w:t>
                  </w:r>
                  <w:r>
                    <w:rPr>
                      <w:rFonts w:ascii="Helvetica" w:hAnsi="Helvetica"/>
                    </w:rPr>
                    <w:t>2%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sz w:val="18"/>
        </w:rPr>
        <w:t>0.0</w:t>
      </w:r>
    </w:p>
    <w:p w14:paraId="3908A5B8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1BCA639B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3E5BEA08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672DFBA3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6A1B8809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3D3EA9B8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2801D9A1" w14:textId="77777777" w:rsidR="00371D9F" w:rsidRDefault="00371D9F">
      <w:pPr>
        <w:pStyle w:val="BodyText"/>
        <w:spacing w:before="9"/>
        <w:ind w:left="0"/>
        <w:rPr>
          <w:rFonts w:ascii="Helvetica"/>
          <w:sz w:val="27"/>
        </w:rPr>
      </w:pPr>
    </w:p>
    <w:p w14:paraId="6A06AA89" w14:textId="77777777" w:rsidR="00371D9F" w:rsidRDefault="00787276">
      <w:pPr>
        <w:spacing w:before="92"/>
        <w:ind w:left="1912"/>
        <w:rPr>
          <w:rFonts w:ascii="Helvetica" w:hAnsi="Helvetica"/>
          <w:sz w:val="18"/>
        </w:rPr>
      </w:pPr>
      <w:r>
        <w:rPr>
          <w:rFonts w:ascii="Helvetica" w:hAnsi="Helvetica"/>
          <w:color w:val="4D4D4D"/>
          <w:sz w:val="18"/>
        </w:rPr>
        <w:t>−0.2</w:t>
      </w:r>
    </w:p>
    <w:p w14:paraId="1CC93AB0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6EDD4182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392714AF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2B514C2D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68E42294" w14:textId="77777777" w:rsidR="00371D9F" w:rsidRDefault="00371D9F">
      <w:pPr>
        <w:pStyle w:val="BodyText"/>
        <w:spacing w:before="9"/>
        <w:ind w:left="0"/>
        <w:rPr>
          <w:rFonts w:ascii="Helvetica"/>
          <w:sz w:val="26"/>
        </w:rPr>
      </w:pPr>
    </w:p>
    <w:p w14:paraId="130F6581" w14:textId="77777777" w:rsidR="00371D9F" w:rsidRDefault="00787276">
      <w:pPr>
        <w:tabs>
          <w:tab w:val="left" w:pos="4551"/>
          <w:tab w:val="left" w:pos="6592"/>
        </w:tabs>
        <w:spacing w:before="92"/>
        <w:ind w:left="2458"/>
        <w:rPr>
          <w:rFonts w:ascii="Helvetica" w:hAnsi="Helvetica"/>
          <w:sz w:val="18"/>
        </w:rPr>
      </w:pPr>
      <w:r>
        <w:rPr>
          <w:rFonts w:ascii="Helvetica" w:hAnsi="Helvetica"/>
          <w:color w:val="4D4D4D"/>
          <w:sz w:val="18"/>
        </w:rPr>
        <w:t>−0.2</w:t>
      </w:r>
      <w:r>
        <w:rPr>
          <w:rFonts w:ascii="Helvetica" w:hAnsi="Helvetica"/>
          <w:color w:val="4D4D4D"/>
          <w:sz w:val="18"/>
        </w:rPr>
        <w:tab/>
        <w:t>0.0</w:t>
      </w:r>
      <w:r>
        <w:rPr>
          <w:rFonts w:ascii="Helvetica" w:hAnsi="Helvetica"/>
          <w:color w:val="4D4D4D"/>
          <w:sz w:val="18"/>
        </w:rPr>
        <w:tab/>
        <w:t>0.2</w:t>
      </w:r>
    </w:p>
    <w:p w14:paraId="50B5C241" w14:textId="77777777" w:rsidR="00371D9F" w:rsidRDefault="00787276">
      <w:pPr>
        <w:spacing w:before="8"/>
        <w:ind w:right="214"/>
        <w:jc w:val="center"/>
        <w:rPr>
          <w:rFonts w:ascii="Helvetica" w:hAnsi="Helvetica"/>
        </w:rPr>
      </w:pPr>
      <w:r>
        <w:rPr>
          <w:rFonts w:ascii="Helvetica" w:hAnsi="Helvetica"/>
        </w:rPr>
        <w:t xml:space="preserve">Dimension 1.  </w:t>
      </w:r>
      <w:r>
        <w:rPr>
          <w:rFonts w:ascii="Symbol" w:hAnsi="Symbol"/>
        </w:rPr>
        <w:t xml:space="preserve">λ = </w:t>
      </w:r>
      <w:r>
        <w:rPr>
          <w:rFonts w:ascii="Helvetica" w:hAnsi="Helvetica"/>
        </w:rPr>
        <w:t xml:space="preserve">1.66. </w:t>
      </w:r>
      <w:r>
        <w:rPr>
          <w:rFonts w:ascii="Symbol" w:hAnsi="Symbol"/>
        </w:rPr>
        <w:t xml:space="preserve">τ =  </w:t>
      </w:r>
      <w:r>
        <w:rPr>
          <w:rFonts w:ascii="Helvetica" w:hAnsi="Helvetica"/>
        </w:rPr>
        <w:t>3%</w:t>
      </w:r>
    </w:p>
    <w:p w14:paraId="67EA20E3" w14:textId="77777777" w:rsidR="00371D9F" w:rsidRDefault="00371D9F">
      <w:pPr>
        <w:pStyle w:val="BodyText"/>
        <w:spacing w:before="2"/>
        <w:ind w:left="0"/>
        <w:rPr>
          <w:rFonts w:ascii="Helvetica"/>
          <w:sz w:val="22"/>
        </w:rPr>
      </w:pPr>
    </w:p>
    <w:p w14:paraId="1BFC862D" w14:textId="77777777" w:rsidR="00371D9F" w:rsidRDefault="00787276">
      <w:pPr>
        <w:spacing w:before="146"/>
        <w:ind w:left="487"/>
        <w:rPr>
          <w:i/>
          <w:sz w:val="24"/>
        </w:rPr>
      </w:pPr>
      <w:r>
        <w:rPr>
          <w:i/>
          <w:sz w:val="24"/>
        </w:rPr>
        <w:t>Figure 7</w:t>
      </w:r>
    </w:p>
    <w:p w14:paraId="41B41A6E" w14:textId="77777777" w:rsidR="00371D9F" w:rsidRDefault="00371D9F">
      <w:pPr>
        <w:rPr>
          <w:sz w:val="24"/>
        </w:r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3566BCA3" w14:textId="77777777" w:rsidR="00371D9F" w:rsidRDefault="000A52AF">
      <w:pPr>
        <w:pStyle w:val="BodyText"/>
        <w:tabs>
          <w:tab w:val="left" w:pos="1075"/>
          <w:tab w:val="left" w:pos="2420"/>
        </w:tabs>
        <w:spacing w:before="239"/>
      </w:pPr>
      <w:r>
        <w:lastRenderedPageBreak/>
        <w:pict w14:anchorId="30CAEEC3">
          <v:shape id="_x0000_s3560" type="#_x0000_t202" alt="" style="position:absolute;left:0;text-align:left;margin-left:502.15pt;margin-top:4.5pt;width:7pt;height:79.15pt;z-index:-2518036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3FBFE37" w14:textId="77777777" w:rsidR="00787276" w:rsidRDefault="00787276">
                  <w:pPr>
                    <w:pStyle w:val="BodyText"/>
                    <w:spacing w:before="594"/>
                    <w:ind w:left="0"/>
                    <w:rPr>
                      <w:rFonts w:ascii="Arial Unicode MS" w:eastAsia="Arial Unicode MS"/>
                    </w:rPr>
                  </w:pPr>
                  <w:r>
                    <w:rPr>
                      <w:rFonts w:ascii="Arial Unicode MS" w:eastAsia="Arial Unicode MS" w:hint="eastAsia"/>
                      <w:w w:val="55"/>
                    </w:rPr>
                    <w:t>𝜆</w:t>
                  </w:r>
                </w:p>
              </w:txbxContent>
            </v:textbox>
            <w10:wrap anchorx="page"/>
          </v:shape>
        </w:pict>
      </w:r>
      <w:r w:rsidR="00787276">
        <w:rPr>
          <w:rFonts w:ascii="Arial"/>
          <w:w w:val="105"/>
          <w:sz w:val="12"/>
        </w:rPr>
        <w:t>434</w:t>
      </w:r>
      <w:r w:rsidR="00787276">
        <w:rPr>
          <w:rFonts w:ascii="Arial"/>
          <w:w w:val="105"/>
          <w:sz w:val="12"/>
        </w:rPr>
        <w:tab/>
      </w:r>
      <w:bookmarkStart w:id="184" w:name="Excerpts"/>
      <w:bookmarkEnd w:id="184"/>
      <w:r w:rsidR="00787276">
        <w:rPr>
          <w:b/>
          <w:w w:val="105"/>
        </w:rPr>
        <w:t>Excerpts.</w:t>
      </w:r>
      <w:r w:rsidR="00787276">
        <w:rPr>
          <w:b/>
          <w:w w:val="105"/>
        </w:rPr>
        <w:tab/>
      </w:r>
      <w:r w:rsidR="00787276">
        <w:rPr>
          <w:w w:val="105"/>
        </w:rPr>
        <w:t>The</w:t>
      </w:r>
      <w:r w:rsidR="00787276">
        <w:rPr>
          <w:spacing w:val="13"/>
          <w:w w:val="105"/>
        </w:rPr>
        <w:t xml:space="preserve"> </w:t>
      </w:r>
      <w:r w:rsidR="00787276">
        <w:rPr>
          <w:w w:val="105"/>
        </w:rPr>
        <w:t>plot</w:t>
      </w:r>
      <w:r w:rsidR="00787276">
        <w:rPr>
          <w:spacing w:val="13"/>
          <w:w w:val="105"/>
        </w:rPr>
        <w:t xml:space="preserve"> </w:t>
      </w:r>
      <w:r w:rsidR="00787276">
        <w:rPr>
          <w:w w:val="105"/>
        </w:rPr>
        <w:t>in</w:t>
      </w:r>
      <w:r w:rsidR="00787276">
        <w:rPr>
          <w:spacing w:val="13"/>
          <w:w w:val="105"/>
        </w:rPr>
        <w:t xml:space="preserve"> </w:t>
      </w:r>
      <w:r w:rsidR="00787276">
        <w:rPr>
          <w:w w:val="105"/>
        </w:rPr>
        <w:t>Figure</w:t>
      </w:r>
      <w:r w:rsidR="00787276">
        <w:rPr>
          <w:spacing w:val="14"/>
          <w:w w:val="105"/>
        </w:rPr>
        <w:t xml:space="preserve"> </w:t>
      </w:r>
      <w:hyperlink w:anchor="_bookmark7" w:history="1">
        <w:r w:rsidR="00787276">
          <w:rPr>
            <w:w w:val="105"/>
          </w:rPr>
          <w:t>8</w:t>
        </w:r>
        <w:r w:rsidR="00787276">
          <w:rPr>
            <w:spacing w:val="13"/>
            <w:w w:val="105"/>
          </w:rPr>
          <w:t xml:space="preserve"> </w:t>
        </w:r>
      </w:hyperlink>
      <w:r w:rsidR="00787276">
        <w:rPr>
          <w:w w:val="105"/>
        </w:rPr>
        <w:t>shows</w:t>
      </w:r>
      <w:r w:rsidR="00787276">
        <w:rPr>
          <w:spacing w:val="13"/>
          <w:w w:val="105"/>
        </w:rPr>
        <w:t xml:space="preserve"> </w:t>
      </w:r>
      <w:r w:rsidR="00787276">
        <w:rPr>
          <w:w w:val="105"/>
        </w:rPr>
        <w:t>the</w:t>
      </w:r>
      <w:r w:rsidR="00787276">
        <w:rPr>
          <w:spacing w:val="13"/>
          <w:w w:val="105"/>
        </w:rPr>
        <w:t xml:space="preserve"> </w:t>
      </w:r>
      <w:r w:rsidR="00787276">
        <w:rPr>
          <w:w w:val="105"/>
        </w:rPr>
        <w:t>explained</w:t>
      </w:r>
      <w:r w:rsidR="00787276">
        <w:rPr>
          <w:spacing w:val="14"/>
          <w:w w:val="105"/>
        </w:rPr>
        <w:t xml:space="preserve"> </w:t>
      </w:r>
      <w:r w:rsidR="00787276">
        <w:rPr>
          <w:w w:val="105"/>
        </w:rPr>
        <w:t>variance</w:t>
      </w:r>
      <w:r w:rsidR="00787276">
        <w:rPr>
          <w:spacing w:val="13"/>
          <w:w w:val="105"/>
        </w:rPr>
        <w:t xml:space="preserve"> </w:t>
      </w:r>
      <w:r w:rsidR="00787276">
        <w:rPr>
          <w:w w:val="105"/>
        </w:rPr>
        <w:t>per</w:t>
      </w:r>
      <w:r w:rsidR="00787276">
        <w:rPr>
          <w:spacing w:val="13"/>
          <w:w w:val="105"/>
        </w:rPr>
        <w:t xml:space="preserve"> </w:t>
      </w:r>
      <w:r w:rsidR="00787276">
        <w:rPr>
          <w:w w:val="105"/>
        </w:rPr>
        <w:t>dimension</w:t>
      </w:r>
      <w:r w:rsidR="00787276">
        <w:rPr>
          <w:spacing w:val="13"/>
          <w:w w:val="105"/>
        </w:rPr>
        <w:t xml:space="preserve"> </w:t>
      </w:r>
      <w:r w:rsidR="00787276">
        <w:rPr>
          <w:w w:val="105"/>
        </w:rPr>
        <w:t>in</w:t>
      </w:r>
      <w:r w:rsidR="00787276">
        <w:rPr>
          <w:spacing w:val="14"/>
          <w:w w:val="105"/>
        </w:rPr>
        <w:t xml:space="preserve"> </w:t>
      </w:r>
      <w:r w:rsidR="00787276">
        <w:rPr>
          <w:w w:val="105"/>
        </w:rPr>
        <w:t>the</w:t>
      </w:r>
    </w:p>
    <w:p w14:paraId="415F886A" w14:textId="77777777" w:rsidR="00371D9F" w:rsidRDefault="000A52AF">
      <w:pPr>
        <w:pStyle w:val="BodyText"/>
      </w:pPr>
      <w:r>
        <w:pict w14:anchorId="4BD2B0FC">
          <v:shape id="_x0000_s3559" type="#_x0000_t202" alt="" style="position:absolute;left:0;text-align:left;margin-left:513pt;margin-top:7.85pt;width:22.15pt;height:16.85pt;z-index:2515814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D47907E" w14:textId="77777777" w:rsidR="00787276" w:rsidRDefault="00787276">
                  <w:pPr>
                    <w:pStyle w:val="BodyText"/>
                    <w:spacing w:before="45"/>
                    <w:ind w:left="0"/>
                  </w:pPr>
                  <w:r>
                    <w:rPr>
                      <w:w w:val="120"/>
                    </w:rPr>
                    <w:t xml:space="preserve">&gt; </w:t>
                  </w:r>
                  <w:r>
                    <w:rPr>
                      <w:spacing w:val="-10"/>
                      <w:w w:val="120"/>
                    </w:rPr>
                    <w:t>1,</w:t>
                  </w:r>
                </w:p>
              </w:txbxContent>
            </v:textbox>
            <w10:wrap anchorx="page"/>
          </v:shape>
        </w:pict>
      </w:r>
      <w:r w:rsidR="00787276">
        <w:rPr>
          <w:rFonts w:ascii="Arial"/>
          <w:w w:val="105"/>
          <w:sz w:val="12"/>
        </w:rPr>
        <w:t xml:space="preserve">435 </w:t>
      </w:r>
      <w:r w:rsidR="00787276">
        <w:rPr>
          <w:w w:val="105"/>
        </w:rPr>
        <w:t>analysis of the excerpts contingency table. Although there are no components with</w:t>
      </w:r>
    </w:p>
    <w:p w14:paraId="0901242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436 </w:t>
      </w:r>
      <w:r>
        <w:rPr>
          <w:w w:val="105"/>
        </w:rPr>
        <w:t>there are two strong dimensions that extract a majority of the variance. The first two</w:t>
      </w:r>
    </w:p>
    <w:p w14:paraId="0BD39C6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437 </w:t>
      </w:r>
      <w:r>
        <w:rPr>
          <w:w w:val="105"/>
        </w:rPr>
        <w:t>dimensions extract 72.25% of the variance, with the first dimension extracting a majority:</w:t>
      </w:r>
    </w:p>
    <w:p w14:paraId="50238E1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438 </w:t>
      </w:r>
      <w:r>
        <w:rPr>
          <w:w w:val="105"/>
        </w:rPr>
        <w:t>50.05%, and the second dimension extracting almost a quarter of the overall variance:</w:t>
      </w:r>
    </w:p>
    <w:p w14:paraId="7F0E88BA" w14:textId="77777777" w:rsidR="00371D9F" w:rsidRDefault="00787276">
      <w:pPr>
        <w:pStyle w:val="BodyText"/>
        <w:spacing w:before="203"/>
      </w:pPr>
      <w:r>
        <w:rPr>
          <w:rFonts w:ascii="Arial" w:hAnsi="Arial"/>
          <w:w w:val="105"/>
          <w:sz w:val="12"/>
        </w:rPr>
        <w:t xml:space="preserve">439 </w:t>
      </w:r>
      <w:r>
        <w:rPr>
          <w:w w:val="105"/>
        </w:rPr>
        <w:t xml:space="preserve">50.05%. This plot also suggests that there </w:t>
      </w:r>
      <w:proofErr w:type="gramStart"/>
      <w:r>
        <w:rPr>
          <w:w w:val="105"/>
        </w:rPr>
        <w:t>are</w:t>
      </w:r>
      <w:proofErr w:type="gramEnd"/>
      <w:r>
        <w:rPr>
          <w:w w:val="105"/>
        </w:rPr>
        <w:t xml:space="preserve"> multiple ‘elbows,’ at the 3rd, 5th, and 7th</w:t>
      </w:r>
    </w:p>
    <w:p w14:paraId="6BA04440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440 </w:t>
      </w:r>
      <w:r>
        <w:rPr>
          <w:w w:val="105"/>
        </w:rPr>
        <w:t>dimensions, respectively, with the third and fourth dimensions forming an ‘eigen-plane,’ of</w:t>
      </w:r>
    </w:p>
    <w:p w14:paraId="7E672EAD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441 </w:t>
      </w:r>
      <w:r>
        <w:rPr>
          <w:w w:val="105"/>
        </w:rPr>
        <w:t>two dimensions which extract similar amounts of variance and should be considered</w:t>
      </w:r>
    </w:p>
    <w:p w14:paraId="5776A48C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442 </w:t>
      </w:r>
      <w:r>
        <w:rPr>
          <w:w w:val="105"/>
        </w:rPr>
        <w:t>together. For this analysis, however, we’re focused on the two first dimensions. Although</w:t>
      </w:r>
    </w:p>
    <w:p w14:paraId="7D9378E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443 </w:t>
      </w:r>
      <w:r>
        <w:rPr>
          <w:w w:val="105"/>
        </w:rPr>
        <w:t>excerpts 6 and 14 are outliers in the musical qualities survey, for reasons detailed above,</w:t>
      </w:r>
    </w:p>
    <w:p w14:paraId="1D9150C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444 </w:t>
      </w:r>
      <w:r>
        <w:rPr>
          <w:w w:val="105"/>
        </w:rPr>
        <w:t>they were not outliers in this analysis. We therefore included them in all of the analyses for</w:t>
      </w:r>
    </w:p>
    <w:p w14:paraId="6AD440F3" w14:textId="77777777" w:rsidR="00371D9F" w:rsidRDefault="00787276">
      <w:pPr>
        <w:spacing w:before="203"/>
        <w:ind w:left="110"/>
        <w:rPr>
          <w:sz w:val="24"/>
        </w:rPr>
      </w:pPr>
      <w:r>
        <w:rPr>
          <w:rFonts w:ascii="Arial"/>
          <w:w w:val="105"/>
          <w:sz w:val="12"/>
        </w:rPr>
        <w:t xml:space="preserve">445 </w:t>
      </w:r>
      <w:r>
        <w:rPr>
          <w:w w:val="105"/>
          <w:sz w:val="24"/>
        </w:rPr>
        <w:t>Experiment 2.</w:t>
      </w:r>
    </w:p>
    <w:p w14:paraId="6BCC8AA2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20EF5979" w14:textId="77777777" w:rsidR="00371D9F" w:rsidRDefault="00371D9F">
      <w:pPr>
        <w:pStyle w:val="BodyText"/>
        <w:spacing w:before="3"/>
        <w:ind w:left="0"/>
        <w:rPr>
          <w:sz w:val="18"/>
        </w:rPr>
      </w:pPr>
    </w:p>
    <w:p w14:paraId="19482ABC" w14:textId="77777777" w:rsidR="00371D9F" w:rsidRDefault="00787276">
      <w:pPr>
        <w:pStyle w:val="BodyText"/>
        <w:tabs>
          <w:tab w:val="left" w:pos="1075"/>
        </w:tabs>
        <w:spacing w:before="145"/>
      </w:pPr>
      <w:r>
        <w:rPr>
          <w:rFonts w:ascii="Arial"/>
          <w:w w:val="105"/>
          <w:sz w:val="12"/>
        </w:rPr>
        <w:t>446</w:t>
      </w:r>
      <w:r>
        <w:rPr>
          <w:rFonts w:ascii="Arial"/>
          <w:w w:val="105"/>
          <w:sz w:val="12"/>
        </w:rPr>
        <w:tab/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contributions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first</w:t>
      </w:r>
      <w:r>
        <w:rPr>
          <w:spacing w:val="16"/>
          <w:w w:val="105"/>
        </w:rPr>
        <w:t xml:space="preserve"> </w:t>
      </w:r>
      <w:r>
        <w:rPr>
          <w:spacing w:val="-5"/>
          <w:w w:val="105"/>
        </w:rPr>
        <w:t>two</w:t>
      </w:r>
      <w:r>
        <w:rPr>
          <w:spacing w:val="16"/>
          <w:w w:val="105"/>
        </w:rPr>
        <w:t xml:space="preserve"> </w:t>
      </w:r>
      <w:r>
        <w:rPr>
          <w:w w:val="105"/>
        </w:rPr>
        <w:t>dimensions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depicted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Figure</w:t>
      </w:r>
      <w:r>
        <w:rPr>
          <w:spacing w:val="16"/>
          <w:w w:val="105"/>
        </w:rPr>
        <w:t xml:space="preserve"> </w:t>
      </w:r>
      <w:hyperlink w:anchor="_bookmark8" w:history="1">
        <w:r>
          <w:rPr>
            <w:w w:val="105"/>
          </w:rPr>
          <w:t>9</w:t>
        </w:r>
      </w:hyperlink>
      <w:r>
        <w:rPr>
          <w:w w:val="105"/>
        </w:rPr>
        <w:t>.</w:t>
      </w:r>
      <w:r>
        <w:rPr>
          <w:spacing w:val="42"/>
          <w:w w:val="105"/>
        </w:rPr>
        <w:t xml:space="preserve"> </w:t>
      </w:r>
      <w:r>
        <w:rPr>
          <w:w w:val="105"/>
        </w:rPr>
        <w:t>Contributing</w:t>
      </w:r>
    </w:p>
    <w:p w14:paraId="009C357C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447 </w:t>
      </w:r>
      <w:r>
        <w:rPr>
          <w:w w:val="105"/>
        </w:rPr>
        <w:t>significantly to the positive end of the first dimension are excerpts from group three (green)</w:t>
      </w:r>
    </w:p>
    <w:p w14:paraId="03BC7898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448 </w:t>
      </w:r>
      <w:r>
        <w:rPr>
          <w:w w:val="105"/>
        </w:rPr>
        <w:t>and to the negative end are excerpts from group one (yellow). Strong contributions on the</w:t>
      </w:r>
    </w:p>
    <w:p w14:paraId="706B0894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449 </w:t>
      </w:r>
      <w:r>
        <w:rPr>
          <w:w w:val="105"/>
        </w:rPr>
        <w:t xml:space="preserve">positive </w:t>
      </w:r>
      <w:proofErr w:type="gramStart"/>
      <w:r>
        <w:rPr>
          <w:w w:val="105"/>
        </w:rPr>
        <w:t>end</w:t>
      </w:r>
      <w:proofErr w:type="gramEnd"/>
      <w:r>
        <w:rPr>
          <w:w w:val="105"/>
        </w:rPr>
        <w:t xml:space="preserve"> of the dimension from the adjectives “Sad,” “Dark,” “Melancholy,” “Slow,”</w:t>
      </w:r>
    </w:p>
    <w:p w14:paraId="5535054A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450 </w:t>
      </w:r>
      <w:proofErr w:type="gramStart"/>
      <w:r>
        <w:rPr>
          <w:rFonts w:ascii="Arial" w:hAnsi="Arial"/>
          <w:w w:val="105"/>
          <w:sz w:val="12"/>
        </w:rPr>
        <w:t xml:space="preserve">   </w:t>
      </w:r>
      <w:r>
        <w:rPr>
          <w:w w:val="105"/>
        </w:rPr>
        <w:t>“</w:t>
      </w:r>
      <w:proofErr w:type="gramEnd"/>
      <w:r>
        <w:rPr>
          <w:w w:val="105"/>
        </w:rPr>
        <w:t xml:space="preserve">Mysterious,” “Solemn,” and </w:t>
      </w:r>
      <w:r>
        <w:rPr>
          <w:spacing w:val="-3"/>
          <w:w w:val="105"/>
        </w:rPr>
        <w:t xml:space="preserve">“Disturbing.”  </w:t>
      </w:r>
      <w:r>
        <w:rPr>
          <w:w w:val="105"/>
        </w:rPr>
        <w:t>The negative end of the first dimension</w:t>
      </w:r>
      <w:r>
        <w:rPr>
          <w:spacing w:val="61"/>
          <w:w w:val="105"/>
        </w:rPr>
        <w:t xml:space="preserve"> </w:t>
      </w:r>
      <w:r>
        <w:rPr>
          <w:w w:val="105"/>
        </w:rPr>
        <w:t>is</w:t>
      </w:r>
    </w:p>
    <w:p w14:paraId="6E18DBA5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451      </w:t>
      </w:r>
      <w:r>
        <w:rPr>
          <w:w w:val="105"/>
        </w:rPr>
        <w:t xml:space="preserve">defined </w:t>
      </w:r>
      <w:proofErr w:type="gramStart"/>
      <w:r>
        <w:rPr>
          <w:spacing w:val="-4"/>
          <w:w w:val="105"/>
        </w:rPr>
        <w:t xml:space="preserve">by  </w:t>
      </w:r>
      <w:r>
        <w:rPr>
          <w:w w:val="105"/>
        </w:rPr>
        <w:t>the</w:t>
      </w:r>
      <w:proofErr w:type="gramEnd"/>
      <w:r>
        <w:rPr>
          <w:w w:val="105"/>
        </w:rPr>
        <w:t xml:space="preserve"> adjectives </w:t>
      </w:r>
      <w:r>
        <w:rPr>
          <w:spacing w:val="-3"/>
          <w:w w:val="105"/>
        </w:rPr>
        <w:t xml:space="preserve">“Fast,” </w:t>
      </w:r>
      <w:r>
        <w:rPr>
          <w:spacing w:val="-4"/>
          <w:w w:val="105"/>
        </w:rPr>
        <w:t xml:space="preserve">“Happy,”  </w:t>
      </w:r>
      <w:r>
        <w:rPr>
          <w:w w:val="105"/>
        </w:rPr>
        <w:t xml:space="preserve">“Dancing,” “Colorful,” and </w:t>
      </w:r>
      <w:r>
        <w:rPr>
          <w:spacing w:val="-5"/>
          <w:w w:val="105"/>
        </w:rPr>
        <w:t xml:space="preserve">“Bright.” 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</w:p>
    <w:p w14:paraId="4AAF3B2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452 </w:t>
      </w:r>
      <w:r>
        <w:rPr>
          <w:w w:val="105"/>
        </w:rPr>
        <w:t>second dimension is dominated by excerpts from group 4 (red) in the positive direction and</w:t>
      </w:r>
    </w:p>
    <w:p w14:paraId="3F7C5A4C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453 </w:t>
      </w:r>
      <w:r>
        <w:rPr>
          <w:w w:val="105"/>
        </w:rPr>
        <w:t>group 2 (blue) in the negative direction. Two excerpts from group 3 also contribute</w:t>
      </w:r>
    </w:p>
    <w:p w14:paraId="20A0F25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454 </w:t>
      </w:r>
      <w:r>
        <w:rPr>
          <w:w w:val="105"/>
        </w:rPr>
        <w:t>significantly, excerpts 7 in the positive direction and excerpt 10 in the negative direction.</w:t>
      </w:r>
    </w:p>
    <w:p w14:paraId="597EFB67" w14:textId="77777777" w:rsidR="00371D9F" w:rsidRDefault="00787276">
      <w:pPr>
        <w:pStyle w:val="BodyText"/>
      </w:pPr>
      <w:r>
        <w:rPr>
          <w:rFonts w:ascii="Arial" w:hAnsi="Arial"/>
          <w:sz w:val="12"/>
        </w:rPr>
        <w:t xml:space="preserve">455 </w:t>
      </w:r>
      <w:r>
        <w:t xml:space="preserve">The columns contributing strongly </w:t>
      </w:r>
      <w:proofErr w:type="gramStart"/>
      <w:r>
        <w:t>in</w:t>
      </w:r>
      <w:proofErr w:type="gramEnd"/>
      <w:r>
        <w:t xml:space="preserve"> the positive direction are “Aggressive,” “Fast,”</w:t>
      </w:r>
    </w:p>
    <w:p w14:paraId="777F96E6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456 </w:t>
      </w:r>
      <w:r>
        <w:rPr>
          <w:w w:val="105"/>
        </w:rPr>
        <w:t>“Disturbing,” “Mysterious,” “Surprising” and “Complex.” The columns contributing in the</w:t>
      </w:r>
    </w:p>
    <w:p w14:paraId="74CCF8C0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457 </w:t>
      </w:r>
      <w:r>
        <w:rPr>
          <w:w w:val="105"/>
        </w:rPr>
        <w:t>negative direction are “</w:t>
      </w:r>
      <w:proofErr w:type="spellStart"/>
      <w:r>
        <w:rPr>
          <w:w w:val="105"/>
        </w:rPr>
        <w:t>Warm</w:t>
      </w:r>
      <w:proofErr w:type="gramStart"/>
      <w:r>
        <w:rPr>
          <w:w w:val="105"/>
        </w:rPr>
        <w:t>,”Soft</w:t>
      </w:r>
      <w:proofErr w:type="gramEnd"/>
      <w:r>
        <w:rPr>
          <w:w w:val="105"/>
        </w:rPr>
        <w:t>“,”Happy“,”Slow“,”Round</w:t>
      </w:r>
      <w:proofErr w:type="spellEnd"/>
      <w:r>
        <w:rPr>
          <w:w w:val="105"/>
        </w:rPr>
        <w:t xml:space="preserve">“, </w:t>
      </w:r>
      <w:proofErr w:type="spellStart"/>
      <w:r>
        <w:rPr>
          <w:w w:val="105"/>
        </w:rPr>
        <w:t>and”Light</w:t>
      </w:r>
      <w:proofErr w:type="spellEnd"/>
      <w:r>
        <w:rPr>
          <w:w w:val="105"/>
        </w:rPr>
        <w:t>”.</w:t>
      </w:r>
    </w:p>
    <w:p w14:paraId="766FE00C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3CF327C4" w14:textId="77777777" w:rsidR="00371D9F" w:rsidRDefault="00371D9F">
      <w:pPr>
        <w:pStyle w:val="BodyText"/>
        <w:spacing w:before="3"/>
        <w:ind w:left="0"/>
        <w:rPr>
          <w:sz w:val="18"/>
        </w:rPr>
      </w:pPr>
    </w:p>
    <w:p w14:paraId="57496A56" w14:textId="77777777" w:rsidR="00371D9F" w:rsidRDefault="00787276">
      <w:pPr>
        <w:pStyle w:val="BodyText"/>
        <w:tabs>
          <w:tab w:val="left" w:pos="1075"/>
        </w:tabs>
        <w:spacing w:before="146"/>
      </w:pPr>
      <w:r>
        <w:rPr>
          <w:rFonts w:ascii="Arial"/>
          <w:w w:val="105"/>
          <w:sz w:val="12"/>
        </w:rPr>
        <w:t>458</w:t>
      </w:r>
      <w:r>
        <w:rPr>
          <w:rFonts w:ascii="Arial"/>
          <w:w w:val="105"/>
          <w:sz w:val="12"/>
        </w:rPr>
        <w:tab/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barplots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Figure</w:t>
      </w:r>
      <w:r>
        <w:rPr>
          <w:spacing w:val="17"/>
          <w:w w:val="105"/>
        </w:rPr>
        <w:t xml:space="preserve"> </w:t>
      </w:r>
      <w:hyperlink w:anchor="_bookmark9" w:history="1">
        <w:r>
          <w:rPr>
            <w:w w:val="105"/>
          </w:rPr>
          <w:t>10</w:t>
        </w:r>
        <w:r>
          <w:rPr>
            <w:spacing w:val="16"/>
            <w:w w:val="105"/>
          </w:rPr>
          <w:t xml:space="preserve"> </w:t>
        </w:r>
      </w:hyperlink>
      <w:r>
        <w:rPr>
          <w:w w:val="105"/>
        </w:rPr>
        <w:t>show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bootstrap</w:t>
      </w:r>
      <w:r>
        <w:rPr>
          <w:spacing w:val="16"/>
          <w:w w:val="105"/>
        </w:rPr>
        <w:t xml:space="preserve"> </w:t>
      </w:r>
      <w:r>
        <w:rPr>
          <w:w w:val="105"/>
        </w:rPr>
        <w:t>ratios</w:t>
      </w:r>
      <w:r>
        <w:rPr>
          <w:spacing w:val="15"/>
          <w:w w:val="105"/>
        </w:rPr>
        <w:t xml:space="preserve"> </w:t>
      </w:r>
      <w:r>
        <w:rPr>
          <w:w w:val="105"/>
        </w:rPr>
        <w:t>calculated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rows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</w:p>
    <w:p w14:paraId="368140CE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459 </w:t>
      </w:r>
      <w:r>
        <w:rPr>
          <w:w w:val="105"/>
        </w:rPr>
        <w:t>columns. Here we’ve included all of the rows and columns, because it’s useful to see both</w:t>
      </w:r>
    </w:p>
    <w:p w14:paraId="179FF754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6EE018D8" w14:textId="77777777" w:rsidR="00371D9F" w:rsidRDefault="000A52AF">
      <w:pPr>
        <w:pStyle w:val="BodyText"/>
        <w:spacing w:before="0"/>
        <w:ind w:left="0"/>
        <w:rPr>
          <w:sz w:val="20"/>
        </w:rPr>
      </w:pPr>
      <w:r>
        <w:lastRenderedPageBreak/>
        <w:pict w14:anchorId="6C736A43">
          <v:shape id="_x0000_s3558" type="#_x0000_t202" alt="" style="position:absolute;margin-left:129.25pt;margin-top:222.3pt;width:15.45pt;height:15.35pt;z-index:251587584;mso-wrap-style:square;mso-wrap-edited:f;mso-width-percent:0;mso-height-percent:0;mso-position-horizontal-relative:page;mso-position-vertical-relative:page;mso-width-percent:0;mso-height-percent:0;v-text-anchor:top" filled="f" stroked="f">
            <v:textbox style="layout-flow:vertical;mso-layout-flow-alt:bottom-to-top" inset="0,0,0,0">
              <w:txbxContent>
                <w:p w14:paraId="1009BF66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30</w:t>
                  </w:r>
                </w:p>
              </w:txbxContent>
            </v:textbox>
            <w10:wrap anchorx="page" anchory="page"/>
          </v:shape>
        </w:pict>
      </w:r>
      <w:r>
        <w:pict w14:anchorId="432B3F10">
          <v:shape id="_x0000_s3557" type="#_x0000_t202" alt="" style="position:absolute;margin-left:489.25pt;margin-top:220.5pt;width:15.45pt;height:18.7pt;z-index:251593728;mso-wrap-style:square;mso-wrap-edited:f;mso-width-percent:0;mso-height-percent:0;mso-position-horizontal-relative:page;mso-position-vertical-relative:page;mso-width-percent:0;mso-height-percent:0;v-text-anchor:top" filled="f" stroked="f">
            <v:textbox style="layout-flow:vertical;mso-layout-flow-alt:bottom-to-top" inset="0,0,0,0">
              <w:txbxContent>
                <w:p w14:paraId="6532C387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0.2</w:t>
                  </w:r>
                </w:p>
              </w:txbxContent>
            </v:textbox>
            <w10:wrap anchorx="page" anchory="page"/>
          </v:shape>
        </w:pict>
      </w:r>
    </w:p>
    <w:p w14:paraId="262613AD" w14:textId="77777777" w:rsidR="00371D9F" w:rsidRDefault="00371D9F">
      <w:pPr>
        <w:pStyle w:val="BodyText"/>
        <w:spacing w:before="6"/>
        <w:ind w:left="0"/>
        <w:rPr>
          <w:sz w:val="27"/>
        </w:rPr>
      </w:pPr>
    </w:p>
    <w:p w14:paraId="1DCD9B68" w14:textId="77777777" w:rsidR="00371D9F" w:rsidRDefault="000A52AF">
      <w:pPr>
        <w:pStyle w:val="Heading1"/>
      </w:pPr>
      <w:r>
        <w:pict w14:anchorId="4F909DD2">
          <v:shape id="_x0000_s3556" type="#_x0000_t202" alt="" style="position:absolute;left:0;text-align:left;margin-left:129.25pt;margin-top:101pt;width:15.45pt;height:15.35pt;z-index:25158860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BE8C42B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40</w:t>
                  </w:r>
                </w:p>
              </w:txbxContent>
            </v:textbox>
            <w10:wrap anchorx="page"/>
          </v:shape>
        </w:pict>
      </w:r>
      <w:r>
        <w:pict w14:anchorId="41D9ECC8">
          <v:shape id="_x0000_s3555" type="#_x0000_t202" alt="" style="position:absolute;left:0;text-align:left;margin-left:129.25pt;margin-top:71pt;width:15.45pt;height:15.35pt;z-index:25158963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DC117A3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50</w:t>
                  </w:r>
                </w:p>
              </w:txbxContent>
            </v:textbox>
            <w10:wrap anchorx="page"/>
          </v:shape>
        </w:pict>
      </w:r>
      <w:r>
        <w:pict w14:anchorId="6679EDB0">
          <v:shape id="_x0000_s3554" type="#_x0000_t202" alt="" style="position:absolute;left:0;text-align:left;margin-left:129.25pt;margin-top:41pt;width:15.45pt;height:15.35pt;z-index:25159065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A14BBA2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60</w:t>
                  </w:r>
                </w:p>
              </w:txbxContent>
            </v:textbox>
            <w10:wrap anchorx="page"/>
          </v:shape>
        </w:pict>
      </w:r>
      <w:r>
        <w:pict w14:anchorId="63B545C5">
          <v:shape id="_x0000_s3553" type="#_x0000_t202" alt="" style="position:absolute;left:0;text-align:left;margin-left:489.25pt;margin-top:87.45pt;width:15.45pt;height:18.7pt;z-index:25159475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9DBF27A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0.3</w:t>
                  </w:r>
                </w:p>
              </w:txbxContent>
            </v:textbox>
            <w10:wrap anchorx="page"/>
          </v:shape>
        </w:pict>
      </w:r>
      <w:r>
        <w:pict w14:anchorId="26AA6478">
          <v:shape id="_x0000_s3552" type="#_x0000_t202" alt="" style="position:absolute;left:0;text-align:left;margin-left:489.25pt;margin-top:45.75pt;width:15.45pt;height:18.7pt;z-index:25159577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067C279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0.4</w:t>
                  </w:r>
                </w:p>
              </w:txbxContent>
            </v:textbox>
            <w10:wrap anchorx="page"/>
          </v:shape>
        </w:pict>
      </w:r>
      <w:bookmarkStart w:id="185" w:name="_bookmark7"/>
      <w:bookmarkEnd w:id="185"/>
      <w:r w:rsidR="00787276">
        <w:t>Explained Variance per Dimension</w:t>
      </w:r>
    </w:p>
    <w:p w14:paraId="73CFAA29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00BFEEBE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5E36AEA3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72D68538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2AC1B120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63B4F529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302E0C3F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7198AB5E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08F3373A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759A6C22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403339CE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083D6B95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3754DB24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4D67CDC4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224DC24E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1C23E59B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282C38C9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438B49D1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519BA5C0" w14:textId="77777777" w:rsidR="00371D9F" w:rsidRDefault="00371D9F">
      <w:pPr>
        <w:pStyle w:val="BodyText"/>
        <w:spacing w:before="6"/>
        <w:ind w:left="0"/>
        <w:rPr>
          <w:rFonts w:ascii="Helvetica"/>
          <w:b/>
          <w:sz w:val="17"/>
        </w:rPr>
      </w:pPr>
    </w:p>
    <w:p w14:paraId="5B3293E2" w14:textId="77777777" w:rsidR="00371D9F" w:rsidRDefault="000A52AF">
      <w:pPr>
        <w:pStyle w:val="BodyText"/>
        <w:tabs>
          <w:tab w:val="left" w:pos="1071"/>
          <w:tab w:val="left" w:pos="2076"/>
          <w:tab w:val="left" w:pos="3147"/>
          <w:tab w:val="left" w:pos="4218"/>
          <w:tab w:val="left" w:pos="5290"/>
          <w:tab w:val="left" w:pos="6361"/>
        </w:tabs>
        <w:spacing w:before="89"/>
        <w:ind w:left="0" w:right="295"/>
        <w:jc w:val="center"/>
        <w:rPr>
          <w:rFonts w:ascii="Helvetica"/>
        </w:rPr>
      </w:pPr>
      <w:r>
        <w:pict w14:anchorId="648C3AB0">
          <v:group id="_x0000_s3545" alt="" style="position:absolute;left:0;text-align:left;margin-left:151.2pt;margin-top:-204.85pt;width:331.6pt;height:202pt;z-index:251582464;mso-position-horizontal-relative:page" coordorigin="3024,-4097" coordsize="6632,4040">
            <v:shape id="_x0000_s3546" alt="" style="position:absolute;left:3408;top:-3349;width:6000;height:3003" coordorigin="3408,-3348" coordsize="6000,3003" path="m3408,-3348r214,1670l3837,-811r214,103l4265,-569r214,75l4694,-428r214,13l5122,-406r215,18l5551,-384r214,4l5979,-371r215,5l6408,-363r214,4l6837,-358r214,2l7265,-354r214,2l7694,-350r214,1l8122,-348r215,l8551,-347r214,l8979,-346r215,l9408,-346e" filled="f" strokecolor="#006d2c">
              <v:path arrowok="t"/>
            </v:shape>
            <v:shape id="_x0000_s3547" alt="" style="position:absolute;left:1584;top:3766;width:6624;height:4032" coordorigin="1584,3767" coordsize="6624,4032" o:spt="100" adj="0,,0" path="m3194,-201r6428,m3194,-201r,144m4265,-201r,144m5337,-201r,144m6408,-201r,144m7479,-201r,144m8551,-201r,144m9622,-201r,144m3168,-345r,-3600m3168,-345r-144,m3168,-945r-144,m3168,-1545r-144,m3168,-2145r-144,m3168,-2745r-144,m3168,-3345r-144,m3168,-3945r-144,m3168,-201r6480,l9648,-4089r-6480,l3168,-201e" filled="f">
              <v:stroke joinstyle="round"/>
              <v:formulas/>
              <v:path arrowok="t" o:connecttype="segments"/>
            </v:shape>
            <v:shape id="_x0000_s3548" type="#_x0000_t75" alt="" style="position:absolute;left:9354;top:-400;width:108;height:108">
              <v:imagedata r:id="rId30" o:title=""/>
            </v:shape>
            <v:shape id="_x0000_s3549" type="#_x0000_t75" alt="" style="position:absolute;left:3327;top:-3430;width:5921;height:3164">
              <v:imagedata r:id="rId31" o:title=""/>
            </v:shape>
            <v:line id="_x0000_s3550" alt="" style="position:absolute" from="3312,-670" to="9504,-670" strokecolor="red" strokeweight="1.88pt"/>
            <v:shape id="_x0000_s3551" alt="" style="position:absolute;left:8064;top:4039;width:144;height:3339" coordorigin="8064,4039" coordsize="144,3339" o:spt="100" adj="0,,0" path="m9504,-479r,-3338m9504,-479r144,m9504,-1313r144,m9504,-2148r144,m9504,-2983r144,m9504,-3817r144,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4F7A7963">
          <v:shape id="_x0000_s3544" type="#_x0000_t202" alt="" style="position:absolute;left:0;text-align:left;margin-left:100.45pt;margin-top:-198.4pt;width:15.45pt;height:182.2pt;z-index:25158348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98AD756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Percentage of Explained</w:t>
                  </w:r>
                  <w:r>
                    <w:rPr>
                      <w:rFonts w:ascii="Helvetica"/>
                      <w:spacing w:val="-24"/>
                    </w:rPr>
                    <w:t xml:space="preserve"> </w:t>
                  </w:r>
                  <w:r>
                    <w:rPr>
                      <w:rFonts w:ascii="Helvetica"/>
                    </w:rPr>
                    <w:t>Variance</w:t>
                  </w:r>
                </w:p>
              </w:txbxContent>
            </v:textbox>
            <w10:wrap anchorx="page"/>
          </v:shape>
        </w:pict>
      </w:r>
      <w:r>
        <w:pict w14:anchorId="44F114C1">
          <v:shape id="_x0000_s3543" type="#_x0000_t202" alt="" style="position:absolute;left:0;text-align:left;margin-left:129.25pt;margin-top:-21.6pt;width:15.45pt;height:8.7pt;z-index:25158451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6677DAC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6A0DB775">
          <v:shape id="_x0000_s3542" type="#_x0000_t202" alt="" style="position:absolute;left:0;text-align:left;margin-left:129.25pt;margin-top:-54.95pt;width:15.45pt;height:15.35pt;z-index:25158553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5EA0123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pict w14:anchorId="01682FE2">
          <v:shape id="_x0000_s3541" type="#_x0000_t202" alt="" style="position:absolute;left:0;text-align:left;margin-left:129.25pt;margin-top:-84.95pt;width:15.45pt;height:15.35pt;z-index:25158656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27E0B24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20</w:t>
                  </w:r>
                </w:p>
              </w:txbxContent>
            </v:textbox>
            <w10:wrap anchorx="page"/>
          </v:shape>
        </w:pict>
      </w:r>
      <w:r>
        <w:pict w14:anchorId="711CF907">
          <v:shape id="_x0000_s3540" type="#_x0000_t202" alt="" style="position:absolute;left:0;text-align:left;margin-left:489.25pt;margin-top:-33.3pt;width:15.45pt;height:18.7pt;z-index:25159168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1840ABB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0.0</w:t>
                  </w:r>
                </w:p>
              </w:txbxContent>
            </v:textbox>
            <w10:wrap anchorx="page"/>
          </v:shape>
        </w:pict>
      </w:r>
      <w:r>
        <w:pict w14:anchorId="3E331323">
          <v:shape id="_x0000_s3539" type="#_x0000_t202" alt="" style="position:absolute;left:0;text-align:left;margin-left:489.25pt;margin-top:-75pt;width:15.45pt;height:18.7pt;z-index:25159270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85446D4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0.1</w:t>
                  </w:r>
                </w:p>
              </w:txbxContent>
            </v:textbox>
            <w10:wrap anchorx="page"/>
          </v:shape>
        </w:pict>
      </w:r>
      <w:r>
        <w:pict w14:anchorId="355F8777">
          <v:shape id="_x0000_s3538" type="#_x0000_t202" alt="" style="position:absolute;left:0;text-align:left;margin-left:518.05pt;margin-top:-205.7pt;width:15.45pt;height:196.9pt;z-index:25159680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9DD4F1E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Inertia Extracted by the Components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</w:rPr>
        <w:t>0</w:t>
      </w:r>
      <w:r w:rsidR="00787276">
        <w:rPr>
          <w:rFonts w:ascii="Helvetica"/>
        </w:rPr>
        <w:tab/>
        <w:t>5</w:t>
      </w:r>
      <w:r w:rsidR="00787276">
        <w:rPr>
          <w:rFonts w:ascii="Helvetica"/>
        </w:rPr>
        <w:tab/>
        <w:t>10</w:t>
      </w:r>
      <w:r w:rsidR="00787276">
        <w:rPr>
          <w:rFonts w:ascii="Helvetica"/>
        </w:rPr>
        <w:tab/>
        <w:t>15</w:t>
      </w:r>
      <w:r w:rsidR="00787276">
        <w:rPr>
          <w:rFonts w:ascii="Helvetica"/>
        </w:rPr>
        <w:tab/>
        <w:t>20</w:t>
      </w:r>
      <w:r w:rsidR="00787276">
        <w:rPr>
          <w:rFonts w:ascii="Helvetica"/>
        </w:rPr>
        <w:tab/>
        <w:t>25</w:t>
      </w:r>
      <w:r w:rsidR="00787276">
        <w:rPr>
          <w:rFonts w:ascii="Helvetica"/>
        </w:rPr>
        <w:tab/>
        <w:t>30</w:t>
      </w:r>
    </w:p>
    <w:p w14:paraId="3E603CD6" w14:textId="77777777" w:rsidR="00371D9F" w:rsidRDefault="00371D9F">
      <w:pPr>
        <w:pStyle w:val="BodyText"/>
        <w:spacing w:before="5"/>
        <w:ind w:left="0"/>
        <w:rPr>
          <w:rFonts w:ascii="Helvetica"/>
          <w:sz w:val="17"/>
        </w:rPr>
      </w:pPr>
    </w:p>
    <w:p w14:paraId="0D0AC1A0" w14:textId="77777777" w:rsidR="00371D9F" w:rsidRDefault="00787276">
      <w:pPr>
        <w:pStyle w:val="BodyText"/>
        <w:spacing w:before="89"/>
        <w:ind w:left="0" w:right="361"/>
        <w:jc w:val="center"/>
        <w:rPr>
          <w:rFonts w:ascii="Helvetica"/>
        </w:rPr>
      </w:pPr>
      <w:r>
        <w:rPr>
          <w:rFonts w:ascii="Helvetica"/>
        </w:rPr>
        <w:t>Dimensions</w:t>
      </w:r>
    </w:p>
    <w:p w14:paraId="70B2CF78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16CE1F37" w14:textId="77777777" w:rsidR="00371D9F" w:rsidRDefault="00371D9F">
      <w:pPr>
        <w:pStyle w:val="BodyText"/>
        <w:spacing w:before="10"/>
        <w:ind w:left="0"/>
        <w:rPr>
          <w:rFonts w:ascii="Helvetica"/>
          <w:sz w:val="18"/>
        </w:rPr>
      </w:pPr>
    </w:p>
    <w:p w14:paraId="7C9034C1" w14:textId="77777777" w:rsidR="00371D9F" w:rsidRDefault="00787276">
      <w:pPr>
        <w:spacing w:before="145"/>
        <w:ind w:left="487"/>
        <w:rPr>
          <w:i/>
          <w:sz w:val="24"/>
        </w:rPr>
      </w:pPr>
      <w:r>
        <w:rPr>
          <w:i/>
          <w:sz w:val="24"/>
        </w:rPr>
        <w:t>Figure 8</w:t>
      </w:r>
    </w:p>
    <w:p w14:paraId="4344BDA9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3F2CC573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339FAA70" w14:textId="77777777" w:rsidR="00371D9F" w:rsidRDefault="00371D9F">
      <w:pPr>
        <w:pStyle w:val="BodyText"/>
        <w:spacing w:before="7"/>
        <w:ind w:left="0"/>
        <w:rPr>
          <w:i/>
        </w:rPr>
      </w:pPr>
    </w:p>
    <w:p w14:paraId="0F5A667A" w14:textId="77777777" w:rsidR="00371D9F" w:rsidRDefault="00787276">
      <w:pPr>
        <w:pStyle w:val="BodyText"/>
        <w:spacing w:before="146"/>
      </w:pPr>
      <w:r>
        <w:rPr>
          <w:rFonts w:ascii="Arial"/>
          <w:w w:val="105"/>
          <w:sz w:val="12"/>
        </w:rPr>
        <w:t xml:space="preserve">460 </w:t>
      </w:r>
      <w:r>
        <w:rPr>
          <w:w w:val="105"/>
        </w:rPr>
        <w:t xml:space="preserve">which are </w:t>
      </w:r>
      <w:proofErr w:type="gramStart"/>
      <w:r>
        <w:rPr>
          <w:w w:val="105"/>
        </w:rPr>
        <w:t>significant</w:t>
      </w:r>
      <w:proofErr w:type="gramEnd"/>
      <w:r>
        <w:rPr>
          <w:w w:val="105"/>
        </w:rPr>
        <w:t xml:space="preserve"> and which are not. This is an inferential method that tells us is how</w:t>
      </w:r>
    </w:p>
    <w:p w14:paraId="1A1A1D5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461 </w:t>
      </w:r>
      <w:r>
        <w:rPr>
          <w:w w:val="105"/>
        </w:rPr>
        <w:t>consistently each of the observations and variables load on the first two dimensions. The</w:t>
      </w:r>
    </w:p>
    <w:p w14:paraId="76E4E70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462 </w:t>
      </w:r>
      <w:proofErr w:type="gramStart"/>
      <w:r>
        <w:rPr>
          <w:w w:val="105"/>
        </w:rPr>
        <w:t>threshold</w:t>
      </w:r>
      <w:proofErr w:type="gramEnd"/>
      <w:r>
        <w:rPr>
          <w:w w:val="105"/>
        </w:rPr>
        <w:t xml:space="preserve"> in this case is </w:t>
      </w:r>
      <w:r>
        <w:rPr>
          <w:i/>
          <w:w w:val="105"/>
        </w:rPr>
        <w:t xml:space="preserve">p </w:t>
      </w:r>
      <w:r>
        <w:rPr>
          <w:w w:val="105"/>
        </w:rPr>
        <w:t>&lt; .05. From this we get an idea of which of the rows and</w:t>
      </w:r>
    </w:p>
    <w:p w14:paraId="467FCF8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463 </w:t>
      </w:r>
      <w:r>
        <w:rPr>
          <w:w w:val="105"/>
        </w:rPr>
        <w:t>columns are stable, in other words, which ones tended to be rated in a certain way</w:t>
      </w:r>
    </w:p>
    <w:p w14:paraId="304891A8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464 </w:t>
      </w:r>
      <w:r>
        <w:rPr>
          <w:w w:val="105"/>
        </w:rPr>
        <w:t>consistently across all participants, and also how likely these are to be observations</w:t>
      </w:r>
    </w:p>
    <w:p w14:paraId="6B08B54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465 </w:t>
      </w:r>
      <w:r>
        <w:rPr>
          <w:w w:val="105"/>
        </w:rPr>
        <w:t>reflective of the population as a whole. In this plot, the more extreme value of the</w:t>
      </w:r>
    </w:p>
    <w:p w14:paraId="481FE13A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466 </w:t>
      </w:r>
      <w:r>
        <w:rPr>
          <w:w w:val="105"/>
        </w:rPr>
        <w:t xml:space="preserve">bootstrap </w:t>
      </w:r>
      <w:proofErr w:type="gramStart"/>
      <w:r>
        <w:rPr>
          <w:w w:val="105"/>
        </w:rPr>
        <w:t>ratio</w:t>
      </w:r>
      <w:proofErr w:type="gramEnd"/>
      <w:r>
        <w:rPr>
          <w:w w:val="105"/>
        </w:rPr>
        <w:t>, the more likely that it is a reflection of the ‘real’ value. The values in the</w:t>
      </w:r>
    </w:p>
    <w:p w14:paraId="0A1045F7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467 </w:t>
      </w:r>
      <w:r>
        <w:rPr>
          <w:w w:val="105"/>
        </w:rPr>
        <w:t>center of each plot that are grayed out identify the rows or columns that are not</w:t>
      </w:r>
    </w:p>
    <w:p w14:paraId="2D58CAAE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468 </w:t>
      </w:r>
      <w:r>
        <w:rPr>
          <w:w w:val="105"/>
        </w:rPr>
        <w:t>consistently loading on the dimensions. With the observations and variables ordered like</w:t>
      </w:r>
    </w:p>
    <w:p w14:paraId="426446A8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469 </w:t>
      </w:r>
      <w:r>
        <w:rPr>
          <w:w w:val="105"/>
        </w:rPr>
        <w:t>this, it makes it easy to see how the consistently the clusters are distributed in the space.</w:t>
      </w:r>
    </w:p>
    <w:p w14:paraId="1BF785E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470 </w:t>
      </w:r>
      <w:r>
        <w:rPr>
          <w:w w:val="105"/>
        </w:rPr>
        <w:t>This plot was not included for experiment 1 because it would be less informative given</w:t>
      </w:r>
    </w:p>
    <w:p w14:paraId="01D7E355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5238D825" w14:textId="77777777" w:rsidR="00371D9F" w:rsidRDefault="00371D9F">
      <w:pPr>
        <w:pStyle w:val="BodyText"/>
        <w:spacing w:before="1"/>
        <w:ind w:left="0"/>
        <w:rPr>
          <w:sz w:val="11"/>
        </w:rPr>
      </w:pPr>
    </w:p>
    <w:p w14:paraId="69C8D9FC" w14:textId="77777777" w:rsidR="00371D9F" w:rsidRDefault="00371D9F">
      <w:pPr>
        <w:rPr>
          <w:sz w:val="11"/>
        </w:r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595F8185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3FF8B783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43A50185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2C38187E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7F10770E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35B459C2" w14:textId="77777777" w:rsidR="00371D9F" w:rsidRDefault="00787276">
      <w:pPr>
        <w:spacing w:before="167"/>
        <w:jc w:val="right"/>
        <w:rPr>
          <w:rFonts w:ascii="Helvetica"/>
          <w:sz w:val="18"/>
        </w:rPr>
      </w:pPr>
      <w:bookmarkStart w:id="186" w:name="_bookmark8"/>
      <w:bookmarkEnd w:id="186"/>
      <w:r>
        <w:rPr>
          <w:rFonts w:ascii="Helvetica"/>
          <w:color w:val="4D4D4D"/>
          <w:sz w:val="18"/>
        </w:rPr>
        <w:t>0.10</w:t>
      </w:r>
    </w:p>
    <w:p w14:paraId="62E4431D" w14:textId="77777777" w:rsidR="00371D9F" w:rsidRDefault="00371D9F">
      <w:pPr>
        <w:pStyle w:val="BodyText"/>
        <w:spacing w:before="3"/>
        <w:ind w:left="0"/>
        <w:rPr>
          <w:rFonts w:ascii="Helvetica"/>
          <w:sz w:val="20"/>
        </w:rPr>
      </w:pPr>
    </w:p>
    <w:p w14:paraId="69EF8EFE" w14:textId="77777777" w:rsidR="00371D9F" w:rsidRDefault="000A52AF">
      <w:pPr>
        <w:jc w:val="right"/>
        <w:rPr>
          <w:rFonts w:ascii="Helvetica"/>
          <w:sz w:val="18"/>
        </w:rPr>
      </w:pPr>
      <w:r>
        <w:pict w14:anchorId="560866DE">
          <v:shape id="_x0000_s3537" type="#_x0000_t202" alt="" style="position:absolute;left:0;text-align:left;margin-left:74.4pt;margin-top:-5.45pt;width:14.3pt;height:66.8pt;z-index:25160294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C841F4E" w14:textId="77777777" w:rsidR="00787276" w:rsidRDefault="00787276">
                  <w:pPr>
                    <w:spacing w:before="10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Contributions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sz w:val="18"/>
        </w:rPr>
        <w:t>0.05</w:t>
      </w:r>
    </w:p>
    <w:p w14:paraId="264D8FD9" w14:textId="77777777" w:rsidR="00371D9F" w:rsidRDefault="00371D9F">
      <w:pPr>
        <w:pStyle w:val="BodyText"/>
        <w:spacing w:before="3"/>
        <w:ind w:left="0"/>
        <w:rPr>
          <w:rFonts w:ascii="Helvetica"/>
          <w:sz w:val="20"/>
        </w:rPr>
      </w:pPr>
    </w:p>
    <w:p w14:paraId="08944F0D" w14:textId="77777777" w:rsidR="00371D9F" w:rsidRDefault="000A52AF">
      <w:pPr>
        <w:jc w:val="right"/>
        <w:rPr>
          <w:rFonts w:ascii="Helvetica"/>
          <w:sz w:val="18"/>
        </w:rPr>
      </w:pPr>
      <w:r>
        <w:pict w14:anchorId="78B5AF76">
          <v:shape id="_x0000_s3536" type="#_x0000_t202" alt="" style="position:absolute;left:0;text-align:left;margin-left:120.6pt;margin-top:8.15pt;width:12.1pt;height:40.3pt;z-index:25160499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9E1E906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50A45C"/>
                      <w:sz w:val="18"/>
                    </w:rPr>
                    <w:t>Excerpt.3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sz w:val="18"/>
        </w:rPr>
        <w:t>0.00</w:t>
      </w:r>
    </w:p>
    <w:p w14:paraId="3CA969AF" w14:textId="77777777" w:rsidR="00371D9F" w:rsidRDefault="00371D9F">
      <w:pPr>
        <w:pStyle w:val="BodyText"/>
        <w:spacing w:before="4"/>
        <w:ind w:left="0"/>
        <w:rPr>
          <w:rFonts w:ascii="Helvetica"/>
          <w:sz w:val="20"/>
        </w:rPr>
      </w:pPr>
    </w:p>
    <w:p w14:paraId="4A482EBF" w14:textId="77777777" w:rsidR="00371D9F" w:rsidRDefault="00787276">
      <w:pPr>
        <w:jc w:val="right"/>
        <w:rPr>
          <w:rFonts w:ascii="Helvetica" w:hAnsi="Helvetica"/>
          <w:sz w:val="18"/>
        </w:rPr>
      </w:pPr>
      <w:r>
        <w:rPr>
          <w:rFonts w:ascii="Helvetica" w:hAnsi="Helvetica"/>
          <w:color w:val="4D4D4D"/>
          <w:sz w:val="18"/>
        </w:rPr>
        <w:t>−0.05</w:t>
      </w:r>
    </w:p>
    <w:p w14:paraId="4E363CDD" w14:textId="77777777" w:rsidR="00371D9F" w:rsidRDefault="00371D9F">
      <w:pPr>
        <w:pStyle w:val="BodyText"/>
        <w:spacing w:before="3"/>
        <w:ind w:left="0"/>
        <w:rPr>
          <w:rFonts w:ascii="Helvetica"/>
          <w:sz w:val="20"/>
        </w:rPr>
      </w:pPr>
    </w:p>
    <w:p w14:paraId="11C9BE35" w14:textId="77777777" w:rsidR="00371D9F" w:rsidRDefault="00787276">
      <w:pPr>
        <w:jc w:val="right"/>
        <w:rPr>
          <w:rFonts w:ascii="Helvetica" w:hAnsi="Helvetica"/>
          <w:sz w:val="18"/>
        </w:rPr>
      </w:pPr>
      <w:r>
        <w:rPr>
          <w:rFonts w:ascii="Helvetica" w:hAnsi="Helvetica"/>
          <w:color w:val="4D4D4D"/>
          <w:sz w:val="18"/>
        </w:rPr>
        <w:t>−0.10</w:t>
      </w:r>
    </w:p>
    <w:p w14:paraId="0392BB85" w14:textId="77777777" w:rsidR="00371D9F" w:rsidRDefault="00787276">
      <w:pPr>
        <w:pStyle w:val="BodyText"/>
        <w:spacing w:before="0"/>
        <w:ind w:left="0"/>
        <w:rPr>
          <w:rFonts w:ascii="Helvetica"/>
          <w:sz w:val="28"/>
        </w:rPr>
      </w:pPr>
      <w:r>
        <w:br w:type="column"/>
      </w:r>
    </w:p>
    <w:p w14:paraId="2F307CA3" w14:textId="77777777" w:rsidR="00371D9F" w:rsidRDefault="00787276">
      <w:pPr>
        <w:pStyle w:val="Heading2"/>
        <w:spacing w:before="219"/>
        <w:ind w:left="58"/>
      </w:pPr>
      <w:r>
        <w:t>Component 1</w:t>
      </w:r>
    </w:p>
    <w:p w14:paraId="722A5034" w14:textId="77777777" w:rsidR="00371D9F" w:rsidRDefault="000A52AF">
      <w:pPr>
        <w:spacing w:before="57"/>
        <w:ind w:left="58"/>
        <w:rPr>
          <w:rFonts w:ascii="Helvetica"/>
        </w:rPr>
      </w:pPr>
      <w:r>
        <w:pict w14:anchorId="178CDB7D">
          <v:shape id="_x0000_s3535" type="#_x0000_t202" alt="" style="position:absolute;left:0;text-align:left;margin-left:134.4pt;margin-top:30.35pt;width:12.1pt;height:40.3pt;z-index:25160601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93F6186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F69100"/>
                      <w:sz w:val="18"/>
                    </w:rPr>
                    <w:t>Excerpt.4</w:t>
                  </w:r>
                </w:p>
              </w:txbxContent>
            </v:textbox>
            <w10:wrap anchorx="page"/>
          </v:shape>
        </w:pict>
      </w:r>
      <w:r>
        <w:pict w14:anchorId="3C322381">
          <v:shape id="_x0000_s3534" type="#_x0000_t202" alt="" style="position:absolute;left:0;text-align:left;margin-left:189.65pt;margin-top:24.85pt;width:12.1pt;height:45.3pt;z-index:25160908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A37EC09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F69100"/>
                      <w:sz w:val="18"/>
                    </w:rPr>
                    <w:t>Excerpt.13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</w:rPr>
        <w:t>Rows</w:t>
      </w:r>
    </w:p>
    <w:p w14:paraId="5C53D6AC" w14:textId="77777777" w:rsidR="00371D9F" w:rsidRDefault="00787276">
      <w:pPr>
        <w:spacing w:before="84"/>
        <w:ind w:left="870"/>
        <w:rPr>
          <w:rFonts w:ascii="Helvetica"/>
          <w:i/>
          <w:sz w:val="36"/>
        </w:rPr>
      </w:pPr>
      <w:r>
        <w:br w:type="column"/>
      </w:r>
      <w:r>
        <w:rPr>
          <w:rFonts w:ascii="Helvetica"/>
          <w:i/>
          <w:sz w:val="36"/>
        </w:rPr>
        <w:t>Contributions</w:t>
      </w:r>
    </w:p>
    <w:p w14:paraId="175F6106" w14:textId="77777777" w:rsidR="00371D9F" w:rsidRDefault="00371D9F">
      <w:pPr>
        <w:pStyle w:val="BodyText"/>
        <w:spacing w:before="4"/>
        <w:ind w:left="0"/>
        <w:rPr>
          <w:rFonts w:ascii="Helvetica"/>
          <w:i/>
          <w:sz w:val="34"/>
        </w:rPr>
      </w:pPr>
    </w:p>
    <w:p w14:paraId="4119E32B" w14:textId="77777777" w:rsidR="00371D9F" w:rsidRDefault="00787276">
      <w:pPr>
        <w:ind w:left="2835" w:right="4305"/>
        <w:jc w:val="center"/>
        <w:rPr>
          <w:rFonts w:ascii="Helvetica"/>
        </w:rPr>
      </w:pPr>
      <w:r>
        <w:rPr>
          <w:rFonts w:ascii="Helvetica"/>
        </w:rPr>
        <w:t>Columns</w:t>
      </w:r>
    </w:p>
    <w:p w14:paraId="192CC71C" w14:textId="77777777" w:rsidR="00371D9F" w:rsidRDefault="000A52AF">
      <w:pPr>
        <w:spacing w:before="198"/>
        <w:ind w:right="5291"/>
        <w:jc w:val="right"/>
        <w:rPr>
          <w:rFonts w:ascii="Helvetica"/>
          <w:sz w:val="18"/>
        </w:rPr>
      </w:pPr>
      <w:r>
        <w:pict w14:anchorId="0DA21451">
          <v:group id="_x0000_s3497" alt="" style="position:absolute;left:0;text-align:left;margin-left:115.5pt;margin-top:5.4pt;width:185.05pt;height:104.8pt;z-index:251597824;mso-position-horizontal-relative:page" coordorigin="2310,108" coordsize="3701,2096">
            <v:shape id="_x0000_s3498" alt="" style="position:absolute;left:2364;top:853;width:3646;height:2" coordorigin="2365,853" coordsize="3646,0" o:spt="100" adj="0,,0" path="m5693,853r317,m5140,853r304,m4312,853r580,m3760,853r303,m3483,853r28,m2655,853r580,m2365,853r41,e" filled="f" strokecolor="red" strokeweight="1.07pt">
              <v:stroke dashstyle="dash" joinstyle="round"/>
              <v:formulas/>
              <v:path arrowok="t" o:connecttype="segments"/>
            </v:shape>
            <v:rect id="_x0000_s3499" alt="" style="position:absolute;left:2406;top:425;width:249;height:728" fillcolor="#bae1c0" stroked="f"/>
            <v:rect id="_x0000_s3500" alt="" style="position:absolute;left:2406;top:425;width:249;height:728" filled="f" strokecolor="#50a45c" strokeweight="1.07pt"/>
            <v:shape id="_x0000_s3501" alt="" style="position:absolute;left:2364;top:1453;width:1423;height:2" coordorigin="2365,1453" coordsize="1423,0" o:spt="100" adj="0,,0" path="m2931,1453r856,m2365,1453r317,e" filled="f" strokecolor="red" strokeweight="1.07pt">
              <v:stroke dashstyle="dash" joinstyle="round"/>
              <v:formulas/>
              <v:path arrowok="t" o:connecttype="segments"/>
            </v:shape>
            <v:rect id="_x0000_s3502" alt="" style="position:absolute;left:2682;top:1153;width:249;height:517" fillcolor="#ffd98a" stroked="f"/>
            <v:rect id="_x0000_s3503" alt="" style="position:absolute;left:2682;top:1153;width:249;height:517" filled="f" strokecolor="#f69100" strokeweight="1.07pt"/>
            <v:rect id="_x0000_s3504" alt="" style="position:absolute;left:2958;top:850;width:249;height:303" fillcolor="#bae1c0" stroked="f"/>
            <v:rect id="_x0000_s3505" alt="" style="position:absolute;left:2958;top:850;width:249;height:303" filled="f" strokecolor="#50a45c" strokeweight="1.07pt"/>
            <v:rect id="_x0000_s3506" alt="" style="position:absolute;left:3234;top:539;width:249;height:614" fillcolor="#bae1c0" stroked="f"/>
            <v:rect id="_x0000_s3507" alt="" style="position:absolute;left:3234;top:539;width:249;height:614" filled="f" strokecolor="#50a45c" strokeweight="1.07pt"/>
            <v:rect id="_x0000_s3508" alt="" style="position:absolute;left:3511;top:814;width:249;height:339" fillcolor="#bae1c0" stroked="f"/>
            <v:rect id="_x0000_s3509" alt="" style="position:absolute;left:3511;top:814;width:249;height:339" filled="f" strokecolor="#50a45c" strokeweight="1.07pt"/>
            <v:line id="_x0000_s3510" alt="" style="position:absolute" from="4036,1453" to="4339,1453" strokecolor="red" strokeweight="1.07pt">
              <v:stroke dashstyle="dash"/>
            </v:line>
            <v:rect id="_x0000_s3511" alt="" style="position:absolute;left:3787;top:1153;width:249;height:652" fillcolor="#ffd98a" stroked="f"/>
            <v:rect id="_x0000_s3512" alt="" style="position:absolute;left:3787;top:1153;width:249;height:652" filled="f" strokecolor="#f69100" strokeweight="1.07pt"/>
            <v:rect id="_x0000_s3513" alt="" style="position:absolute;left:4063;top:638;width:249;height:516" fillcolor="#bae1c0" stroked="f"/>
            <v:rect id="_x0000_s3514" alt="" style="position:absolute;left:4063;top:638;width:249;height:516" filled="f" strokecolor="#50a45c" strokeweight="1.07pt"/>
            <v:line id="_x0000_s3515" alt="" style="position:absolute" from="4588,1453" to="4616,1453" strokecolor="red" strokeweight="1.07pt">
              <v:stroke dashstyle="dash"/>
            </v:line>
            <v:rect id="_x0000_s3516" alt="" style="position:absolute;left:4339;top:1153;width:249;height:440" fillcolor="#ffd98a" stroked="f"/>
            <v:rect id="_x0000_s3517" alt="" style="position:absolute;left:4339;top:1153;width:249;height:440" filled="f" strokecolor="#f69100" strokeweight="1.07pt"/>
            <v:line id="_x0000_s3518" alt="" style="position:absolute" from="4864,1453" to="5168,1453" strokecolor="red" strokeweight="1.07pt">
              <v:stroke dashstyle="dash"/>
            </v:line>
            <v:rect id="_x0000_s3519" alt="" style="position:absolute;left:4615;top:1153;width:249;height:796" fillcolor="#ffd98a" stroked="f"/>
            <v:rect id="_x0000_s3520" alt="" style="position:absolute;left:4615;top:1153;width:249;height:796" filled="f" strokecolor="#f69100" strokeweight="1.07pt"/>
            <v:rect id="_x0000_s3521" alt="" style="position:absolute;left:4891;top:399;width:249;height:755" fillcolor="#bae1c0" stroked="f"/>
            <v:rect id="_x0000_s3522" alt="" style="position:absolute;left:4891;top:399;width:249;height:755" filled="f" strokecolor="#50a45c" strokeweight="1.07pt"/>
            <v:line id="_x0000_s3523" alt="" style="position:absolute" from="5417,1453" to="5720,1453" strokecolor="red" strokeweight="1.07pt">
              <v:stroke dashstyle="dash"/>
            </v:line>
            <v:rect id="_x0000_s3524" alt="" style="position:absolute;left:5168;top:1153;width:249;height:620" fillcolor="#ffd98a" stroked="f"/>
            <v:rect id="_x0000_s3525" alt="" style="position:absolute;left:5168;top:1153;width:249;height:620" filled="f" strokecolor="#f69100" strokeweight="1.07pt"/>
            <v:rect id="_x0000_s3526" alt="" style="position:absolute;left:5444;top:361;width:249;height:792" fillcolor="#bae1c0" stroked="f"/>
            <v:rect id="_x0000_s3527" alt="" style="position:absolute;left:5444;top:361;width:249;height:792" filled="f" strokecolor="#50a45c" strokeweight="1.07pt"/>
            <v:line id="_x0000_s3528" alt="" style="position:absolute" from="5969,1453" to="6010,1453" strokecolor="red" strokeweight="1.07pt">
              <v:stroke dashstyle="dash"/>
            </v:line>
            <v:rect id="_x0000_s3529" alt="" style="position:absolute;left:5720;top:1153;width:249;height:314" fillcolor="#d2eef5" stroked="f"/>
            <v:rect id="_x0000_s3530" alt="" style="position:absolute;left:5720;top:1153;width:249;height:314" filled="f" strokecolor="#5bbcd6" strokeweight="1.07pt"/>
            <v:line id="_x0000_s3531" alt="" style="position:absolute" from="2365,1153" to="6010,1153" strokeweight="1.07pt"/>
            <v:line id="_x0000_s3532" alt="" style="position:absolute" from="2365,2203" to="2365,108" strokeweight="1.07pt"/>
            <v:shape id="_x0000_s3533" alt="" style="position:absolute;left:870;top:8109;width:55;height:1801" coordorigin="870,8109" coordsize="55,1801" o:spt="100" adj="0,,0" path="m2310,2053r55,m2310,1603r55,m2310,1153r55,m2310,703r55,m2310,253r55,e" filled="f" strokecolor="#333" strokeweight="1.07pt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213B9451">
          <v:group id="_x0000_s3466" alt="" style="position:absolute;left:0;text-align:left;margin-left:349.5pt;margin-top:5.4pt;width:185.05pt;height:104.8pt;z-index:251598848;mso-position-horizontal-relative:page" coordorigin="6990,108" coordsize="3701,2096">
            <v:shape id="_x0000_s3467" alt="" style="position:absolute;left:7044;top:837;width:3646;height:464" coordorigin="7045,837" coordsize="3646,464" o:spt="100" adj="0,,0" path="m10646,837r44,m10347,837r30,m10048,837r30,m9749,837r30,m9450,837r30,m8554,837r627,m8255,837r30,m7045,837r941,m7956,1300r628,m7657,1300r30,m7359,1300r29,m7045,1300r45,e" filled="f" strokecolor="red" strokeweight="1.07pt">
              <v:stroke dashstyle="dash" joinstyle="round"/>
              <v:formulas/>
              <v:path arrowok="t" o:connecttype="segments"/>
            </v:shape>
            <v:rect id="_x0000_s3468" alt="" style="position:absolute;left:7089;top:1068;width:269;height:368" fillcolor="#43ccb8" stroked="f"/>
            <v:rect id="_x0000_s3469" alt="" style="position:absolute;left:7089;top:1068;width:269;height:368" filled="f" strokecolor="#0b775e" strokeweight="1.07pt"/>
            <v:rect id="_x0000_s3470" alt="" style="position:absolute;left:7388;top:1068;width:269;height:449" fillcolor="#43ccb8" stroked="f"/>
            <v:rect id="_x0000_s3471" alt="" style="position:absolute;left:7388;top:1068;width:269;height:449" filled="f" strokecolor="#0b775e" strokeweight="1.07pt"/>
            <v:rect id="_x0000_s3472" alt="" style="position:absolute;left:7687;top:1068;width:269;height:536" fillcolor="#43ccb8" stroked="f"/>
            <v:rect id="_x0000_s3473" alt="" style="position:absolute;left:7687;top:1068;width:269;height:536" filled="f" strokecolor="#0b775e" strokeweight="1.07pt"/>
            <v:rect id="_x0000_s3474" alt="" style="position:absolute;left:7986;top:384;width:269;height:685" fillcolor="#8e7ba5" stroked="f"/>
            <v:rect id="_x0000_s3475" alt="" style="position:absolute;left:7986;top:384;width:269;height:685" filled="f" strokecolor="#35274a" strokeweight="1.07pt"/>
            <v:rect id="_x0000_s3476" alt="" style="position:absolute;left:8284;top:726;width:269;height:343" fillcolor="#8e7ba5" stroked="f"/>
            <v:rect id="_x0000_s3477" alt="" style="position:absolute;left:8284;top:726;width:269;height:343" filled="f" strokecolor="#35274a" strokeweight="1.07pt"/>
            <v:line id="_x0000_s3478" alt="" style="position:absolute" from="8853,1300" to="8883,1300" strokecolor="red" strokeweight="1.07pt">
              <v:stroke dashstyle="dash"/>
            </v:line>
            <v:rect id="_x0000_s3479" alt="" style="position:absolute;left:8583;top:1068;width:269;height:866" fillcolor="#43ccb8" stroked="f"/>
            <v:rect id="_x0000_s3480" alt="" style="position:absolute;left:8583;top:1068;width:269;height:866" filled="f" strokecolor="#0b775e" strokeweight="1.07pt"/>
            <v:line id="_x0000_s3481" alt="" style="position:absolute" from="9152,1300" to="10690,1300" strokecolor="red" strokeweight="1.07pt">
              <v:stroke dashstyle="dash"/>
            </v:line>
            <v:rect id="_x0000_s3482" alt="" style="position:absolute;left:8882;top:1068;width:269;height:684" fillcolor="#43ccb8" stroked="f"/>
            <v:rect id="_x0000_s3483" alt="" style="position:absolute;left:8882;top:1068;width:269;height:684" filled="f" strokecolor="#0b775e" strokeweight="1.07pt"/>
            <v:rect id="_x0000_s3484" alt="" style="position:absolute;left:9181;top:402;width:269;height:667" fillcolor="#8e7ba5" stroked="f"/>
            <v:rect id="_x0000_s3485" alt="" style="position:absolute;left:9181;top:402;width:269;height:667" filled="f" strokecolor="#35274a" strokeweight="1.07pt"/>
            <v:rect id="_x0000_s3486" alt="" style="position:absolute;left:9480;top:637;width:269;height:432" fillcolor="#8e7ba5" stroked="f"/>
            <v:rect id="_x0000_s3487" alt="" style="position:absolute;left:9480;top:637;width:269;height:432" filled="f" strokecolor="#35274a" strokeweight="1.07pt"/>
            <v:rect id="_x0000_s3488" alt="" style="position:absolute;left:9779;top:347;width:269;height:722" fillcolor="#8e7ba5" stroked="f"/>
            <v:rect id="_x0000_s3489" alt="" style="position:absolute;left:9779;top:347;width:269;height:722" filled="f" strokecolor="#35274a" strokeweight="1.07pt"/>
            <v:rect id="_x0000_s3490" alt="" style="position:absolute;left:10077;top:451;width:269;height:617" fillcolor="#8e7ba5" stroked="f"/>
            <v:rect id="_x0000_s3491" alt="" style="position:absolute;left:10077;top:451;width:269;height:617" filled="f" strokecolor="#35274a" strokeweight="1.07pt"/>
            <v:rect id="_x0000_s3492" alt="" style="position:absolute;left:10376;top:726;width:269;height:343" fillcolor="#8e7ba5" stroked="f"/>
            <v:rect id="_x0000_s3493" alt="" style="position:absolute;left:10376;top:726;width:269;height:343" filled="f" strokecolor="#35274a" strokeweight="1.07pt"/>
            <v:line id="_x0000_s3494" alt="" style="position:absolute" from="7045,1069" to="10690,1069" strokeweight="1.07pt"/>
            <v:line id="_x0000_s3495" alt="" style="position:absolute" from="7045,2203" to="7045,108" strokeweight="1.07pt"/>
            <v:shape id="_x0000_s3496" alt="" style="position:absolute;left:5550;top:8160;width:55;height:1529" coordorigin="5550,8161" coordsize="55,1529" o:spt="100" adj="0,,0" path="m6990,1833r55,m6990,1451r55,m6990,1069r55,m6990,687r55,m6990,304r55,e" filled="f" strokecolor="#333" strokeweight="1.07pt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707C129">
          <v:shape id="_x0000_s3465" type="#_x0000_t202" alt="" style="position:absolute;left:0;text-align:left;margin-left:217.25pt;margin-top:9.05pt;width:25.9pt;height:45.3pt;z-index:25161216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C016D16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F69100"/>
                      <w:sz w:val="18"/>
                    </w:rPr>
                    <w:t>Excerpt.19</w:t>
                  </w:r>
                </w:p>
                <w:p w14:paraId="5DC2D0D0" w14:textId="77777777" w:rsidR="00787276" w:rsidRDefault="00787276">
                  <w:pPr>
                    <w:spacing w:before="64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F69100"/>
                      <w:sz w:val="18"/>
                    </w:rPr>
                    <w:t>Excerpt.23</w:t>
                  </w:r>
                </w:p>
              </w:txbxContent>
            </v:textbox>
            <w10:wrap anchorx="page"/>
          </v:shape>
        </w:pict>
      </w:r>
      <w:r>
        <w:pict w14:anchorId="641D7119">
          <v:shape id="_x0000_s3464" type="#_x0000_t202" alt="" style="position:absolute;left:0;text-align:left;margin-left:258.7pt;margin-top:9.05pt;width:12.1pt;height:45.3pt;z-index:25161625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690C8BE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F69100"/>
                      <w:sz w:val="18"/>
                    </w:rPr>
                    <w:t>Excerpt.26</w:t>
                  </w:r>
                </w:p>
              </w:txbxContent>
            </v:textbox>
            <w10:wrap anchorx="page"/>
          </v:shape>
        </w:pict>
      </w:r>
      <w:r>
        <w:pict w14:anchorId="6CF14B79">
          <v:shape id="_x0000_s3463" type="#_x0000_t202" alt="" style="position:absolute;left:0;text-align:left;margin-left:286.3pt;margin-top:9.05pt;width:12.1pt;height:45.3pt;z-index:25161932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E50065A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5BBCD6"/>
                      <w:sz w:val="18"/>
                    </w:rPr>
                    <w:t>Excerpt.29</w:t>
                  </w:r>
                </w:p>
              </w:txbxContent>
            </v:textbox>
            <w10:wrap anchorx="page"/>
          </v:shape>
        </w:pict>
      </w:r>
      <w:r>
        <w:pict w14:anchorId="39EA9BB4">
          <v:shape id="_x0000_s3462" type="#_x0000_t202" alt="" style="position:absolute;left:0;text-align:left;margin-left:308.4pt;margin-top:24.4pt;width:14.3pt;height:66.8pt;z-index:25162137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B68231A" w14:textId="77777777" w:rsidR="00787276" w:rsidRDefault="00787276">
                  <w:pPr>
                    <w:spacing w:before="10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Contributions</w:t>
                  </w:r>
                </w:p>
              </w:txbxContent>
            </v:textbox>
            <w10:wrap anchorx="page"/>
          </v:shape>
        </w:pict>
      </w:r>
      <w:r>
        <w:pict w14:anchorId="0736E947">
          <v:shape id="_x0000_s3461" type="#_x0000_t202" alt="" style="position:absolute;left:0;text-align:left;margin-left:355.3pt;margin-top:16.1pt;width:41.95pt;height:36pt;z-index:25162342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A0306AC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0B775E"/>
                      <w:sz w:val="18"/>
                    </w:rPr>
                    <w:t>Bright</w:t>
                  </w:r>
                </w:p>
                <w:p w14:paraId="1123E2C8" w14:textId="77777777" w:rsidR="00787276" w:rsidRDefault="00787276">
                  <w:pPr>
                    <w:spacing w:line="300" w:lineRule="atLeast"/>
                    <w:ind w:left="38" w:right="1" w:hanging="4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0B775E"/>
                      <w:sz w:val="18"/>
                    </w:rPr>
                    <w:t>Colorful Dancing</w:t>
                  </w:r>
                </w:p>
              </w:txbxContent>
            </v:textbox>
            <w10:wrap anchorx="page"/>
          </v:shape>
        </w:pict>
      </w:r>
      <w:r>
        <w:pict w14:anchorId="2226EB18">
          <v:shape id="_x0000_s3460" type="#_x0000_t202" alt="" style="position:absolute;left:0;text-align:left;margin-left:430pt;margin-top:24.1pt;width:27pt;height:28.65pt;z-index:25162649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248BF31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0B775E"/>
                      <w:sz w:val="18"/>
                    </w:rPr>
                    <w:t>Fast</w:t>
                  </w:r>
                </w:p>
                <w:p w14:paraId="1BDBA294" w14:textId="77777777" w:rsidR="00787276" w:rsidRDefault="00787276">
                  <w:pPr>
                    <w:spacing w:before="87"/>
                    <w:ind w:left="37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0B775E"/>
                      <w:sz w:val="18"/>
                    </w:rPr>
                    <w:t>Happy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sz w:val="18"/>
        </w:rPr>
        <w:t>0.10</w:t>
      </w:r>
    </w:p>
    <w:p w14:paraId="65DF3285" w14:textId="77777777" w:rsidR="00371D9F" w:rsidRDefault="00787276">
      <w:pPr>
        <w:spacing w:before="171"/>
        <w:ind w:right="5291"/>
        <w:jc w:val="right"/>
        <w:rPr>
          <w:rFonts w:ascii="Helvetica"/>
          <w:sz w:val="18"/>
        </w:rPr>
      </w:pPr>
      <w:r>
        <w:rPr>
          <w:rFonts w:ascii="Helvetica"/>
          <w:color w:val="4D4D4D"/>
          <w:sz w:val="18"/>
        </w:rPr>
        <w:t>0.05</w:t>
      </w:r>
    </w:p>
    <w:p w14:paraId="3EA1FEBE" w14:textId="77777777" w:rsidR="00371D9F" w:rsidRDefault="000A52AF">
      <w:pPr>
        <w:spacing w:before="171"/>
        <w:ind w:right="5291"/>
        <w:jc w:val="right"/>
        <w:rPr>
          <w:rFonts w:ascii="Helvetica"/>
          <w:sz w:val="18"/>
        </w:rPr>
      </w:pPr>
      <w:r>
        <w:pict w14:anchorId="53BA9065">
          <v:shape id="_x0000_s3459" type="#_x0000_t202" alt="" style="position:absolute;left:0;text-align:left;margin-left:203.45pt;margin-top:21.4pt;width:12.1pt;height:45.3pt;z-index:25161011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B7E454E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50A45C"/>
                      <w:sz w:val="18"/>
                    </w:rPr>
                    <w:t>Excerpt.18</w:t>
                  </w:r>
                </w:p>
              </w:txbxContent>
            </v:textbox>
            <w10:wrap anchorx="page"/>
          </v:shape>
        </w:pict>
      </w:r>
      <w:r>
        <w:pict w14:anchorId="4242BCAF">
          <v:shape id="_x0000_s3458" type="#_x0000_t202" alt="" style="position:absolute;left:0;text-align:left;margin-left:244.9pt;margin-top:21.4pt;width:12.1pt;height:45.3pt;z-index:25161420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EC31F39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50A45C"/>
                      <w:sz w:val="18"/>
                    </w:rPr>
                    <w:t>Excerpt.24</w:t>
                  </w:r>
                </w:p>
              </w:txbxContent>
            </v:textbox>
            <w10:wrap anchorx="page"/>
          </v:shape>
        </w:pict>
      </w:r>
      <w:r>
        <w:pict w14:anchorId="506991FB">
          <v:shape id="_x0000_s3457" type="#_x0000_t202" alt="" style="position:absolute;left:0;text-align:left;margin-left:272.5pt;margin-top:21.4pt;width:12.1pt;height:45.3pt;z-index:25161830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35168FE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50A45C"/>
                      <w:sz w:val="18"/>
                    </w:rPr>
                    <w:t>Excerpt.27</w:t>
                  </w:r>
                </w:p>
              </w:txbxContent>
            </v:textbox>
            <w10:wrap anchorx="page"/>
          </v:shape>
        </w:pict>
      </w:r>
      <w:r>
        <w:pict w14:anchorId="6AF7202A">
          <v:shape id="_x0000_s3456" type="#_x0000_t202" alt="" style="position:absolute;left:0;text-align:left;margin-left:400.1pt;margin-top:14.75pt;width:27pt;height:44.7pt;z-index:25162444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51095F5" w14:textId="77777777" w:rsidR="00787276" w:rsidRDefault="00787276">
                  <w:pPr>
                    <w:spacing w:before="12"/>
                    <w:ind w:right="18"/>
                    <w:jc w:val="right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35274A"/>
                      <w:sz w:val="18"/>
                    </w:rPr>
                    <w:t>Dark</w:t>
                  </w:r>
                </w:p>
                <w:p w14:paraId="1855D92F" w14:textId="77777777" w:rsidR="00787276" w:rsidRDefault="00787276">
                  <w:pPr>
                    <w:spacing w:before="87"/>
                    <w:ind w:right="60"/>
                    <w:jc w:val="right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35274A"/>
                      <w:sz w:val="18"/>
                    </w:rPr>
                    <w:t>Disturbing</w:t>
                  </w:r>
                </w:p>
              </w:txbxContent>
            </v:textbox>
            <w10:wrap anchorx="page"/>
          </v:shape>
        </w:pict>
      </w:r>
      <w:r>
        <w:pict w14:anchorId="33C294A2">
          <v:shape id="_x0000_s3455" type="#_x0000_t202" alt="" style="position:absolute;left:0;text-align:left;margin-left:459.85pt;margin-top:14.45pt;width:71.85pt;height:50.5pt;z-index:25162956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3F8D011" w14:textId="77777777" w:rsidR="00787276" w:rsidRDefault="00787276">
                  <w:pPr>
                    <w:spacing w:before="12" w:line="338" w:lineRule="auto"/>
                    <w:ind w:left="61" w:right="58" w:hanging="42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35274A"/>
                      <w:sz w:val="18"/>
                    </w:rPr>
                    <w:t>Melancholy Mysterious</w:t>
                  </w:r>
                </w:p>
                <w:p w14:paraId="3B52EF46" w14:textId="77777777" w:rsidR="00787276" w:rsidRDefault="00787276">
                  <w:pPr>
                    <w:spacing w:before="1"/>
                    <w:ind w:left="595" w:firstLine="73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35274A"/>
                      <w:sz w:val="18"/>
                    </w:rPr>
                    <w:t>Sad</w:t>
                  </w:r>
                </w:p>
                <w:p w14:paraId="77B214C3" w14:textId="77777777" w:rsidR="00787276" w:rsidRDefault="00787276">
                  <w:pPr>
                    <w:spacing w:line="300" w:lineRule="atLeast"/>
                    <w:ind w:left="350" w:right="8" w:firstLine="245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35274A"/>
                      <w:spacing w:val="-1"/>
                      <w:sz w:val="18"/>
                    </w:rPr>
                    <w:t xml:space="preserve">Slow </w:t>
                  </w:r>
                  <w:r>
                    <w:rPr>
                      <w:rFonts w:ascii="Helvetica"/>
                      <w:color w:val="35274A"/>
                      <w:sz w:val="18"/>
                    </w:rPr>
                    <w:t>Solemn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sz w:val="18"/>
        </w:rPr>
        <w:t>0.00</w:t>
      </w:r>
    </w:p>
    <w:p w14:paraId="67B6A479" w14:textId="77777777" w:rsidR="00371D9F" w:rsidRDefault="00787276">
      <w:pPr>
        <w:spacing w:before="170"/>
        <w:ind w:right="5291"/>
        <w:jc w:val="right"/>
        <w:rPr>
          <w:rFonts w:ascii="Helvetica" w:hAnsi="Helvetica"/>
          <w:sz w:val="18"/>
        </w:rPr>
      </w:pPr>
      <w:r>
        <w:rPr>
          <w:rFonts w:ascii="Helvetica" w:hAnsi="Helvetica"/>
          <w:color w:val="4D4D4D"/>
          <w:sz w:val="18"/>
        </w:rPr>
        <w:t>−0.05</w:t>
      </w:r>
    </w:p>
    <w:p w14:paraId="64D0B3E9" w14:textId="77777777" w:rsidR="00371D9F" w:rsidRDefault="00787276">
      <w:pPr>
        <w:spacing w:before="171"/>
        <w:ind w:right="5291"/>
        <w:jc w:val="right"/>
        <w:rPr>
          <w:rFonts w:ascii="Helvetica" w:hAnsi="Helvetica"/>
          <w:sz w:val="18"/>
        </w:rPr>
      </w:pPr>
      <w:r>
        <w:rPr>
          <w:rFonts w:ascii="Helvetica" w:hAnsi="Helvetica"/>
          <w:color w:val="4D4D4D"/>
          <w:sz w:val="18"/>
        </w:rPr>
        <w:t>−0.10</w:t>
      </w:r>
    </w:p>
    <w:p w14:paraId="3592D872" w14:textId="77777777" w:rsidR="00371D9F" w:rsidRDefault="00371D9F">
      <w:pPr>
        <w:jc w:val="right"/>
        <w:rPr>
          <w:rFonts w:ascii="Helvetica" w:hAnsi="Helvetica"/>
          <w:sz w:val="18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3" w:space="720" w:equalWidth="0">
            <w:col w:w="1327" w:space="40"/>
            <w:col w:w="1660" w:space="223"/>
            <w:col w:w="8050"/>
          </w:cols>
        </w:sectPr>
      </w:pPr>
    </w:p>
    <w:p w14:paraId="5D866F58" w14:textId="77777777" w:rsidR="00371D9F" w:rsidRDefault="00371D9F">
      <w:pPr>
        <w:pStyle w:val="BodyText"/>
        <w:spacing w:before="6"/>
        <w:ind w:left="0"/>
        <w:rPr>
          <w:rFonts w:ascii="Helvetica"/>
          <w:sz w:val="14"/>
        </w:rPr>
      </w:pPr>
    </w:p>
    <w:p w14:paraId="096A6C52" w14:textId="77777777" w:rsidR="00371D9F" w:rsidRDefault="00371D9F">
      <w:pPr>
        <w:rPr>
          <w:rFonts w:ascii="Helvetica"/>
          <w:sz w:val="14"/>
        </w:r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52CA481A" w14:textId="77777777" w:rsidR="00371D9F" w:rsidRDefault="000A52AF">
      <w:pPr>
        <w:pStyle w:val="Heading2"/>
        <w:spacing w:before="88"/>
        <w:ind w:left="1324"/>
      </w:pPr>
      <w:r>
        <w:pict w14:anchorId="39E3F7C1">
          <v:shape id="_x0000_s3454" type="#_x0000_t202" alt="" style="position:absolute;left:0;text-align:left;margin-left:148.2pt;margin-top:-55.95pt;width:39.7pt;height:45.8pt;z-index:25160704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B76F782" w14:textId="77777777" w:rsidR="00787276" w:rsidRDefault="00787276">
                  <w:pPr>
                    <w:spacing w:before="12" w:line="314" w:lineRule="auto"/>
                    <w:ind w:right="18"/>
                    <w:jc w:val="right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50A45C"/>
                      <w:sz w:val="18"/>
                    </w:rPr>
                    <w:t>Excerpt.5 Excerpt.7</w:t>
                  </w:r>
                </w:p>
                <w:p w14:paraId="3E01ECA0" w14:textId="77777777" w:rsidR="00787276" w:rsidRDefault="00787276">
                  <w:pPr>
                    <w:spacing w:line="210" w:lineRule="exact"/>
                    <w:ind w:right="27"/>
                    <w:jc w:val="right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50A45C"/>
                      <w:sz w:val="18"/>
                    </w:rPr>
                    <w:t>Excerpt.10</w:t>
                  </w:r>
                </w:p>
              </w:txbxContent>
            </v:textbox>
            <w10:wrap anchorx="page"/>
          </v:shape>
        </w:pict>
      </w:r>
      <w:r w:rsidR="00787276">
        <w:t>Component 2</w:t>
      </w:r>
    </w:p>
    <w:p w14:paraId="353CDDC5" w14:textId="77777777" w:rsidR="00371D9F" w:rsidRDefault="000A52AF">
      <w:pPr>
        <w:spacing w:before="57"/>
        <w:ind w:left="1324"/>
        <w:rPr>
          <w:rFonts w:ascii="Helvetica"/>
        </w:rPr>
      </w:pPr>
      <w:r>
        <w:pict w14:anchorId="112B1B69">
          <v:shape id="_x0000_s3453" type="#_x0000_t202" alt="" style="position:absolute;left:0;text-align:left;margin-left:173.4pt;margin-top:31.85pt;width:30.45pt;height:45.3pt;z-index:25160806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CE510F1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50A45C"/>
                      <w:sz w:val="18"/>
                    </w:rPr>
                    <w:t>Excerpt.10</w:t>
                  </w:r>
                </w:p>
                <w:p w14:paraId="1AC7A407" w14:textId="77777777" w:rsidR="00787276" w:rsidRDefault="00787276">
                  <w:pPr>
                    <w:spacing w:before="155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5BBCD6"/>
                      <w:sz w:val="18"/>
                    </w:rPr>
                    <w:t>Excerpt.11</w:t>
                  </w:r>
                </w:p>
              </w:txbxContent>
            </v:textbox>
            <w10:wrap anchorx="page"/>
          </v:shape>
        </w:pict>
      </w:r>
      <w:r>
        <w:pict w14:anchorId="423CEF0F">
          <v:shape id="_x0000_s3452" type="#_x0000_t202" alt="" style="position:absolute;left:0;text-align:left;margin-left:228.5pt;margin-top:31.85pt;width:12.1pt;height:45.3pt;z-index:25161318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0ADB1FF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5BBCD6"/>
                      <w:sz w:val="18"/>
                    </w:rPr>
                    <w:t>Excerpt.20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</w:rPr>
        <w:t>Rows</w:t>
      </w:r>
    </w:p>
    <w:p w14:paraId="7B149D9D" w14:textId="77777777" w:rsidR="00371D9F" w:rsidRDefault="00787276">
      <w:pPr>
        <w:pStyle w:val="BodyText"/>
        <w:spacing w:before="0"/>
        <w:ind w:left="0"/>
        <w:rPr>
          <w:rFonts w:ascii="Helvetica"/>
        </w:rPr>
      </w:pPr>
      <w:r>
        <w:br w:type="column"/>
      </w:r>
    </w:p>
    <w:p w14:paraId="60EF8213" w14:textId="77777777" w:rsidR="00371D9F" w:rsidRDefault="00787276">
      <w:pPr>
        <w:spacing w:before="169"/>
        <w:ind w:left="1324"/>
        <w:rPr>
          <w:rFonts w:ascii="Helvetica"/>
        </w:rPr>
      </w:pPr>
      <w:r>
        <w:rPr>
          <w:rFonts w:ascii="Helvetica"/>
        </w:rPr>
        <w:t>Columns</w:t>
      </w:r>
    </w:p>
    <w:p w14:paraId="5F5DFE6C" w14:textId="77777777" w:rsidR="00371D9F" w:rsidRDefault="00371D9F">
      <w:pPr>
        <w:rPr>
          <w:rFonts w:ascii="Helvetica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2" w:space="720" w:equalWidth="0">
            <w:col w:w="2926" w:space="1754"/>
            <w:col w:w="6620"/>
          </w:cols>
        </w:sectPr>
      </w:pPr>
    </w:p>
    <w:p w14:paraId="33F6682D" w14:textId="77777777" w:rsidR="00371D9F" w:rsidRDefault="00371D9F">
      <w:pPr>
        <w:pStyle w:val="BodyText"/>
        <w:spacing w:before="10"/>
        <w:ind w:left="0"/>
        <w:rPr>
          <w:rFonts w:ascii="Helvetica"/>
          <w:sz w:val="28"/>
        </w:rPr>
      </w:pPr>
    </w:p>
    <w:p w14:paraId="0F075241" w14:textId="77777777" w:rsidR="00371D9F" w:rsidRDefault="00371D9F">
      <w:pPr>
        <w:rPr>
          <w:rFonts w:ascii="Helvetica"/>
          <w:sz w:val="28"/>
        </w:r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26EB3B2A" w14:textId="77777777" w:rsidR="00371D9F" w:rsidRDefault="00371D9F">
      <w:pPr>
        <w:pStyle w:val="BodyText"/>
        <w:spacing w:before="7"/>
        <w:ind w:left="0"/>
        <w:rPr>
          <w:rFonts w:ascii="Helvetica"/>
          <w:sz w:val="20"/>
        </w:rPr>
      </w:pPr>
    </w:p>
    <w:p w14:paraId="294992E6" w14:textId="77777777" w:rsidR="00371D9F" w:rsidRDefault="000A52AF">
      <w:pPr>
        <w:ind w:right="38"/>
        <w:jc w:val="right"/>
        <w:rPr>
          <w:rFonts w:ascii="Helvetica"/>
          <w:sz w:val="18"/>
        </w:rPr>
      </w:pPr>
      <w:r>
        <w:pict w14:anchorId="36C47A37">
          <v:shape id="_x0000_s3451" type="#_x0000_t202" alt="" style="position:absolute;left:0;text-align:left;margin-left:74.4pt;margin-top:-4.65pt;width:14.3pt;height:66.8pt;z-index:25160192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49D1D0C" w14:textId="77777777" w:rsidR="00787276" w:rsidRDefault="00787276">
                  <w:pPr>
                    <w:spacing w:before="10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Contributions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sz w:val="18"/>
        </w:rPr>
        <w:t>0.1</w:t>
      </w:r>
    </w:p>
    <w:p w14:paraId="069556D4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2A30AB41" w14:textId="77777777" w:rsidR="00371D9F" w:rsidRDefault="00787276">
      <w:pPr>
        <w:spacing w:before="160"/>
        <w:ind w:right="38"/>
        <w:jc w:val="right"/>
        <w:rPr>
          <w:rFonts w:ascii="Helvetica"/>
          <w:sz w:val="18"/>
        </w:rPr>
      </w:pPr>
      <w:r>
        <w:rPr>
          <w:rFonts w:ascii="Helvetica"/>
          <w:color w:val="4D4D4D"/>
          <w:sz w:val="18"/>
        </w:rPr>
        <w:t>0.0</w:t>
      </w:r>
    </w:p>
    <w:p w14:paraId="2826A4D9" w14:textId="77777777" w:rsidR="00371D9F" w:rsidRDefault="00787276">
      <w:pPr>
        <w:spacing w:before="93"/>
        <w:ind w:left="975"/>
        <w:rPr>
          <w:rFonts w:ascii="Helvetica"/>
          <w:sz w:val="18"/>
        </w:rPr>
      </w:pPr>
      <w:r>
        <w:br w:type="column"/>
      </w:r>
      <w:r>
        <w:rPr>
          <w:rFonts w:ascii="Helvetica"/>
          <w:color w:val="4D4D4D"/>
          <w:sz w:val="18"/>
        </w:rPr>
        <w:t>0.1</w:t>
      </w:r>
    </w:p>
    <w:p w14:paraId="6D8ED034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1AD63DA6" w14:textId="77777777" w:rsidR="00371D9F" w:rsidRDefault="00371D9F">
      <w:pPr>
        <w:pStyle w:val="BodyText"/>
        <w:spacing w:before="2"/>
        <w:ind w:left="0"/>
        <w:rPr>
          <w:rFonts w:ascii="Helvetica"/>
          <w:sz w:val="16"/>
        </w:rPr>
      </w:pPr>
    </w:p>
    <w:p w14:paraId="2807CC5E" w14:textId="77777777" w:rsidR="00371D9F" w:rsidRDefault="000A52AF">
      <w:pPr>
        <w:ind w:left="975"/>
        <w:rPr>
          <w:rFonts w:ascii="Helvetica"/>
          <w:sz w:val="18"/>
        </w:rPr>
      </w:pPr>
      <w:r>
        <w:pict w14:anchorId="638B21B0">
          <v:group id="_x0000_s3424" alt="" style="position:absolute;left:0;text-align:left;margin-left:110.5pt;margin-top:-48.05pt;width:190.05pt;height:104.8pt;z-index:251599872;mso-position-horizontal-relative:page" coordorigin="2210,-961" coordsize="3801,2096">
            <v:shape id="_x0000_s3425" alt="" style="position:absolute;left:2264;top:22;width:3746;height:2" coordorigin="2265,23" coordsize="3746,0" o:spt="100" adj="0,,0" path="m5221,23r789,m4487,23r403,m3385,23r771,m3018,23r36,m2650,23r37,m2265,23r55,e" filled="f" strokecolor="red" strokeweight="1.07pt">
              <v:stroke dashstyle="dash" joinstyle="round"/>
              <v:formulas/>
              <v:path arrowok="t" o:connecttype="segments"/>
            </v:shape>
            <v:rect id="_x0000_s3426" alt="" style="position:absolute;left:2319;top:-268;width:331;height:493" fillcolor="#ff9595" stroked="f"/>
            <v:rect id="_x0000_s3427" alt="" style="position:absolute;left:2319;top:-268;width:331;height:493" filled="f" strokecolor="red" strokeweight="1.07pt"/>
            <v:rect id="_x0000_s3428" alt="" style="position:absolute;left:2687;top:-684;width:331;height:909" fillcolor="#ff9595" stroked="f"/>
            <v:rect id="_x0000_s3429" alt="" style="position:absolute;left:2687;top:-684;width:331;height:909" filled="f" strokecolor="red" strokeweight="1.07pt"/>
            <v:rect id="_x0000_s3430" alt="" style="position:absolute;left:3054;top:-180;width:331;height:405" fillcolor="#bae1c0" stroked="f"/>
            <v:rect id="_x0000_s3431" alt="" style="position:absolute;left:3054;top:-180;width:331;height:405" filled="f" strokecolor="#50a45c" strokeweight="1.07pt"/>
            <v:shape id="_x0000_s3432" alt="" style="position:absolute;left:2264;top:427;width:1524;height:2" coordorigin="2265,427" coordsize="1524,0" o:spt="100" adj="0,,0" path="m3752,427r37,m2265,427r1156,e" filled="f" strokecolor="red" strokeweight="1.07pt">
              <v:stroke dashstyle="dash" joinstyle="round"/>
              <v:formulas/>
              <v:path arrowok="t" o:connecttype="segments"/>
            </v:shape>
            <v:rect id="_x0000_s3433" alt="" style="position:absolute;left:3421;top:225;width:331;height:254" fillcolor="#bae1c0" stroked="f"/>
            <v:rect id="_x0000_s3434" alt="" style="position:absolute;left:3421;top:225;width:331;height:254" filled="f" strokecolor="#50a45c" strokeweight="1.07pt"/>
            <v:line id="_x0000_s3435" alt="" style="position:absolute" from="4119,427" to="4523,427" strokecolor="red" strokeweight="1.07pt">
              <v:stroke dashstyle="dash"/>
            </v:line>
            <v:rect id="_x0000_s3436" alt="" style="position:absolute;left:3788;top:225;width:331;height:643" fillcolor="#d2eef5" stroked="f"/>
            <v:rect id="_x0000_s3437" alt="" style="position:absolute;left:3788;top:225;width:331;height:643" filled="f" strokecolor="#5bbcd6" strokeweight="1.07pt"/>
            <v:line id="_x0000_s3438" alt="" style="position:absolute" from="4854,427" to="5258,427" strokecolor="red" strokeweight="1.07pt">
              <v:stroke dashstyle="dash"/>
            </v:line>
            <v:shape id="_x0000_s3439" type="#_x0000_t75" alt="" style="position:absolute;left:4145;top:-62;width:720;height:640">
              <v:imagedata r:id="rId32" o:title=""/>
            </v:shape>
            <v:rect id="_x0000_s3440" alt="" style="position:absolute;left:4890;top:-238;width:331;height:463" fillcolor="#ff9595" stroked="f"/>
            <v:rect id="_x0000_s3441" alt="" style="position:absolute;left:4890;top:-238;width:331;height:463" filled="f" strokecolor="red" strokeweight="1.07pt"/>
            <v:line id="_x0000_s3442" alt="" style="position:absolute" from="5588,427" to="5625,427" strokecolor="red" strokeweight="1.07pt">
              <v:stroke dashstyle="dash"/>
            </v:line>
            <v:rect id="_x0000_s3443" alt="" style="position:absolute;left:5257;top:225;width:331;height:679" fillcolor="#d2eef5" stroked="f"/>
            <v:rect id="_x0000_s3444" alt="" style="position:absolute;left:5257;top:225;width:331;height:679" filled="f" strokecolor="#5bbcd6" strokeweight="1.07pt"/>
            <v:line id="_x0000_s3445" alt="" style="position:absolute" from="5955,427" to="6010,427" strokecolor="red" strokeweight="1.07pt">
              <v:stroke dashstyle="dash"/>
            </v:line>
            <v:rect id="_x0000_s3446" alt="" style="position:absolute;left:5624;top:225;width:331;height:276" fillcolor="#d2eef5" stroked="f"/>
            <v:rect id="_x0000_s3447" alt="" style="position:absolute;left:5624;top:225;width:331;height:276" filled="f" strokecolor="#5bbcd6" strokeweight="1.07pt"/>
            <v:line id="_x0000_s3448" alt="" style="position:absolute" from="2265,225" to="6010,225" strokeweight="1.07pt"/>
            <v:line id="_x0000_s3449" alt="" style="position:absolute" from="2265,1135" to="2265,-961" strokeweight="1.07pt"/>
            <v:shape id="_x0000_s3450" alt="" style="position:absolute;left:769;top:7474;width:55;height:1213" coordorigin="770,7475" coordsize="55,1213" o:spt="100" adj="0,,0" path="m2210,831r55,m2210,225r55,m2210,-382r55,e" filled="f" strokecolor="#333" strokeweight="1.07pt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1F748072">
          <v:group id="_x0000_s3394" alt="" style="position:absolute;left:0;text-align:left;margin-left:344.5pt;margin-top:-48.05pt;width:190.05pt;height:104.8pt;z-index:251600896;mso-position-horizontal-relative:page" coordorigin="6890,-961" coordsize="3801,2096">
            <v:shape id="_x0000_s3395" alt="" style="position:absolute;left:6944;top:-87;width:3746;height:2" coordorigin="6945,-87" coordsize="3746,0" o:spt="100" adj="0,,0" path="m10337,-87r353,m9109,-87r952,m8188,-87r645,m7881,-87r31,m7574,-87r31,m7267,-87r31,m6945,-87r46,e" filled="f" strokecolor="red" strokeweight="1.07pt">
              <v:stroke dashstyle="dash" joinstyle="round"/>
              <v:formulas/>
              <v:path arrowok="t" o:connecttype="segments"/>
            </v:shape>
            <v:rect id="_x0000_s3396" alt="" style="position:absolute;left:6990;top:-704;width:277;height:810" fillcolor="#e5d974" stroked="f"/>
            <v:rect id="_x0000_s3397" alt="" style="position:absolute;left:6990;top:-704;width:277;height:810" filled="f" strokecolor="#9a8822" strokeweight="1.07pt"/>
            <v:rect id="_x0000_s3398" alt="" style="position:absolute;left:7297;top:-152;width:277;height:258" fillcolor="#e5d974" stroked="f"/>
            <v:rect id="_x0000_s3399" alt="" style="position:absolute;left:7297;top:-152;width:277;height:258" filled="f" strokecolor="#9a8822" strokeweight="1.07pt"/>
            <v:rect id="_x0000_s3400" alt="" style="position:absolute;left:7604;top:-412;width:277;height:519" fillcolor="#8e7ba5" stroked="f"/>
            <v:rect id="_x0000_s3401" alt="" style="position:absolute;left:7604;top:-412;width:277;height:519" filled="f" strokecolor="#35274a" strokeweight="1.07pt"/>
            <v:rect id="_x0000_s3402" alt="" style="position:absolute;left:7911;top:-420;width:277;height:526" fillcolor="#43ccb8" stroked="f"/>
            <v:rect id="_x0000_s3403" alt="" style="position:absolute;left:7911;top:-420;width:277;height:526" filled="f" strokecolor="#0b775e" strokeweight="1.07pt"/>
            <v:shape id="_x0000_s3404" alt="" style="position:absolute;left:6944;top:299;width:2196;height:2" coordorigin="6945,300" coordsize="2196,0" o:spt="100" adj="0,,0" path="m8495,300r645,m6945,300r1274,e" filled="f" strokecolor="red" strokeweight="1.07pt">
              <v:stroke dashstyle="dash" joinstyle="round"/>
              <v:formulas/>
              <v:path arrowok="t" o:connecttype="segments"/>
            </v:shape>
            <v:rect id="_x0000_s3405" alt="" style="position:absolute;left:8218;top:106;width:277;height:266" fillcolor="#43ccb8" stroked="f"/>
            <v:rect id="_x0000_s3406" alt="" style="position:absolute;left:8218;top:106;width:277;height:266" filled="f" strokecolor="#0b775e" strokeweight="1.07pt"/>
            <v:rect id="_x0000_s3407" alt="" style="position:absolute;left:8525;top:106;width:277;height:196" fillcolor="#43ccb8" stroked="f"/>
            <v:rect id="_x0000_s3408" alt="" style="position:absolute;left:8525;top:106;width:277;height:196" filled="f" strokecolor="#0b775e" strokeweight="1.07pt"/>
            <v:rect id="_x0000_s3409" alt="" style="position:absolute;left:8833;top:-274;width:277;height:380" fillcolor="#8e7ba5" stroked="f"/>
            <v:rect id="_x0000_s3410" alt="" style="position:absolute;left:8833;top:-274;width:277;height:380" filled="f" strokecolor="#35274a" strokeweight="1.07pt"/>
            <v:shape id="_x0000_s3411" alt="" style="position:absolute;left:9416;top:299;width:338;height:2" coordorigin="9416,300" coordsize="338,0" o:spt="100" adj="0,,0" path="m9723,300r31,m9416,300r31,e" filled="f" strokecolor="red" strokeweight="1.07pt">
              <v:stroke dashstyle="dash" joinstyle="round"/>
              <v:formulas/>
              <v:path arrowok="t" o:connecttype="segments"/>
            </v:shape>
            <v:shape id="_x0000_s3412" type="#_x0000_t75" alt="" style="position:absolute;left:9129;top:95;width:605;height:297">
              <v:imagedata r:id="rId33" o:title=""/>
            </v:shape>
            <v:line id="_x0000_s3413" alt="" style="position:absolute" from="10030,300" to="10368,300" strokecolor="red" strokeweight="1.07pt">
              <v:stroke dashstyle="dash"/>
            </v:line>
            <v:rect id="_x0000_s3414" alt="" style="position:absolute;left:9754;top:106;width:277;height:524" fillcolor="#fbb09f" stroked="f"/>
            <v:rect id="_x0000_s3415" alt="" style="position:absolute;left:9754;top:106;width:277;height:524" filled="f" strokecolor="#f2300f" strokeweight="1.07pt"/>
            <v:rect id="_x0000_s3416" alt="" style="position:absolute;left:10061;top:-187;width:277;height:294" fillcolor="#e5d974" stroked="f"/>
            <v:rect id="_x0000_s3417" alt="" style="position:absolute;left:10061;top:-187;width:277;height:294" filled="f" strokecolor="#9a8822" strokeweight="1.07pt"/>
            <v:line id="_x0000_s3418" alt="" style="position:absolute" from="10644,300" to="10690,300" strokecolor="red" strokeweight="1.07pt">
              <v:stroke dashstyle="dash"/>
            </v:line>
            <v:rect id="_x0000_s3419" alt="" style="position:absolute;left:10368;top:106;width:277;height:778" fillcolor="#43ccb8" stroked="f"/>
            <v:rect id="_x0000_s3420" alt="" style="position:absolute;left:10368;top:106;width:277;height:778" filled="f" strokecolor="#0b775e" strokeweight="1.07pt"/>
            <v:line id="_x0000_s3421" alt="" style="position:absolute" from="6945,106" to="10690,106" strokeweight="1.07pt"/>
            <v:line id="_x0000_s3422" alt="" style="position:absolute" from="6945,1135" to="6945,-961" strokeweight="1.07pt"/>
            <v:shape id="_x0000_s3423" alt="" style="position:absolute;left:5449;top:7325;width:55;height:1275" coordorigin="5450,7325" coordsize="55,1275" o:spt="100" adj="0,,0" path="m6890,744r55,m6890,106r55,m6890,-531r55,e" filled="f" strokecolor="#333" strokeweight="1.07pt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5D0184C2">
          <v:shape id="_x0000_s3393" type="#_x0000_t202" alt="" style="position:absolute;left:0;text-align:left;margin-left:118.35pt;margin-top:14.05pt;width:48.8pt;height:40.3pt;z-index:25160396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754C84F" w14:textId="77777777" w:rsidR="00787276" w:rsidRDefault="00787276">
                  <w:pPr>
                    <w:spacing w:before="12" w:line="417" w:lineRule="auto"/>
                    <w:ind w:left="20" w:right="5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FF0000"/>
                      <w:sz w:val="18"/>
                    </w:rPr>
                    <w:t>Excerpt.1 Excerpt.6</w:t>
                  </w:r>
                </w:p>
                <w:p w14:paraId="0A956847" w14:textId="77777777" w:rsidR="00787276" w:rsidRDefault="00787276">
                  <w:pPr>
                    <w:spacing w:line="210" w:lineRule="exact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50A45C"/>
                      <w:sz w:val="18"/>
                    </w:rPr>
                    <w:t>Excerpt.7</w:t>
                  </w:r>
                </w:p>
              </w:txbxContent>
            </v:textbox>
            <w10:wrap anchorx="page"/>
          </v:shape>
        </w:pict>
      </w:r>
      <w:r>
        <w:pict w14:anchorId="6BA9530A">
          <v:shape id="_x0000_s3392" type="#_x0000_t202" alt="" style="position:absolute;left:0;text-align:left;margin-left:210.15pt;margin-top:14.6pt;width:12.1pt;height:45.3pt;z-index:25161113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E30B023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FF0000"/>
                      <w:sz w:val="18"/>
                    </w:rPr>
                    <w:t>Excerpt.16</w:t>
                  </w:r>
                </w:p>
              </w:txbxContent>
            </v:textbox>
            <w10:wrap anchorx="page"/>
          </v:shape>
        </w:pict>
      </w:r>
      <w:r>
        <w:pict w14:anchorId="52C18D59">
          <v:shape id="_x0000_s3391" type="#_x0000_t202" alt="" style="position:absolute;left:0;text-align:left;margin-left:246.85pt;margin-top:14.6pt;width:12.1pt;height:45.3pt;z-index:25161523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45E190F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FF0000"/>
                      <w:sz w:val="18"/>
                    </w:rPr>
                    <w:t>Excerpt.25</w:t>
                  </w:r>
                </w:p>
              </w:txbxContent>
            </v:textbox>
            <w10:wrap anchorx="page"/>
          </v:shape>
        </w:pict>
      </w:r>
      <w:r>
        <w:pict w14:anchorId="2EEA9B1B">
          <v:shape id="_x0000_s3390" type="#_x0000_t202" alt="" style="position:absolute;left:0;text-align:left;margin-left:265.2pt;margin-top:-37.35pt;width:30.45pt;height:45.3pt;z-index:25161728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376B111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5BBCD6"/>
                      <w:sz w:val="18"/>
                    </w:rPr>
                    <w:t>Excerpt.28</w:t>
                  </w:r>
                </w:p>
                <w:p w14:paraId="3B73A0BC" w14:textId="77777777" w:rsidR="00787276" w:rsidRDefault="00787276">
                  <w:pPr>
                    <w:spacing w:before="155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5BBCD6"/>
                      <w:sz w:val="18"/>
                    </w:rPr>
                    <w:t>Excerpt.29</w:t>
                  </w:r>
                </w:p>
              </w:txbxContent>
            </v:textbox>
            <w10:wrap anchorx="page"/>
          </v:shape>
        </w:pict>
      </w:r>
      <w:r>
        <w:pict w14:anchorId="3544822A">
          <v:shape id="_x0000_s3389" type="#_x0000_t202" alt="" style="position:absolute;left:0;text-align:left;margin-left:308.4pt;margin-top:-29.05pt;width:14.3pt;height:66.8pt;z-index:25162035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7B521B1" w14:textId="77777777" w:rsidR="00787276" w:rsidRDefault="00787276">
                  <w:pPr>
                    <w:spacing w:before="10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Contributions</w:t>
                  </w:r>
                </w:p>
              </w:txbxContent>
            </v:textbox>
            <w10:wrap anchorx="page"/>
          </v:shape>
        </w:pict>
      </w:r>
      <w:r>
        <w:pict w14:anchorId="566B7320">
          <v:shape id="_x0000_s3388" type="#_x0000_t202" alt="" style="position:absolute;left:0;text-align:left;margin-left:350.55pt;margin-top:6.05pt;width:58.15pt;height:49.05pt;z-index:25162240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802CAEE" w14:textId="77777777" w:rsidR="00787276" w:rsidRDefault="00787276">
                  <w:pPr>
                    <w:spacing w:before="12" w:line="348" w:lineRule="auto"/>
                    <w:ind w:left="102" w:right="54" w:hanging="83"/>
                    <w:jc w:val="right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9A8822"/>
                      <w:spacing w:val="-1"/>
                      <w:sz w:val="18"/>
                    </w:rPr>
                    <w:t>Aggressive Complex</w:t>
                  </w:r>
                  <w:r>
                    <w:rPr>
                      <w:rFonts w:ascii="Helvetica"/>
                      <w:color w:val="9A8822"/>
                      <w:sz w:val="18"/>
                    </w:rPr>
                    <w:t xml:space="preserve"> </w:t>
                  </w:r>
                  <w:r>
                    <w:rPr>
                      <w:rFonts w:ascii="Helvetica"/>
                      <w:color w:val="35274A"/>
                      <w:sz w:val="18"/>
                    </w:rPr>
                    <w:t>Disturbing</w:t>
                  </w:r>
                </w:p>
                <w:p w14:paraId="0E2FDA9D" w14:textId="77777777" w:rsidR="00787276" w:rsidRDefault="00787276">
                  <w:pPr>
                    <w:ind w:right="18"/>
                    <w:jc w:val="right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0B775E"/>
                      <w:spacing w:val="-3"/>
                      <w:sz w:val="18"/>
                    </w:rPr>
                    <w:t>Fast</w:t>
                  </w:r>
                </w:p>
              </w:txbxContent>
            </v:textbox>
            <w10:wrap anchorx="page"/>
          </v:shape>
        </w:pict>
      </w:r>
      <w:r>
        <w:pict w14:anchorId="03E9A1FB">
          <v:shape id="_x0000_s3387" type="#_x0000_t202" alt="" style="position:absolute;left:0;text-align:left;margin-left:411.95pt;margin-top:-24pt;width:27.45pt;height:28.4pt;z-index:25162547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801B162" w14:textId="77777777" w:rsidR="00787276" w:rsidRDefault="00787276">
                  <w:pPr>
                    <w:spacing w:before="12"/>
                    <w:ind w:left="32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0B775E"/>
                      <w:sz w:val="18"/>
                    </w:rPr>
                    <w:t>Happy</w:t>
                  </w:r>
                </w:p>
                <w:p w14:paraId="73FF0378" w14:textId="77777777" w:rsidR="00787276" w:rsidRDefault="00787276">
                  <w:pPr>
                    <w:spacing w:before="95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0B775E"/>
                      <w:sz w:val="18"/>
                    </w:rPr>
                    <w:t>Light</w:t>
                  </w:r>
                </w:p>
              </w:txbxContent>
            </v:textbox>
            <w10:wrap anchorx="page"/>
          </v:shape>
        </w:pict>
      </w:r>
      <w:r>
        <w:pict w14:anchorId="4F3824AD">
          <v:shape id="_x0000_s3386" type="#_x0000_t202" alt="" style="position:absolute;left:0;text-align:left;margin-left:442.65pt;margin-top:8.7pt;width:12.1pt;height:45.65pt;z-index:25162752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3D9F0F6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35274A"/>
                      <w:sz w:val="18"/>
                    </w:rPr>
                    <w:t>Mysterious</w:t>
                  </w:r>
                </w:p>
              </w:txbxContent>
            </v:textbox>
            <w10:wrap anchorx="page"/>
          </v:shape>
        </w:pict>
      </w:r>
      <w:r>
        <w:pict w14:anchorId="2AF61D7B">
          <v:shape id="_x0000_s3385" type="#_x0000_t202" alt="" style="position:absolute;left:0;text-align:left;margin-left:458pt;margin-top:-24.85pt;width:42.8pt;height:29.6pt;z-index:25162854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828DE9B" w14:textId="77777777" w:rsidR="00787276" w:rsidRDefault="00787276">
                  <w:pPr>
                    <w:spacing w:before="12" w:line="348" w:lineRule="auto"/>
                    <w:ind w:left="26" w:right="1" w:firstLine="14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F2300F"/>
                      <w:sz w:val="18"/>
                    </w:rPr>
                    <w:t xml:space="preserve">Round </w:t>
                  </w:r>
                  <w:r>
                    <w:rPr>
                      <w:rFonts w:ascii="Helvetica"/>
                      <w:color w:val="35274A"/>
                      <w:sz w:val="18"/>
                    </w:rPr>
                    <w:t>Slow</w:t>
                  </w:r>
                </w:p>
                <w:p w14:paraId="52F0DAAA" w14:textId="77777777" w:rsidR="00787276" w:rsidRDefault="00787276">
                  <w:pPr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F2300F"/>
                      <w:sz w:val="18"/>
                    </w:rPr>
                    <w:t>Soft</w:t>
                  </w:r>
                </w:p>
              </w:txbxContent>
            </v:textbox>
            <w10:wrap anchorx="page"/>
          </v:shape>
        </w:pict>
      </w:r>
      <w:r>
        <w:pict w14:anchorId="77E0CBD3">
          <v:shape id="_x0000_s3384" type="#_x0000_t202" alt="" style="position:absolute;left:0;text-align:left;margin-left:504.05pt;margin-top:8.4pt;width:12.1pt;height:42.95pt;z-index:25163059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2012721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9A8822"/>
                      <w:sz w:val="18"/>
                    </w:rPr>
                    <w:t>Surprising</w:t>
                  </w:r>
                </w:p>
              </w:txbxContent>
            </v:textbox>
            <w10:wrap anchorx="page"/>
          </v:shape>
        </w:pict>
      </w:r>
      <w:r>
        <w:pict w14:anchorId="1E1DB8CA">
          <v:shape id="_x0000_s3383" type="#_x0000_t202" alt="" style="position:absolute;left:0;text-align:left;margin-left:519.4pt;margin-top:-21.95pt;width:12.1pt;height:25.9pt;z-index:25163161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97B0011" w14:textId="77777777" w:rsidR="00787276" w:rsidRDefault="00787276">
                  <w:pPr>
                    <w:spacing w:before="12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color w:val="0B775E"/>
                      <w:sz w:val="18"/>
                    </w:rPr>
                    <w:t>Warm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sz w:val="18"/>
        </w:rPr>
        <w:t>0.0</w:t>
      </w:r>
    </w:p>
    <w:p w14:paraId="4E37FB6E" w14:textId="77777777" w:rsidR="00371D9F" w:rsidRDefault="00371D9F">
      <w:pPr>
        <w:rPr>
          <w:rFonts w:ascii="Helvetica"/>
          <w:sz w:val="18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2" w:space="720" w:equalWidth="0">
            <w:col w:w="1267" w:space="3413"/>
            <w:col w:w="6620"/>
          </w:cols>
        </w:sectPr>
      </w:pPr>
    </w:p>
    <w:p w14:paraId="54B57729" w14:textId="77777777" w:rsidR="00371D9F" w:rsidRDefault="00371D9F">
      <w:pPr>
        <w:pStyle w:val="BodyText"/>
        <w:spacing w:before="3"/>
        <w:ind w:left="0"/>
        <w:rPr>
          <w:rFonts w:ascii="Helvetica"/>
          <w:sz w:val="18"/>
        </w:rPr>
      </w:pPr>
    </w:p>
    <w:p w14:paraId="50A955AE" w14:textId="77777777" w:rsidR="00371D9F" w:rsidRDefault="00371D9F">
      <w:pPr>
        <w:rPr>
          <w:rFonts w:ascii="Helvetica"/>
          <w:sz w:val="18"/>
        </w:r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0B48E2BC" w14:textId="77777777" w:rsidR="00371D9F" w:rsidRDefault="00371D9F">
      <w:pPr>
        <w:pStyle w:val="BodyText"/>
        <w:spacing w:before="4"/>
        <w:ind w:left="0"/>
        <w:rPr>
          <w:rFonts w:ascii="Helvetica"/>
          <w:sz w:val="15"/>
        </w:rPr>
      </w:pPr>
    </w:p>
    <w:p w14:paraId="062EF6B4" w14:textId="77777777" w:rsidR="00371D9F" w:rsidRDefault="00787276">
      <w:pPr>
        <w:ind w:right="38"/>
        <w:jc w:val="right"/>
        <w:rPr>
          <w:rFonts w:ascii="Helvetica" w:hAnsi="Helvetica"/>
          <w:sz w:val="18"/>
        </w:rPr>
      </w:pPr>
      <w:r>
        <w:rPr>
          <w:rFonts w:ascii="Helvetica" w:hAnsi="Helvetica"/>
          <w:color w:val="4D4D4D"/>
          <w:sz w:val="18"/>
        </w:rPr>
        <w:t>−0.1</w:t>
      </w:r>
    </w:p>
    <w:p w14:paraId="52BB17E7" w14:textId="77777777" w:rsidR="00371D9F" w:rsidRDefault="00787276">
      <w:pPr>
        <w:spacing w:before="93"/>
        <w:ind w:left="870"/>
        <w:rPr>
          <w:rFonts w:ascii="Helvetica" w:hAnsi="Helvetica"/>
          <w:sz w:val="18"/>
        </w:rPr>
      </w:pPr>
      <w:r>
        <w:br w:type="column"/>
      </w:r>
      <w:r>
        <w:rPr>
          <w:rFonts w:ascii="Helvetica" w:hAnsi="Helvetica"/>
          <w:color w:val="4D4D4D"/>
          <w:sz w:val="18"/>
        </w:rPr>
        <w:t>−0.1</w:t>
      </w:r>
    </w:p>
    <w:p w14:paraId="6E90E1D1" w14:textId="77777777" w:rsidR="00371D9F" w:rsidRDefault="00371D9F">
      <w:pPr>
        <w:rPr>
          <w:rFonts w:ascii="Helvetica" w:hAnsi="Helvetica"/>
          <w:sz w:val="18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2" w:space="720" w:equalWidth="0">
            <w:col w:w="1267" w:space="3413"/>
            <w:col w:w="6620"/>
          </w:cols>
        </w:sectPr>
      </w:pPr>
    </w:p>
    <w:p w14:paraId="4733F427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2F2A654B" w14:textId="77777777" w:rsidR="00371D9F" w:rsidRDefault="00371D9F">
      <w:pPr>
        <w:pStyle w:val="BodyText"/>
        <w:spacing w:before="10"/>
        <w:ind w:left="0"/>
        <w:rPr>
          <w:rFonts w:ascii="Helvetica"/>
        </w:rPr>
      </w:pPr>
    </w:p>
    <w:p w14:paraId="087CC205" w14:textId="77777777" w:rsidR="00371D9F" w:rsidRDefault="00787276">
      <w:pPr>
        <w:spacing w:before="145"/>
        <w:ind w:left="487"/>
        <w:rPr>
          <w:i/>
          <w:sz w:val="24"/>
        </w:rPr>
      </w:pPr>
      <w:r>
        <w:rPr>
          <w:i/>
          <w:sz w:val="24"/>
        </w:rPr>
        <w:t>Figure 9</w:t>
      </w:r>
    </w:p>
    <w:p w14:paraId="352BF024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71A86300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63EAF39B" w14:textId="77777777" w:rsidR="00371D9F" w:rsidRDefault="00371D9F">
      <w:pPr>
        <w:pStyle w:val="BodyText"/>
        <w:spacing w:before="7"/>
        <w:ind w:left="0"/>
        <w:rPr>
          <w:i/>
        </w:rPr>
      </w:pPr>
    </w:p>
    <w:p w14:paraId="47905DD8" w14:textId="77777777" w:rsidR="00371D9F" w:rsidRDefault="00787276">
      <w:pPr>
        <w:pStyle w:val="BodyText"/>
        <w:spacing w:before="146"/>
      </w:pPr>
      <w:r>
        <w:rPr>
          <w:rFonts w:ascii="Arial" w:hAnsi="Arial"/>
          <w:w w:val="105"/>
          <w:sz w:val="12"/>
        </w:rPr>
        <w:t xml:space="preserve">471 </w:t>
      </w:r>
      <w:r>
        <w:rPr>
          <w:w w:val="105"/>
        </w:rPr>
        <w:t>what the survey in experiment 1 was assessing. Experiment 1 doesn’t evaluate the behavior</w:t>
      </w:r>
    </w:p>
    <w:p w14:paraId="086D0DD3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472 </w:t>
      </w:r>
      <w:r>
        <w:rPr>
          <w:w w:val="110"/>
        </w:rPr>
        <w:t>of participants, but the nature of the excerpts. Note that there are far more significant</w:t>
      </w:r>
    </w:p>
    <w:p w14:paraId="5AB80FC6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473 </w:t>
      </w:r>
      <w:r>
        <w:rPr>
          <w:w w:val="110"/>
        </w:rPr>
        <w:t>bootstrap ratios than there are significant contributions. That just means that while not</w:t>
      </w:r>
    </w:p>
    <w:p w14:paraId="6241FAA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474     </w:t>
      </w:r>
      <w:r>
        <w:rPr>
          <w:w w:val="105"/>
        </w:rPr>
        <w:t xml:space="preserve">everything is contributing, </w:t>
      </w:r>
      <w:proofErr w:type="gramStart"/>
      <w:r>
        <w:rPr>
          <w:w w:val="105"/>
        </w:rPr>
        <w:t>overall</w:t>
      </w:r>
      <w:proofErr w:type="gramEnd"/>
      <w:r>
        <w:rPr>
          <w:w w:val="105"/>
        </w:rPr>
        <w:t xml:space="preserve"> the model seems to </w:t>
      </w:r>
      <w:r>
        <w:rPr>
          <w:spacing w:val="3"/>
          <w:w w:val="105"/>
        </w:rPr>
        <w:t xml:space="preserve">be </w:t>
      </w:r>
      <w:r>
        <w:rPr>
          <w:w w:val="105"/>
        </w:rPr>
        <w:t xml:space="preserve">stable.  </w:t>
      </w:r>
      <w:proofErr w:type="gramStart"/>
      <w:r>
        <w:rPr>
          <w:spacing w:val="-6"/>
          <w:w w:val="105"/>
        </w:rPr>
        <w:t xml:space="preserve">Fewer </w:t>
      </w:r>
      <w:r>
        <w:rPr>
          <w:spacing w:val="4"/>
          <w:w w:val="105"/>
        </w:rPr>
        <w:t xml:space="preserve"> </w:t>
      </w:r>
      <w:r>
        <w:rPr>
          <w:w w:val="105"/>
        </w:rPr>
        <w:t>significant</w:t>
      </w:r>
      <w:proofErr w:type="gramEnd"/>
    </w:p>
    <w:p w14:paraId="18394C02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>475</w:t>
      </w:r>
      <w:r>
        <w:rPr>
          <w:rFonts w:ascii="Arial"/>
          <w:spacing w:val="36"/>
          <w:w w:val="110"/>
          <w:sz w:val="12"/>
        </w:rPr>
        <w:t xml:space="preserve"> </w:t>
      </w:r>
      <w:r>
        <w:rPr>
          <w:w w:val="110"/>
        </w:rPr>
        <w:t xml:space="preserve">bootstrap ratios would suggest that there </w:t>
      </w:r>
      <w:r>
        <w:rPr>
          <w:spacing w:val="-3"/>
          <w:w w:val="110"/>
        </w:rPr>
        <w:t xml:space="preserve">was </w:t>
      </w:r>
      <w:r>
        <w:rPr>
          <w:w w:val="110"/>
        </w:rPr>
        <w:t>a greater amount of variance in the</w:t>
      </w:r>
    </w:p>
    <w:p w14:paraId="6925A7D0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476 </w:t>
      </w:r>
      <w:r>
        <w:rPr>
          <w:w w:val="105"/>
        </w:rPr>
        <w:t>observations and variables than were accounted for, at least in the first two dimensions.</w:t>
      </w:r>
    </w:p>
    <w:p w14:paraId="64A3D48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477 </w:t>
      </w:r>
      <w:r>
        <w:rPr>
          <w:w w:val="105"/>
        </w:rPr>
        <w:t>Looking at the nonsignificant values for the adjectives may inform our understanding of the</w:t>
      </w:r>
    </w:p>
    <w:p w14:paraId="7C1CB2C0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478 </w:t>
      </w:r>
      <w:r>
        <w:rPr>
          <w:w w:val="105"/>
        </w:rPr>
        <w:t>participants’ use of the adjectives. ‘Incisive,’ ‘transparent,’ ‘</w:t>
      </w:r>
      <w:proofErr w:type="spellStart"/>
      <w:r>
        <w:rPr>
          <w:w w:val="105"/>
        </w:rPr>
        <w:t>poweful</w:t>
      </w:r>
      <w:proofErr w:type="spellEnd"/>
      <w:r>
        <w:rPr>
          <w:w w:val="105"/>
        </w:rPr>
        <w:t>,’ ‘dense,’ ‘round,’ and</w:t>
      </w:r>
    </w:p>
    <w:p w14:paraId="7402780B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>479</w:t>
      </w:r>
      <w:proofErr w:type="gramStart"/>
      <w:r>
        <w:rPr>
          <w:rFonts w:ascii="Arial" w:hAnsi="Arial"/>
          <w:w w:val="105"/>
          <w:sz w:val="12"/>
        </w:rPr>
        <w:t xml:space="preserve">   </w:t>
      </w:r>
      <w:r>
        <w:rPr>
          <w:w w:val="105"/>
        </w:rPr>
        <w:t>‘</w:t>
      </w:r>
      <w:proofErr w:type="gramEnd"/>
      <w:r>
        <w:rPr>
          <w:w w:val="105"/>
        </w:rPr>
        <w:t>sparse,’ are all nonsignificant on the first dimension, and ‘weak,’ ‘dull,’ ‘sparse,’</w:t>
      </w:r>
      <w:r>
        <w:rPr>
          <w:spacing w:val="-22"/>
          <w:w w:val="105"/>
        </w:rPr>
        <w:t xml:space="preserve"> </w:t>
      </w:r>
      <w:r>
        <w:rPr>
          <w:w w:val="105"/>
        </w:rPr>
        <w:t>‘valiant,’</w:t>
      </w:r>
    </w:p>
    <w:p w14:paraId="1DC4276C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480     </w:t>
      </w:r>
      <w:r>
        <w:rPr>
          <w:w w:val="105"/>
        </w:rPr>
        <w:t>and ‘short’ are all nonsignificant on the second dimension.  All but ‘sparse’ are</w:t>
      </w:r>
      <w:r>
        <w:rPr>
          <w:spacing w:val="32"/>
          <w:w w:val="105"/>
        </w:rPr>
        <w:t xml:space="preserve"> </w:t>
      </w:r>
      <w:r>
        <w:rPr>
          <w:w w:val="105"/>
        </w:rPr>
        <w:t>significant</w:t>
      </w:r>
    </w:p>
    <w:p w14:paraId="09292398" w14:textId="77777777" w:rsidR="00371D9F" w:rsidRDefault="00787276">
      <w:pPr>
        <w:pStyle w:val="BodyText"/>
        <w:spacing w:before="203"/>
      </w:pPr>
      <w:r>
        <w:rPr>
          <w:rFonts w:ascii="Arial" w:hAnsi="Arial"/>
          <w:w w:val="105"/>
          <w:sz w:val="12"/>
        </w:rPr>
        <w:t xml:space="preserve">481 </w:t>
      </w:r>
      <w:r>
        <w:rPr>
          <w:w w:val="105"/>
        </w:rPr>
        <w:t>on one dimension or the other. Looking at the column sum for ‘sparse’ tells us that it was</w:t>
      </w:r>
    </w:p>
    <w:p w14:paraId="0A472B08" w14:textId="77777777" w:rsidR="00371D9F" w:rsidRDefault="00371D9F">
      <w:p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674A76D8" w14:textId="77777777" w:rsidR="00371D9F" w:rsidRDefault="00787276">
      <w:pPr>
        <w:pStyle w:val="BodyText"/>
        <w:spacing w:before="239"/>
      </w:pPr>
      <w:r>
        <w:rPr>
          <w:rFonts w:ascii="Arial" w:hAnsi="Arial"/>
          <w:w w:val="105"/>
          <w:sz w:val="12"/>
        </w:rPr>
        <w:lastRenderedPageBreak/>
        <w:t xml:space="preserve">482 </w:t>
      </w:r>
      <w:r>
        <w:rPr>
          <w:w w:val="105"/>
        </w:rPr>
        <w:t>used, so this isn’t an effect of participants not using this word. It’s more likely that ‘sparse’</w:t>
      </w:r>
    </w:p>
    <w:p w14:paraId="2EBE2B5D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483 </w:t>
      </w:r>
      <w:r>
        <w:rPr>
          <w:w w:val="105"/>
        </w:rPr>
        <w:t xml:space="preserve">doesn’t really fit into the Valence-arousal plane. It’s a neutrally </w:t>
      </w:r>
      <w:proofErr w:type="spellStart"/>
      <w:r>
        <w:rPr>
          <w:w w:val="105"/>
        </w:rPr>
        <w:t>valenced</w:t>
      </w:r>
      <w:proofErr w:type="spellEnd"/>
      <w:r>
        <w:rPr>
          <w:w w:val="105"/>
        </w:rPr>
        <w:t xml:space="preserve"> word that could</w:t>
      </w:r>
    </w:p>
    <w:p w14:paraId="50926208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484      </w:t>
      </w:r>
      <w:r>
        <w:rPr>
          <w:w w:val="105"/>
        </w:rPr>
        <w:t xml:space="preserve">describe excerpts that fall anywhere within that plane.  </w:t>
      </w:r>
      <w:r>
        <w:rPr>
          <w:spacing w:val="-4"/>
          <w:w w:val="105"/>
        </w:rPr>
        <w:t>‘Weak</w:t>
      </w:r>
      <w:proofErr w:type="gramStart"/>
      <w:r>
        <w:rPr>
          <w:spacing w:val="-4"/>
          <w:w w:val="105"/>
        </w:rPr>
        <w:t xml:space="preserve">’  </w:t>
      </w:r>
      <w:r>
        <w:rPr>
          <w:w w:val="105"/>
        </w:rPr>
        <w:t>and</w:t>
      </w:r>
      <w:proofErr w:type="gramEnd"/>
      <w:r>
        <w:rPr>
          <w:w w:val="105"/>
        </w:rPr>
        <w:t xml:space="preserve"> ‘transparent’ give </w:t>
      </w:r>
      <w:r>
        <w:rPr>
          <w:spacing w:val="13"/>
          <w:w w:val="105"/>
        </w:rPr>
        <w:t xml:space="preserve"> </w:t>
      </w:r>
      <w:r>
        <w:rPr>
          <w:w w:val="105"/>
        </w:rPr>
        <w:t>us</w:t>
      </w:r>
    </w:p>
    <w:p w14:paraId="1AC79F2E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485      </w:t>
      </w:r>
      <w:r>
        <w:rPr>
          <w:w w:val="105"/>
        </w:rPr>
        <w:t xml:space="preserve">another important perspective.  These were the </w:t>
      </w:r>
      <w:proofErr w:type="gramStart"/>
      <w:r>
        <w:rPr>
          <w:spacing w:val="-5"/>
          <w:w w:val="105"/>
        </w:rPr>
        <w:t xml:space="preserve">two  </w:t>
      </w:r>
      <w:r>
        <w:rPr>
          <w:w w:val="105"/>
        </w:rPr>
        <w:t>least</w:t>
      </w:r>
      <w:proofErr w:type="gramEnd"/>
      <w:r>
        <w:rPr>
          <w:w w:val="105"/>
        </w:rPr>
        <w:t xml:space="preserve"> commonly used adjectives, </w:t>
      </w:r>
      <w:r>
        <w:rPr>
          <w:spacing w:val="19"/>
          <w:w w:val="105"/>
        </w:rPr>
        <w:t xml:space="preserve"> </w:t>
      </w:r>
      <w:r>
        <w:rPr>
          <w:w w:val="105"/>
        </w:rPr>
        <w:t>but</w:t>
      </w:r>
    </w:p>
    <w:p w14:paraId="77326C1E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486 </w:t>
      </w:r>
      <w:r>
        <w:rPr>
          <w:w w:val="105"/>
        </w:rPr>
        <w:t>the fact that they are consistently loading on one dimension or the other suggests that</w:t>
      </w:r>
    </w:p>
    <w:p w14:paraId="646AB4E1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487 </w:t>
      </w:r>
      <w:r>
        <w:rPr>
          <w:w w:val="105"/>
        </w:rPr>
        <w:t>when they were used, they were used in the same way.</w:t>
      </w:r>
    </w:p>
    <w:p w14:paraId="6CAA10D9" w14:textId="77777777" w:rsidR="00371D9F" w:rsidRDefault="00371D9F">
      <w:pPr>
        <w:pStyle w:val="BodyText"/>
        <w:spacing w:before="9"/>
        <w:ind w:left="0"/>
        <w:rPr>
          <w:sz w:val="20"/>
        </w:rPr>
      </w:pPr>
    </w:p>
    <w:p w14:paraId="5355515D" w14:textId="77777777" w:rsidR="00371D9F" w:rsidRDefault="00371D9F">
      <w:pPr>
        <w:rPr>
          <w:sz w:val="20"/>
        </w:r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0B1F326F" w14:textId="77777777" w:rsidR="00371D9F" w:rsidRDefault="00371D9F">
      <w:pPr>
        <w:pStyle w:val="BodyText"/>
        <w:spacing w:before="0"/>
        <w:ind w:left="0"/>
        <w:rPr>
          <w:sz w:val="12"/>
        </w:rPr>
      </w:pPr>
    </w:p>
    <w:p w14:paraId="46DE710A" w14:textId="77777777" w:rsidR="00371D9F" w:rsidRDefault="00371D9F">
      <w:pPr>
        <w:pStyle w:val="BodyText"/>
        <w:spacing w:before="10"/>
        <w:ind w:left="0"/>
        <w:rPr>
          <w:sz w:val="14"/>
        </w:rPr>
      </w:pPr>
    </w:p>
    <w:p w14:paraId="5EA3669F" w14:textId="77777777" w:rsidR="00371D9F" w:rsidRDefault="00787276">
      <w:pPr>
        <w:ind w:left="859"/>
        <w:rPr>
          <w:rFonts w:ascii="Helvetica"/>
          <w:sz w:val="12"/>
        </w:rPr>
      </w:pPr>
      <w:bookmarkStart w:id="187" w:name="_bookmark9"/>
      <w:bookmarkEnd w:id="187"/>
      <w:r>
        <w:rPr>
          <w:rFonts w:ascii="Helvetica"/>
          <w:sz w:val="12"/>
        </w:rPr>
        <w:t>Component 1</w:t>
      </w:r>
    </w:p>
    <w:p w14:paraId="3DA4C15F" w14:textId="77777777" w:rsidR="00371D9F" w:rsidRDefault="00787276">
      <w:pPr>
        <w:spacing w:before="29"/>
        <w:ind w:left="859"/>
        <w:rPr>
          <w:rFonts w:ascii="Helvetica"/>
          <w:sz w:val="10"/>
        </w:rPr>
      </w:pPr>
      <w:r>
        <w:rPr>
          <w:rFonts w:ascii="Helvetica"/>
          <w:sz w:val="10"/>
        </w:rPr>
        <w:t>Rows</w:t>
      </w:r>
    </w:p>
    <w:p w14:paraId="749B2AA8" w14:textId="77777777" w:rsidR="00371D9F" w:rsidRDefault="00787276">
      <w:pPr>
        <w:spacing w:before="100"/>
        <w:ind w:left="859"/>
        <w:rPr>
          <w:rFonts w:ascii="Helvetica"/>
          <w:i/>
          <w:sz w:val="16"/>
        </w:rPr>
      </w:pPr>
      <w:r>
        <w:br w:type="column"/>
      </w:r>
      <w:r>
        <w:rPr>
          <w:rFonts w:ascii="Helvetica"/>
          <w:i/>
          <w:w w:val="105"/>
          <w:sz w:val="16"/>
        </w:rPr>
        <w:t>Bootstrap ratios</w:t>
      </w:r>
    </w:p>
    <w:p w14:paraId="7FC0645E" w14:textId="77777777" w:rsidR="00371D9F" w:rsidRDefault="00371D9F">
      <w:pPr>
        <w:pStyle w:val="BodyText"/>
        <w:spacing w:before="2"/>
        <w:ind w:left="0"/>
        <w:rPr>
          <w:rFonts w:ascii="Helvetica"/>
          <w:i/>
          <w:sz w:val="16"/>
        </w:rPr>
      </w:pPr>
    </w:p>
    <w:p w14:paraId="12D75560" w14:textId="77777777" w:rsidR="00371D9F" w:rsidRDefault="00787276">
      <w:pPr>
        <w:spacing w:before="1"/>
        <w:ind w:left="1802"/>
        <w:rPr>
          <w:rFonts w:ascii="Helvetica"/>
          <w:sz w:val="10"/>
        </w:rPr>
      </w:pPr>
      <w:r>
        <w:rPr>
          <w:rFonts w:ascii="Helvetica"/>
          <w:sz w:val="10"/>
        </w:rPr>
        <w:t>Columns</w:t>
      </w:r>
    </w:p>
    <w:p w14:paraId="69F2F4A7" w14:textId="77777777" w:rsidR="00371D9F" w:rsidRDefault="00371D9F">
      <w:pPr>
        <w:rPr>
          <w:rFonts w:ascii="Helvetica"/>
          <w:sz w:val="10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2" w:space="720" w:equalWidth="0">
            <w:col w:w="1625" w:space="2112"/>
            <w:col w:w="7563"/>
          </w:cols>
        </w:sectPr>
      </w:pPr>
    </w:p>
    <w:p w14:paraId="28A08E06" w14:textId="77777777" w:rsidR="00371D9F" w:rsidRDefault="00371D9F">
      <w:pPr>
        <w:pStyle w:val="BodyText"/>
        <w:spacing w:before="0"/>
        <w:ind w:left="0"/>
        <w:rPr>
          <w:rFonts w:ascii="Helvetica"/>
          <w:sz w:val="10"/>
        </w:rPr>
      </w:pPr>
    </w:p>
    <w:p w14:paraId="3275507A" w14:textId="77777777" w:rsidR="00371D9F" w:rsidRDefault="000A52AF">
      <w:pPr>
        <w:tabs>
          <w:tab w:val="left" w:pos="5400"/>
        </w:tabs>
        <w:spacing w:before="67"/>
        <w:ind w:left="720"/>
        <w:rPr>
          <w:rFonts w:ascii="Helvetica"/>
          <w:sz w:val="8"/>
        </w:rPr>
      </w:pPr>
      <w:r>
        <w:pict w14:anchorId="0FC871F1">
          <v:group id="_x0000_s3321" alt="" style="position:absolute;left:0;text-align:left;margin-left:88.7pt;margin-top:-3.35pt;width:214.8pt;height:48.65pt;z-index:-251802624;mso-position-horizontal-relative:page" coordorigin="1774,-67" coordsize="4296,973">
            <v:shape id="_x0000_s3322" alt="" style="position:absolute;left:1799;top:316;width:4270;height:47" coordorigin="1800,317" coordsize="4270,47" o:spt="100" adj="0,,0" path="m6048,317r21,m5907,317r14,m5765,317r14,m5624,317r14,m5483,317r14,m5341,317r14,m5200,317r14,m5058,317r15,m4917,317r14,m4776,317r14,m4634,317r14,m1800,317r2707,m3362,363r2707,m3220,363r15,m3079,363r14,m2938,363r14,m2796,363r15,m2655,363r14,m2514,363r14,m2372,363r14,m2231,363r14,m2089,363r15,m1948,363r14,m1800,363r21,e" filled="f" strokecolor="red" strokeweight=".17525mm">
              <v:stroke dashstyle="dash" joinstyle="round"/>
              <v:formulas/>
              <v:path arrowok="t" o:connecttype="segments"/>
            </v:shape>
            <v:line id="_x0000_s3323" alt="" style="position:absolute" from="1885,340" to="1885,815" strokecolor="#ffd98a" strokeweight="2.244mm"/>
            <v:rect id="_x0000_s3324" alt="" style="position:absolute;left:1820;top:339;width:128;height:475" filled="f" strokecolor="#f69100" strokeweight=".17525mm"/>
            <v:line id="_x0000_s3325" alt="" style="position:absolute" from="2026,340" to="2026,711" strokecolor="#ffd98a" strokeweight="2.244mm"/>
            <v:rect id="_x0000_s3326" alt="" style="position:absolute;left:1962;top:339;width:128;height:371" filled="f" strokecolor="#f69100" strokeweight=".17525mm"/>
            <v:line id="_x0000_s3327" alt="" style="position:absolute" from="2167,340" to="2167,666" strokecolor="#ffd98a" strokeweight="2.244mm"/>
            <v:rect id="_x0000_s3328" alt="" style="position:absolute;left:2103;top:339;width:128;height:327" filled="f" strokecolor="#f69100" strokeweight=".17525mm"/>
            <v:line id="_x0000_s3329" alt="" style="position:absolute" from="2309,340" to="2309,663" strokecolor="#ffd98a" strokeweight="2.244mm"/>
            <v:rect id="_x0000_s3330" alt="" style="position:absolute;left:2245;top:339;width:128;height:324" filled="f" strokecolor="#f69100" strokeweight=".17525mm"/>
            <v:line id="_x0000_s3331" alt="" style="position:absolute" from="2450,340" to="2450,579" strokecolor="#ffd98a" strokeweight="2.244mm"/>
            <v:rect id="_x0000_s3332" alt="" style="position:absolute;left:2386;top:339;width:128;height:240" filled="f" strokecolor="#f69100" strokeweight=".17525mm"/>
            <v:line id="_x0000_s3333" alt="" style="position:absolute" from="2591,340" to="2591,527" strokecolor="#d2eef5" strokeweight="2.244mm"/>
            <v:rect id="_x0000_s3334" alt="" style="position:absolute;left:2527;top:339;width:128;height:188" filled="f" strokecolor="#5bbcd6" strokeweight=".17525mm"/>
            <v:line id="_x0000_s3335" alt="" style="position:absolute" from="2733,340" to="2733,510" strokecolor="#ff9595" strokeweight="2.244mm"/>
            <v:rect id="_x0000_s3336" alt="" style="position:absolute;left:2669;top:339;width:128;height:171" filled="f" strokecolor="red" strokeweight=".17525mm"/>
            <v:line id="_x0000_s3337" alt="" style="position:absolute" from="2874,340" to="2874,489" strokecolor="#ff9595" strokeweight="2.244mm"/>
            <v:rect id="_x0000_s3338" alt="" style="position:absolute;left:2810;top:339;width:128;height:150" filled="f" strokecolor="red" strokeweight=".17525mm"/>
            <v:rect id="_x0000_s3339" alt="" style="position:absolute;left:2951;top:339;width:128;height:128" fillcolor="#ff9595" stroked="f"/>
            <v:rect id="_x0000_s3340" alt="" style="position:absolute;left:2951;top:339;width:128;height:128" filled="f" strokecolor="red" strokeweight=".17525mm"/>
            <v:rect id="_x0000_s3341" alt="" style="position:absolute;left:3093;top:339;width:128;height:114" fillcolor="#ff9595" stroked="f"/>
            <v:rect id="_x0000_s3342" alt="" style="position:absolute;left:3093;top:339;width:128;height:114" filled="f" strokecolor="red" strokeweight=".17525mm"/>
            <v:rect id="_x0000_s3343" alt="" style="position:absolute;left:3234;top:339;width:128;height:101" fillcolor="#d2eef5" stroked="f"/>
            <v:rect id="_x0000_s3344" alt="" style="position:absolute;left:3234;top:339;width:128;height:101" filled="f" strokecolor="#5bbcd6" strokeweight=".17525mm"/>
            <v:rect id="_x0000_s3345" alt="" style="position:absolute;left:3376;top:339;width:128;height:41" fillcolor="#ff9595" stroked="f"/>
            <v:rect id="_x0000_s3346" alt="" style="position:absolute;left:3376;top:339;width:128;height:41" filled="f" strokecolor="red" strokeweight=".17525mm"/>
            <v:rect id="_x0000_s3347" alt="" style="position:absolute;left:3517;top:339;width:128;height:33" fillcolor="#ff9595" stroked="f"/>
            <v:rect id="_x0000_s3348" alt="" style="position:absolute;left:3517;top:339;width:128;height:33" filled="f" strokecolor="red" strokeweight=".17525mm"/>
            <v:rect id="_x0000_s3349" alt="" style="position:absolute;left:3658;top:339;width:128;height:26" fillcolor="#d2eef5" stroked="f"/>
            <v:rect id="_x0000_s3350" alt="" style="position:absolute;left:3653;top:334;width:138;height:36" fillcolor="#5bbcd6" stroked="f"/>
            <v:rect id="_x0000_s3351" alt="" style="position:absolute;left:3800;top:339;width:128;height:24" fillcolor="#ff9595" stroked="f"/>
            <v:rect id="_x0000_s3352" alt="" style="position:absolute;left:3795;top:334;width:138;height:34" fillcolor="red" stroked="f"/>
            <v:shape id="_x0000_s3353" alt="" style="position:absolute;left:3941;top:339;width:269;height:17" coordorigin="3942,340" coordsize="269,17" o:spt="100" adj="0,,0" path="m4069,340r-127,l3942,357r127,l4069,340t141,l4083,340r,13l4210,353r,-13e" fillcolor="#bfbfbf" stroked="f">
              <v:stroke joinstyle="round"/>
              <v:formulas/>
              <v:path arrowok="t" o:connecttype="segments"/>
            </v:shape>
            <v:rect id="_x0000_s3354" alt="" style="position:absolute;left:4224;top:306;width:128;height:34" fillcolor="#d2eef5" stroked="f"/>
            <v:rect id="_x0000_s3355" alt="" style="position:absolute;left:4224;top:306;width:128;height:34" filled="f" strokecolor="#5bbcd6" strokeweight=".17525mm"/>
            <v:rect id="_x0000_s3356" alt="" style="position:absolute;left:4365;top:276;width:128;height:64" fillcolor="#ff9595" stroked="f"/>
            <v:rect id="_x0000_s3357" alt="" style="position:absolute;left:4365;top:276;width:128;height:64" filled="f" strokecolor="red" strokeweight=".17525mm"/>
            <v:rect id="_x0000_s3358" alt="" style="position:absolute;left:4507;top:259;width:128;height:81" fillcolor="#bae1c0" stroked="f"/>
            <v:rect id="_x0000_s3359" alt="" style="position:absolute;left:4507;top:259;width:128;height:81" filled="f" strokecolor="#50a45c" strokeweight=".17525mm"/>
            <v:rect id="_x0000_s3360" alt="" style="position:absolute;left:4648;top:258;width:128;height:82" fillcolor="#bae1c0" stroked="f"/>
            <v:rect id="_x0000_s3361" alt="" style="position:absolute;left:4648;top:258;width:128;height:82" filled="f" strokecolor="#50a45c" strokeweight=".17525mm"/>
            <v:rect id="_x0000_s3362" alt="" style="position:absolute;left:4789;top:228;width:128;height:112" fillcolor="#bae1c0" stroked="f"/>
            <v:rect id="_x0000_s3363" alt="" style="position:absolute;left:4789;top:228;width:128;height:112" filled="f" strokecolor="#50a45c" strokeweight=".17525mm"/>
            <v:rect id="_x0000_s3364" alt="" style="position:absolute;left:4931;top:219;width:128;height:120" fillcolor="#bae1c0" stroked="f"/>
            <v:rect id="_x0000_s3365" alt="" style="position:absolute;left:4931;top:219;width:128;height:120" filled="f" strokecolor="#50a45c" strokeweight=".17525mm"/>
            <v:line id="_x0000_s3366" alt="" style="position:absolute" from="5136,204" to="5136,340" strokecolor="#bae1c0" strokeweight="2.244mm"/>
            <v:rect id="_x0000_s3367" alt="" style="position:absolute;left:5072;top:203;width:128;height:136" filled="f" strokecolor="#50a45c" strokeweight=".17525mm"/>
            <v:line id="_x0000_s3368" alt="" style="position:absolute" from="5278,179" to="5278,340" strokecolor="#bae1c0" strokeweight="2.244mm"/>
            <v:rect id="_x0000_s3369" alt="" style="position:absolute;left:5213;top:178;width:128;height:161" filled="f" strokecolor="#50a45c" strokeweight=".17525mm"/>
            <v:line id="_x0000_s3370" alt="" style="position:absolute" from="5419,120" to="5419,340" strokecolor="#bae1c0" strokeweight="2.244mm"/>
            <v:rect id="_x0000_s3371" alt="" style="position:absolute;left:5355;top:119;width:128;height:220" filled="f" strokecolor="#50a45c" strokeweight=".17525mm"/>
            <v:line id="_x0000_s3372" alt="" style="position:absolute" from="5560,87" to="5560,340" strokecolor="#bae1c0" strokeweight="2.244mm"/>
            <v:rect id="_x0000_s3373" alt="" style="position:absolute;left:5496;top:86;width:128;height:254" filled="f" strokecolor="#50a45c" strokeweight=".17525mm"/>
            <v:line id="_x0000_s3374" alt="" style="position:absolute" from="5702,76" to="5702,340" strokecolor="#bae1c0" strokeweight="2.244mm"/>
            <v:rect id="_x0000_s3375" alt="" style="position:absolute;left:5638;top:76;width:128;height:264" filled="f" strokecolor="#50a45c" strokeweight=".17525mm"/>
            <v:line id="_x0000_s3376" alt="" style="position:absolute" from="5843,64" to="5843,340" strokecolor="#bae1c0" strokeweight="2.244mm"/>
            <v:rect id="_x0000_s3377" alt="" style="position:absolute;left:5779;top:63;width:128;height:276" filled="f" strokecolor="#50a45c" strokeweight=".17525mm"/>
            <v:line id="_x0000_s3378" alt="" style="position:absolute" from="5984,10" to="5984,340" strokecolor="#bae1c0" strokeweight="2.244mm"/>
            <v:rect id="_x0000_s3379" alt="" style="position:absolute;left:5920;top:10;width:128;height:330" filled="f" strokecolor="#50a45c" strokeweight=".17525mm"/>
            <v:line id="_x0000_s3380" alt="" style="position:absolute" from="1800,340" to="6069,340" strokeweight=".17525mm"/>
            <v:line id="_x0000_s3381" alt="" style="position:absolute" from="1800,906" to="1800,-67" strokeweight=".17525mm"/>
            <v:shape id="_x0000_s3382" alt="" style="position:absolute;left:719;top:5780;width:55;height:1493" coordorigin="720,5780" coordsize="55,1493" o:spt="100" adj="0,,0" path="m1774,801r26,m1774,571r26,m1774,340r26,m1774,109r26,e" filled="f" strokecolor="#333" strokeweight=".17525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18AB4983">
          <v:group id="_x0000_s3261" alt="" style="position:absolute;left:0;text-align:left;margin-left:322.7pt;margin-top:-3.35pt;width:214.8pt;height:48.65pt;z-index:251632640;mso-position-horizontal-relative:page" coordorigin="6454,-67" coordsize="4296,973">
            <v:shape id="_x0000_s3262" alt="" style="position:absolute;left:6479;top:364;width:4270;height:35" coordorigin="6480,364" coordsize="4270,35" o:spt="100" adj="0,,0" path="m10730,364r19,m10601,364r13,m10473,364r13,m10344,364r13,m10216,364r13,m10087,364r13,m9958,364r13,m9830,364r13,m9701,364r13,m6480,364r3106,m7515,399r3234,m7386,399r13,m7258,399r13,m7129,399r13,m7001,399r13,m6872,399r13,m6743,399r13,m6615,399r13,m6480,399r19,e" filled="f" strokecolor="red" strokeweight=".17525mm">
              <v:stroke dashstyle="dash" joinstyle="round"/>
              <v:formulas/>
              <v:path arrowok="t" o:connecttype="segments"/>
            </v:shape>
            <v:line id="_x0000_s3263" alt="" style="position:absolute" from="6557,382" to="6557,818" strokecolor="#43ccb8" strokeweight="2.04089mm"/>
            <v:rect id="_x0000_s3264" alt="" style="position:absolute;left:6499;top:381;width:116;height:437" filled="f" strokecolor="#0b775e" strokeweight=".17525mm"/>
            <v:line id="_x0000_s3265" alt="" style="position:absolute" from="6686,382" to="6686,681" strokecolor="#43ccb8" strokeweight="2.04089mm"/>
            <v:rect id="_x0000_s3266" alt="" style="position:absolute;left:6627;top:381;width:116;height:300" filled="f" strokecolor="#0b775e" strokeweight=".17525mm"/>
            <v:line id="_x0000_s3267" alt="" style="position:absolute" from="6814,382" to="6814,620" strokecolor="#43ccb8" strokeweight="2.04089mm"/>
            <v:rect id="_x0000_s3268" alt="" style="position:absolute;left:6756;top:381;width:116;height:239" filled="f" strokecolor="#0b775e" strokeweight=".17525mm"/>
            <v:line id="_x0000_s3269" alt="" style="position:absolute" from="6943,382" to="6943,583" strokecolor="#43ccb8" strokeweight="2.04089mm"/>
            <v:rect id="_x0000_s3270" alt="" style="position:absolute;left:6884;top:381;width:116;height:202" filled="f" strokecolor="#0b775e" strokeweight=".17525mm"/>
            <v:line id="_x0000_s3271" alt="" style="position:absolute" from="7071,382" to="7071,564" strokecolor="#43ccb8" strokeweight="2.04089mm"/>
            <v:rect id="_x0000_s3272" alt="" style="position:absolute;left:7013;top:381;width:116;height:183" filled="f" strokecolor="#0b775e" strokeweight=".17525mm"/>
            <v:rect id="_x0000_s3273" alt="" style="position:absolute;left:7142;top:381;width:116;height:102" fillcolor="#43ccb8" stroked="f"/>
            <v:rect id="_x0000_s3274" alt="" style="position:absolute;left:7142;top:381;width:116;height:102" filled="f" strokecolor="#0b775e" strokeweight=".17525mm"/>
            <v:rect id="_x0000_s3275" alt="" style="position:absolute;left:7270;top:381;width:116;height:92" fillcolor="#e5d974" stroked="f"/>
            <v:rect id="_x0000_s3276" alt="" style="position:absolute;left:7270;top:381;width:116;height:92" filled="f" strokecolor="#9a8822" strokeweight=".17525mm"/>
            <v:rect id="_x0000_s3277" alt="" style="position:absolute;left:7399;top:381;width:116;height:86" fillcolor="#43ccb8" stroked="f"/>
            <v:rect id="_x0000_s3278" alt="" style="position:absolute;left:7399;top:381;width:116;height:86" filled="f" strokecolor="#0b775e" strokeweight=".17525mm"/>
            <v:rect id="_x0000_s3279" alt="" style="position:absolute;left:7527;top:381;width:116;height:50" fillcolor="#e5d974" stroked="f"/>
            <v:rect id="_x0000_s3280" alt="" style="position:absolute;left:7527;top:381;width:116;height:50" filled="f" strokecolor="#9a8822" strokeweight=".17525mm"/>
            <v:rect id="_x0000_s3281" alt="" style="position:absolute;left:7656;top:381;width:116;height:47" fillcolor="#e5d974" stroked="f"/>
            <v:rect id="_x0000_s3282" alt="" style="position:absolute;left:7656;top:381;width:116;height:47" filled="f" strokecolor="#9a8822" strokeweight=".17525mm"/>
            <v:rect id="_x0000_s3283" alt="" style="position:absolute;left:7785;top:381;width:116;height:34" fillcolor="#e5d974" stroked="f"/>
            <v:rect id="_x0000_s3284" alt="" style="position:absolute;left:7785;top:381;width:116;height:34" filled="f" strokecolor="#9a8822" strokeweight=".17525mm"/>
            <v:rect id="_x0000_s3285" alt="" style="position:absolute;left:7913;top:381;width:116;height:31" fillcolor="#fbb09f" stroked="f"/>
            <v:rect id="_x0000_s3286" alt="" style="position:absolute;left:7913;top:381;width:116;height:31" filled="f" strokecolor="#f2300f" strokeweight=".17525mm"/>
            <v:rect id="_x0000_s3287" alt="" style="position:absolute;left:8042;top:381;width:116;height:28" fillcolor="#e5d974" stroked="f"/>
            <v:rect id="_x0000_s3288" alt="" style="position:absolute;left:8042;top:381;width:116;height:28" filled="f" strokecolor="#9a8822" strokeweight=".17525mm"/>
            <v:rect id="_x0000_s3289" alt="" style="position:absolute;left:8170;top:381;width:116;height:23" fillcolor="#fbb09f" stroked="f"/>
            <v:rect id="_x0000_s3290" alt="" style="position:absolute;left:8170;top:381;width:116;height:23" filled="f" strokecolor="#f2300f" strokeweight=".17525mm"/>
            <v:rect id="_x0000_s3291" alt="" style="position:absolute;left:8299;top:381;width:116;height:20" fillcolor="#e5d974" stroked="f"/>
            <v:rect id="_x0000_s3292" alt="" style="position:absolute;left:8299;top:381;width:116;height:20" filled="f" strokecolor="#9a8822" strokeweight=".17525mm"/>
            <v:shape id="_x0000_s3293" alt="" style="position:absolute;left:8428;top:365;width:759;height:29" coordorigin="8428,365" coordsize="759,29" o:spt="100" adj="0,,0" path="m8544,382r-116,l8428,394r116,l8544,382t128,l8557,382r,7l8672,389r,-7m8801,378r-116,l8685,382r116,l8801,378t129,-1l8814,377r,5l8930,382r,-5m9058,366r-115,l8943,382r115,l9058,366t129,-1l9071,365r,17l9187,382r,-17e" fillcolor="#bfbfbf" stroked="f">
              <v:stroke joinstyle="round"/>
              <v:formulas/>
              <v:path arrowok="t" o:connecttype="segments"/>
            </v:shape>
            <v:rect id="_x0000_s3294" alt="" style="position:absolute;left:9199;top:323;width:116;height:59" fillcolor="#fbb09f" stroked="f"/>
            <v:rect id="_x0000_s3295" alt="" style="position:absolute;left:9199;top:323;width:116;height:59" filled="f" strokecolor="#f2300f" strokeweight=".17525mm"/>
            <v:rect id="_x0000_s3296" alt="" style="position:absolute;left:9328;top:322;width:116;height:60" fillcolor="#fbb09f" stroked="f"/>
            <v:rect id="_x0000_s3297" alt="" style="position:absolute;left:9328;top:322;width:116;height:60" filled="f" strokecolor="#f2300f" strokeweight=".17525mm"/>
            <v:rect id="_x0000_s3298" alt="" style="position:absolute;left:9456;top:307;width:116;height:74" fillcolor="#fbb09f" stroked="f"/>
            <v:rect id="_x0000_s3299" alt="" style="position:absolute;left:9456;top:307;width:116;height:74" filled="f" strokecolor="#f2300f" strokeweight=".17525mm"/>
            <v:rect id="_x0000_s3300" alt="" style="position:absolute;left:9585;top:300;width:116;height:82" fillcolor="#fbb09f" stroked="f"/>
            <v:rect id="_x0000_s3301" alt="" style="position:absolute;left:9585;top:300;width:116;height:82" filled="f" strokecolor="#f2300f" strokeweight=".17525mm"/>
            <v:rect id="_x0000_s3302" alt="" style="position:absolute;left:9714;top:262;width:116;height:120" fillcolor="#fbb09f" stroked="f"/>
            <v:rect id="_x0000_s3303" alt="" style="position:absolute;left:9714;top:262;width:116;height:120" filled="f" strokecolor="#f2300f" strokeweight=".17525mm"/>
            <v:line id="_x0000_s3304" alt="" style="position:absolute" from="9901,241" to="9901,382" strokecolor="#8e7ba5" strokeweight="2.04089mm"/>
            <v:rect id="_x0000_s3305" alt="" style="position:absolute;left:9842;top:241;width:116;height:141" filled="f" strokecolor="#35274a" strokeweight=".17525mm"/>
            <v:line id="_x0000_s3306" alt="" style="position:absolute" from="10029,222" to="10029,382" strokecolor="#8e7ba5" strokeweight="2.04089mm"/>
            <v:rect id="_x0000_s3307" alt="" style="position:absolute;left:9971;top:221;width:116;height:161" filled="f" strokecolor="#35274a" strokeweight=".17525mm"/>
            <v:line id="_x0000_s3308" alt="" style="position:absolute" from="10158,173" to="10158,382" strokecolor="#8e7ba5" strokeweight="2.04089mm"/>
            <v:rect id="_x0000_s3309" alt="" style="position:absolute;left:10099;top:172;width:116;height:210" filled="f" strokecolor="#35274a" strokeweight=".17525mm"/>
            <v:line id="_x0000_s3310" alt="" style="position:absolute" from="10286,96" to="10286,382" strokecolor="#8e7ba5" strokeweight="2.04089mm"/>
            <v:rect id="_x0000_s3311" alt="" style="position:absolute;left:10228;top:95;width:116;height:286" filled="f" strokecolor="#35274a" strokeweight=".17525mm"/>
            <v:line id="_x0000_s3312" alt="" style="position:absolute" from="10415,88" to="10415,382" strokecolor="#8e7ba5" strokeweight="2.04089mm"/>
            <v:rect id="_x0000_s3313" alt="" style="position:absolute;left:10357;top:88;width:116;height:294" filled="f" strokecolor="#35274a" strokeweight=".17525mm"/>
            <v:line id="_x0000_s3314" alt="" style="position:absolute" from="10544,65" to="10544,382" strokecolor="#8e7ba5" strokeweight="2.04089mm"/>
            <v:rect id="_x0000_s3315" alt="" style="position:absolute;left:10485;top:64;width:116;height:317" filled="f" strokecolor="#35274a" strokeweight=".17525mm"/>
            <v:line id="_x0000_s3316" alt="" style="position:absolute" from="10672,14" to="10672,382" strokecolor="#8e7ba5" strokeweight="2.04089mm"/>
            <v:rect id="_x0000_s3317" alt="" style="position:absolute;left:10614;top:14;width:116;height:368" filled="f" strokecolor="#35274a" strokeweight=".17525mm"/>
            <v:line id="_x0000_s3318" alt="" style="position:absolute" from="6480,382" to="10749,382" strokeweight=".17525mm"/>
            <v:line id="_x0000_s3319" alt="" style="position:absolute" from="6480,906" to="6480,-67" strokeweight=".17525mm"/>
            <v:shape id="_x0000_s3320" alt="" style="position:absolute;left:10799;top:5811;width:55;height:1671" coordorigin="10800,5811" coordsize="55,1671" o:spt="100" adj="0,,0" path="m6454,899r26,m6454,640r26,m6454,382r26,m6454,123r26,e" filled="f" strokecolor="#333" strokeweight=".17525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179FA52F">
          <v:shape id="_x0000_s3260" type="#_x0000_t202" alt="" style="position:absolute;left:0;text-align:left;margin-left:72.6pt;margin-top:2.15pt;width:7.75pt;height:37.7pt;z-index:25163673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BE61BE6" w14:textId="77777777" w:rsidR="00787276" w:rsidRDefault="00787276">
                  <w:pPr>
                    <w:spacing w:before="17"/>
                    <w:ind w:left="20"/>
                    <w:rPr>
                      <w:rFonts w:ascii="Helvetica"/>
                      <w:sz w:val="10"/>
                    </w:rPr>
                  </w:pPr>
                  <w:r>
                    <w:rPr>
                      <w:rFonts w:ascii="Helvetica"/>
                      <w:sz w:val="10"/>
                    </w:rPr>
                    <w:t>Bootstrap ratios</w:t>
                  </w:r>
                </w:p>
              </w:txbxContent>
            </v:textbox>
            <w10:wrap anchorx="page"/>
          </v:shape>
        </w:pict>
      </w:r>
      <w:r>
        <w:pict w14:anchorId="4AA4E3C8">
          <v:shape id="_x0000_s3259" type="#_x0000_t202" alt="" style="position:absolute;left:0;text-align:left;margin-left:90.95pt;margin-top:-3.8pt;width:119.8pt;height:20.05pt;z-index:-25180160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E432781" w14:textId="77777777" w:rsidR="00787276" w:rsidRDefault="00787276">
                  <w:pPr>
                    <w:spacing w:before="19" w:line="360" w:lineRule="auto"/>
                    <w:ind w:left="20" w:right="18" w:firstLine="4"/>
                    <w:jc w:val="both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F69100"/>
                      <w:w w:val="105"/>
                      <w:sz w:val="8"/>
                    </w:rPr>
                    <w:t xml:space="preserve">Excerpt.2 Excerpt.2 Excerpt.1 Excerpt.4 Excerpt.1 </w:t>
                  </w:r>
                  <w:r>
                    <w:rPr>
                      <w:rFonts w:ascii="Helvetica"/>
                      <w:color w:val="5BBCD6"/>
                      <w:w w:val="105"/>
                      <w:sz w:val="8"/>
                    </w:rPr>
                    <w:t xml:space="preserve">Excerpt.2 </w:t>
                  </w:r>
                  <w:r>
                    <w:rPr>
                      <w:rFonts w:ascii="Helvetica"/>
                      <w:color w:val="FF0000"/>
                      <w:w w:val="105"/>
                      <w:sz w:val="8"/>
                    </w:rPr>
                    <w:t xml:space="preserve">Excerpt.9 Excerpt.1 Excerpt.2 Excerpt.1 </w:t>
                  </w:r>
                  <w:r>
                    <w:rPr>
                      <w:rFonts w:ascii="Helvetica"/>
                      <w:color w:val="5BBCD6"/>
                      <w:w w:val="105"/>
                      <w:sz w:val="8"/>
                    </w:rPr>
                    <w:t xml:space="preserve">Excerpt.8 </w:t>
                  </w:r>
                  <w:r>
                    <w:rPr>
                      <w:rFonts w:ascii="Helvetica"/>
                      <w:color w:val="FF0000"/>
                      <w:w w:val="105"/>
                      <w:sz w:val="8"/>
                    </w:rPr>
                    <w:t xml:space="preserve">Excerpt.1 Excerpt.2 </w:t>
                  </w:r>
                  <w:r>
                    <w:rPr>
                      <w:rFonts w:ascii="Helvetica"/>
                      <w:color w:val="5BBCD6"/>
                      <w:w w:val="105"/>
                      <w:sz w:val="8"/>
                    </w:rPr>
                    <w:t xml:space="preserve">Excerpt.2 </w:t>
                  </w:r>
                  <w:r>
                    <w:rPr>
                      <w:rFonts w:ascii="Helvetica"/>
                      <w:color w:val="FF0000"/>
                      <w:w w:val="105"/>
                      <w:sz w:val="8"/>
                    </w:rPr>
                    <w:t xml:space="preserve">Excerpt.2 </w:t>
                  </w:r>
                  <w:r>
                    <w:rPr>
                      <w:rFonts w:ascii="Helvetica"/>
                      <w:color w:val="BFBFBF"/>
                      <w:w w:val="105"/>
                      <w:sz w:val="8"/>
                    </w:rPr>
                    <w:t>Excerpt.2 Excerpt.6</w:t>
                  </w:r>
                </w:p>
              </w:txbxContent>
            </v:textbox>
            <w10:wrap anchorx="page"/>
          </v:shape>
        </w:pict>
      </w:r>
      <w:r>
        <w:pict w14:anchorId="6E11A5F4">
          <v:shape id="_x0000_s3258" type="#_x0000_t202" alt="" style="position:absolute;left:0;text-align:left;margin-left:306.6pt;margin-top:2.15pt;width:7.75pt;height:37.7pt;z-index:-25179955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B8A6791" w14:textId="77777777" w:rsidR="00787276" w:rsidRDefault="00787276">
                  <w:pPr>
                    <w:spacing w:before="17"/>
                    <w:ind w:left="20"/>
                    <w:rPr>
                      <w:rFonts w:ascii="Helvetica"/>
                      <w:sz w:val="10"/>
                    </w:rPr>
                  </w:pPr>
                  <w:r>
                    <w:rPr>
                      <w:rFonts w:ascii="Helvetica"/>
                      <w:sz w:val="10"/>
                    </w:rPr>
                    <w:t>Bootstrap ratios</w:t>
                  </w:r>
                </w:p>
              </w:txbxContent>
            </v:textbox>
            <w10:wrap anchorx="page"/>
          </v:shape>
        </w:pict>
      </w:r>
      <w:r>
        <w:pict w14:anchorId="545646E1">
          <v:shape id="_x0000_s3257" type="#_x0000_t202" alt="" style="position:absolute;left:0;text-align:left;margin-left:324.55pt;margin-top:-4.95pt;width:109.6pt;height:24.25pt;z-index:25164185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AE0705B" w14:textId="77777777" w:rsidR="00787276" w:rsidRDefault="00787276">
                  <w:pPr>
                    <w:spacing w:before="19" w:line="328" w:lineRule="auto"/>
                    <w:ind w:left="22" w:right="60" w:hanging="3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0B775E"/>
                      <w:w w:val="105"/>
                      <w:sz w:val="8"/>
                    </w:rPr>
                    <w:t xml:space="preserve">Fast Happy Dancing Colorful Bright Light </w:t>
                  </w:r>
                  <w:r>
                    <w:rPr>
                      <w:rFonts w:ascii="Helvetica"/>
                      <w:color w:val="9A8822"/>
                      <w:w w:val="105"/>
                      <w:sz w:val="8"/>
                    </w:rPr>
                    <w:t xml:space="preserve">Valiant </w:t>
                  </w:r>
                  <w:r>
                    <w:rPr>
                      <w:rFonts w:ascii="Helvetica"/>
                      <w:color w:val="0B775E"/>
                      <w:w w:val="105"/>
                      <w:sz w:val="8"/>
                    </w:rPr>
                    <w:t xml:space="preserve">Warm </w:t>
                  </w:r>
                  <w:r>
                    <w:rPr>
                      <w:rFonts w:ascii="Helvetica"/>
                      <w:color w:val="9A8822"/>
                      <w:w w:val="105"/>
                      <w:sz w:val="8"/>
                    </w:rPr>
                    <w:t>Surprising</w:t>
                  </w:r>
                </w:p>
                <w:p w14:paraId="1F432B67" w14:textId="77777777" w:rsidR="00787276" w:rsidRDefault="00787276">
                  <w:pPr>
                    <w:spacing w:line="328" w:lineRule="auto"/>
                    <w:ind w:left="24" w:right="17" w:firstLine="20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9A8822"/>
                      <w:w w:val="105"/>
                      <w:sz w:val="8"/>
                    </w:rPr>
                    <w:t xml:space="preserve">Aggressive Strong </w:t>
                  </w:r>
                  <w:r>
                    <w:rPr>
                      <w:rFonts w:ascii="Helvetica"/>
                      <w:color w:val="F2300F"/>
                      <w:w w:val="105"/>
                      <w:sz w:val="8"/>
                    </w:rPr>
                    <w:t xml:space="preserve">Exotic </w:t>
                  </w:r>
                  <w:r>
                    <w:rPr>
                      <w:rFonts w:ascii="Helvetica"/>
                      <w:color w:val="9A8822"/>
                      <w:w w:val="105"/>
                      <w:sz w:val="8"/>
                    </w:rPr>
                    <w:t xml:space="preserve">Varied </w:t>
                  </w:r>
                  <w:r>
                    <w:rPr>
                      <w:rFonts w:ascii="Helvetica"/>
                      <w:color w:val="F2300F"/>
                      <w:w w:val="105"/>
                      <w:sz w:val="8"/>
                    </w:rPr>
                    <w:t xml:space="preserve">Short </w:t>
                  </w:r>
                  <w:r>
                    <w:rPr>
                      <w:rFonts w:ascii="Helvetica"/>
                      <w:color w:val="9A8822"/>
                      <w:w w:val="105"/>
                      <w:sz w:val="8"/>
                    </w:rPr>
                    <w:t xml:space="preserve">Complex </w:t>
                  </w:r>
                  <w:r>
                    <w:rPr>
                      <w:rFonts w:ascii="Helvetica"/>
                      <w:color w:val="BFBFBF"/>
                      <w:w w:val="105"/>
                      <w:sz w:val="8"/>
                    </w:rPr>
                    <w:t>Incisive Transparen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position w:val="1"/>
          <w:sz w:val="8"/>
        </w:rPr>
        <w:t>20</w:t>
      </w:r>
      <w:r w:rsidR="00787276">
        <w:rPr>
          <w:rFonts w:ascii="Helvetica"/>
          <w:color w:val="4D4D4D"/>
          <w:w w:val="105"/>
          <w:position w:val="1"/>
          <w:sz w:val="8"/>
        </w:rPr>
        <w:tab/>
      </w:r>
      <w:r w:rsidR="00787276">
        <w:rPr>
          <w:rFonts w:ascii="Helvetica"/>
          <w:color w:val="4D4D4D"/>
          <w:w w:val="105"/>
          <w:sz w:val="8"/>
        </w:rPr>
        <w:t>30</w:t>
      </w:r>
    </w:p>
    <w:p w14:paraId="599D190F" w14:textId="77777777" w:rsidR="00371D9F" w:rsidRDefault="00371D9F">
      <w:pPr>
        <w:pStyle w:val="BodyText"/>
        <w:spacing w:before="4"/>
        <w:ind w:left="0"/>
        <w:rPr>
          <w:rFonts w:ascii="Helvetica"/>
          <w:sz w:val="10"/>
        </w:rPr>
      </w:pPr>
    </w:p>
    <w:p w14:paraId="7AD72BE3" w14:textId="77777777" w:rsidR="00371D9F" w:rsidRDefault="000A52AF">
      <w:pPr>
        <w:tabs>
          <w:tab w:val="left" w:pos="5447"/>
        </w:tabs>
        <w:spacing w:before="1"/>
        <w:ind w:left="767"/>
        <w:rPr>
          <w:rFonts w:ascii="Helvetica"/>
          <w:sz w:val="8"/>
        </w:rPr>
      </w:pPr>
      <w:r>
        <w:pict w14:anchorId="5B7EBBA4">
          <v:shape id="_x0000_s3256" type="#_x0000_t202" alt="" style="position:absolute;left:0;text-align:left;margin-left:211.1pt;margin-top:3.15pt;width:91.5pt;height:22.35pt;z-index:-25180057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9D255A5" w14:textId="77777777" w:rsidR="00787276" w:rsidRDefault="00787276">
                  <w:pPr>
                    <w:spacing w:before="19" w:line="360" w:lineRule="auto"/>
                    <w:ind w:right="18"/>
                    <w:jc w:val="right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5BBCD6"/>
                      <w:sz w:val="8"/>
                    </w:rPr>
                    <w:t xml:space="preserve">Excerpt.11 </w:t>
                  </w:r>
                  <w:r>
                    <w:rPr>
                      <w:rFonts w:ascii="Helvetica"/>
                      <w:color w:val="FF0000"/>
                      <w:sz w:val="8"/>
                    </w:rPr>
                    <w:t xml:space="preserve">Excerpt.12 </w:t>
                  </w:r>
                  <w:r>
                    <w:rPr>
                      <w:rFonts w:ascii="Helvetica"/>
                      <w:color w:val="50A45C"/>
                      <w:sz w:val="8"/>
                    </w:rPr>
                    <w:t xml:space="preserve">Excerpt.30 Excerpt.17 Excerpt.15 Excerpt.10 Excerpt.21 </w:t>
                  </w:r>
                  <w:r>
                    <w:rPr>
                      <w:rFonts w:ascii="Helvetica"/>
                      <w:color w:val="50A45C"/>
                      <w:w w:val="105"/>
                      <w:sz w:val="8"/>
                    </w:rPr>
                    <w:t>Excerpt.5</w:t>
                  </w:r>
                  <w:r>
                    <w:rPr>
                      <w:rFonts w:ascii="Helvetica"/>
                      <w:color w:val="50A45C"/>
                      <w:w w:val="104"/>
                      <w:sz w:val="8"/>
                    </w:rPr>
                    <w:t xml:space="preserve"> </w:t>
                  </w:r>
                  <w:r>
                    <w:rPr>
                      <w:rFonts w:ascii="Helvetica"/>
                      <w:color w:val="50A45C"/>
                      <w:sz w:val="8"/>
                    </w:rPr>
                    <w:t xml:space="preserve">Excerpt.18 Excerpt.24 </w:t>
                  </w:r>
                  <w:r>
                    <w:rPr>
                      <w:rFonts w:ascii="Helvetica"/>
                      <w:color w:val="50A45C"/>
                      <w:w w:val="105"/>
                      <w:sz w:val="8"/>
                    </w:rPr>
                    <w:t>Excerpt.7</w:t>
                  </w:r>
                  <w:r>
                    <w:rPr>
                      <w:rFonts w:ascii="Helvetica"/>
                      <w:color w:val="50A45C"/>
                      <w:w w:val="104"/>
                      <w:sz w:val="8"/>
                    </w:rPr>
                    <w:t xml:space="preserve"> </w:t>
                  </w:r>
                  <w:r>
                    <w:rPr>
                      <w:rFonts w:ascii="Helvetica"/>
                      <w:color w:val="50A45C"/>
                      <w:w w:val="105"/>
                      <w:sz w:val="8"/>
                    </w:rPr>
                    <w:t>Excerpt.3</w:t>
                  </w:r>
                  <w:r>
                    <w:rPr>
                      <w:rFonts w:ascii="Helvetica"/>
                      <w:color w:val="50A45C"/>
                      <w:w w:val="104"/>
                      <w:sz w:val="8"/>
                    </w:rPr>
                    <w:t xml:space="preserve"> </w:t>
                  </w:r>
                  <w:r>
                    <w:rPr>
                      <w:rFonts w:ascii="Helvetica"/>
                      <w:color w:val="50A45C"/>
                      <w:sz w:val="8"/>
                    </w:rPr>
                    <w:t>Excerpt.27</w:t>
                  </w:r>
                </w:p>
              </w:txbxContent>
            </v:textbox>
            <w10:wrap anchorx="page"/>
          </v:shape>
        </w:pict>
      </w:r>
      <w:r>
        <w:pict w14:anchorId="3E7710B6">
          <v:shape id="_x0000_s3255" type="#_x0000_t202" alt="" style="position:absolute;left:0;text-align:left;margin-left:433.9pt;margin-top:4.15pt;width:103.15pt;height:26.6pt;z-index:25164288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86E8CF6" w14:textId="77777777" w:rsidR="00787276" w:rsidRDefault="00787276">
                  <w:pPr>
                    <w:spacing w:before="19" w:line="328" w:lineRule="auto"/>
                    <w:ind w:left="20" w:right="27" w:firstLine="155"/>
                    <w:jc w:val="right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BFBFBF"/>
                      <w:spacing w:val="-1"/>
                      <w:sz w:val="8"/>
                    </w:rPr>
                    <w:t xml:space="preserve">Powerful </w:t>
                  </w:r>
                  <w:r>
                    <w:rPr>
                      <w:rFonts w:ascii="Helvetica"/>
                      <w:color w:val="BFBFBF"/>
                      <w:sz w:val="8"/>
                    </w:rPr>
                    <w:t xml:space="preserve">Dense Round Sparse </w:t>
                  </w:r>
                  <w:r>
                    <w:rPr>
                      <w:rFonts w:ascii="Helvetica"/>
                      <w:color w:val="F2300F"/>
                      <w:sz w:val="8"/>
                    </w:rPr>
                    <w:t>Monotonous</w:t>
                  </w:r>
                </w:p>
                <w:p w14:paraId="54229DB2" w14:textId="77777777" w:rsidR="00787276" w:rsidRDefault="00787276">
                  <w:pPr>
                    <w:spacing w:line="328" w:lineRule="auto"/>
                    <w:ind w:left="321" w:right="18" w:hanging="28"/>
                    <w:jc w:val="both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F2300F"/>
                      <w:w w:val="105"/>
                      <w:sz w:val="8"/>
                    </w:rPr>
                    <w:t>Weak Soft Long Dull</w:t>
                  </w:r>
                </w:p>
                <w:p w14:paraId="4F0897D2" w14:textId="77777777" w:rsidR="00787276" w:rsidRDefault="00787276">
                  <w:pPr>
                    <w:spacing w:line="328" w:lineRule="auto"/>
                    <w:ind w:left="61" w:right="32" w:firstLine="51"/>
                    <w:jc w:val="right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35274A"/>
                      <w:sz w:val="8"/>
                    </w:rPr>
                    <w:t xml:space="preserve">Disturbing Solemn Mysterious </w:t>
                  </w:r>
                  <w:r>
                    <w:rPr>
                      <w:rFonts w:ascii="Helvetica"/>
                      <w:color w:val="35274A"/>
                      <w:spacing w:val="-1"/>
                      <w:w w:val="105"/>
                      <w:sz w:val="8"/>
                    </w:rPr>
                    <w:t>Melancholy</w:t>
                  </w:r>
                </w:p>
                <w:p w14:paraId="17B52B2F" w14:textId="77777777" w:rsidR="00787276" w:rsidRDefault="00787276">
                  <w:pPr>
                    <w:spacing w:line="328" w:lineRule="auto"/>
                    <w:ind w:left="328" w:right="18" w:firstLine="2"/>
                    <w:jc w:val="both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35274A"/>
                      <w:w w:val="105"/>
                      <w:sz w:val="8"/>
                    </w:rPr>
                    <w:t>Dark Slow Sad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8"/>
        </w:rPr>
        <w:t>0</w:t>
      </w:r>
      <w:r w:rsidR="00787276">
        <w:rPr>
          <w:rFonts w:ascii="Helvetica"/>
          <w:color w:val="4D4D4D"/>
          <w:w w:val="105"/>
          <w:sz w:val="8"/>
        </w:rPr>
        <w:tab/>
      </w:r>
      <w:r w:rsidR="00787276">
        <w:rPr>
          <w:rFonts w:ascii="Helvetica"/>
          <w:color w:val="4D4D4D"/>
          <w:w w:val="105"/>
          <w:position w:val="-3"/>
          <w:sz w:val="8"/>
        </w:rPr>
        <w:t>0</w:t>
      </w:r>
    </w:p>
    <w:p w14:paraId="2BBBA2B2" w14:textId="77777777" w:rsidR="00371D9F" w:rsidRDefault="00371D9F">
      <w:pPr>
        <w:rPr>
          <w:rFonts w:ascii="Helvetica"/>
          <w:sz w:val="8"/>
        </w:r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585D4A9F" w14:textId="77777777" w:rsidR="00371D9F" w:rsidRDefault="00371D9F">
      <w:pPr>
        <w:pStyle w:val="BodyText"/>
        <w:spacing w:before="2"/>
        <w:ind w:left="0"/>
        <w:rPr>
          <w:rFonts w:ascii="Helvetica"/>
          <w:sz w:val="8"/>
        </w:rPr>
      </w:pPr>
    </w:p>
    <w:p w14:paraId="0E04AC4D" w14:textId="77777777" w:rsidR="00371D9F" w:rsidRDefault="00787276">
      <w:pPr>
        <w:jc w:val="right"/>
        <w:rPr>
          <w:rFonts w:ascii="Helvetica" w:hAnsi="Helvetica"/>
          <w:sz w:val="8"/>
        </w:rPr>
      </w:pPr>
      <w:r>
        <w:rPr>
          <w:rFonts w:ascii="Helvetica" w:hAnsi="Helvetica"/>
          <w:color w:val="4D4D4D"/>
          <w:sz w:val="8"/>
        </w:rPr>
        <w:t>−20</w:t>
      </w:r>
    </w:p>
    <w:p w14:paraId="6452C715" w14:textId="77777777" w:rsidR="00371D9F" w:rsidRDefault="00371D9F">
      <w:pPr>
        <w:pStyle w:val="BodyText"/>
        <w:spacing w:before="8"/>
        <w:ind w:left="0"/>
        <w:rPr>
          <w:rFonts w:ascii="Helvetica"/>
          <w:sz w:val="11"/>
        </w:rPr>
      </w:pPr>
    </w:p>
    <w:p w14:paraId="56AC6AE9" w14:textId="77777777" w:rsidR="00371D9F" w:rsidRDefault="00787276">
      <w:pPr>
        <w:jc w:val="right"/>
        <w:rPr>
          <w:rFonts w:ascii="Helvetica" w:hAnsi="Helvetica"/>
          <w:sz w:val="8"/>
        </w:rPr>
      </w:pPr>
      <w:r>
        <w:rPr>
          <w:rFonts w:ascii="Helvetica" w:hAnsi="Helvetica"/>
          <w:color w:val="4D4D4D"/>
          <w:sz w:val="8"/>
        </w:rPr>
        <w:t>−40</w:t>
      </w:r>
    </w:p>
    <w:p w14:paraId="2F8E5745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02B6B7C1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36B417BE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35FFA972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2C144797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210B4925" w14:textId="77777777" w:rsidR="00371D9F" w:rsidRDefault="000A52AF">
      <w:pPr>
        <w:spacing w:before="54"/>
        <w:jc w:val="right"/>
        <w:rPr>
          <w:rFonts w:ascii="Helvetica"/>
          <w:sz w:val="8"/>
        </w:rPr>
      </w:pPr>
      <w:r>
        <w:pict w14:anchorId="487CBBE2">
          <v:shape id="_x0000_s3254" type="#_x0000_t202" alt="" style="position:absolute;left:0;text-align:left;margin-left:72.6pt;margin-top:6.7pt;width:7.75pt;height:37.7pt;z-index:25163571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2DE97A0" w14:textId="77777777" w:rsidR="00787276" w:rsidRDefault="00787276">
                  <w:pPr>
                    <w:spacing w:before="17"/>
                    <w:ind w:left="20"/>
                    <w:rPr>
                      <w:rFonts w:ascii="Helvetica"/>
                      <w:sz w:val="10"/>
                    </w:rPr>
                  </w:pPr>
                  <w:r>
                    <w:rPr>
                      <w:rFonts w:ascii="Helvetica"/>
                      <w:sz w:val="10"/>
                    </w:rPr>
                    <w:t>Bootstrap ratios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spacing w:val="-1"/>
          <w:w w:val="105"/>
          <w:sz w:val="8"/>
        </w:rPr>
        <w:t>20</w:t>
      </w:r>
    </w:p>
    <w:p w14:paraId="4901C963" w14:textId="77777777" w:rsidR="00371D9F" w:rsidRDefault="00371D9F">
      <w:pPr>
        <w:pStyle w:val="BodyText"/>
        <w:spacing w:before="7"/>
        <w:ind w:left="0"/>
        <w:rPr>
          <w:rFonts w:ascii="Helvetica"/>
          <w:sz w:val="9"/>
        </w:rPr>
      </w:pPr>
    </w:p>
    <w:p w14:paraId="6497B69A" w14:textId="77777777" w:rsidR="00371D9F" w:rsidRDefault="00787276">
      <w:pPr>
        <w:jc w:val="right"/>
        <w:rPr>
          <w:rFonts w:ascii="Helvetica"/>
          <w:sz w:val="8"/>
        </w:rPr>
      </w:pPr>
      <w:r>
        <w:rPr>
          <w:rFonts w:ascii="Helvetica"/>
          <w:color w:val="4D4D4D"/>
          <w:spacing w:val="-1"/>
          <w:w w:val="105"/>
          <w:sz w:val="8"/>
        </w:rPr>
        <w:t>10</w:t>
      </w:r>
    </w:p>
    <w:p w14:paraId="2B451168" w14:textId="77777777" w:rsidR="00371D9F" w:rsidRDefault="00371D9F">
      <w:pPr>
        <w:pStyle w:val="BodyText"/>
        <w:spacing w:before="7"/>
        <w:ind w:left="0"/>
        <w:rPr>
          <w:rFonts w:ascii="Helvetica"/>
          <w:sz w:val="9"/>
        </w:rPr>
      </w:pPr>
    </w:p>
    <w:p w14:paraId="13B985FF" w14:textId="77777777" w:rsidR="00371D9F" w:rsidRDefault="00787276">
      <w:pPr>
        <w:jc w:val="right"/>
        <w:rPr>
          <w:rFonts w:ascii="Helvetica"/>
          <w:sz w:val="8"/>
        </w:rPr>
      </w:pPr>
      <w:r>
        <w:rPr>
          <w:rFonts w:ascii="Helvetica"/>
          <w:color w:val="4D4D4D"/>
          <w:w w:val="104"/>
          <w:sz w:val="8"/>
        </w:rPr>
        <w:t>0</w:t>
      </w:r>
    </w:p>
    <w:p w14:paraId="4F56387D" w14:textId="77777777" w:rsidR="00371D9F" w:rsidRDefault="00371D9F">
      <w:pPr>
        <w:pStyle w:val="BodyText"/>
        <w:spacing w:before="6"/>
        <w:ind w:left="0"/>
        <w:rPr>
          <w:rFonts w:ascii="Helvetica"/>
          <w:sz w:val="9"/>
        </w:rPr>
      </w:pPr>
    </w:p>
    <w:p w14:paraId="39C1FDBC" w14:textId="77777777" w:rsidR="00371D9F" w:rsidRDefault="00787276">
      <w:pPr>
        <w:jc w:val="right"/>
        <w:rPr>
          <w:rFonts w:ascii="Helvetica" w:hAnsi="Helvetica"/>
          <w:sz w:val="8"/>
        </w:rPr>
      </w:pPr>
      <w:r>
        <w:rPr>
          <w:rFonts w:ascii="Helvetica" w:hAnsi="Helvetica"/>
          <w:color w:val="4D4D4D"/>
          <w:sz w:val="8"/>
        </w:rPr>
        <w:t>−10</w:t>
      </w:r>
    </w:p>
    <w:p w14:paraId="622FE578" w14:textId="77777777" w:rsidR="00371D9F" w:rsidRDefault="00371D9F">
      <w:pPr>
        <w:pStyle w:val="BodyText"/>
        <w:spacing w:before="7"/>
        <w:ind w:left="0"/>
        <w:rPr>
          <w:rFonts w:ascii="Helvetica"/>
          <w:sz w:val="9"/>
        </w:rPr>
      </w:pPr>
    </w:p>
    <w:p w14:paraId="62831411" w14:textId="77777777" w:rsidR="00371D9F" w:rsidRDefault="00787276">
      <w:pPr>
        <w:jc w:val="right"/>
        <w:rPr>
          <w:rFonts w:ascii="Helvetica" w:hAnsi="Helvetica"/>
          <w:sz w:val="8"/>
        </w:rPr>
      </w:pPr>
      <w:r>
        <w:rPr>
          <w:rFonts w:ascii="Helvetica" w:hAnsi="Helvetica"/>
          <w:color w:val="4D4D4D"/>
          <w:sz w:val="8"/>
        </w:rPr>
        <w:t>−20</w:t>
      </w:r>
    </w:p>
    <w:p w14:paraId="59A5CA75" w14:textId="77777777" w:rsidR="00371D9F" w:rsidRDefault="00787276">
      <w:pPr>
        <w:pStyle w:val="BodyText"/>
        <w:spacing w:before="0"/>
        <w:ind w:left="0"/>
        <w:rPr>
          <w:rFonts w:ascii="Helvetica"/>
          <w:sz w:val="12"/>
        </w:rPr>
      </w:pPr>
      <w:r>
        <w:br w:type="column"/>
      </w:r>
    </w:p>
    <w:p w14:paraId="4854D520" w14:textId="77777777" w:rsidR="00371D9F" w:rsidRDefault="00371D9F">
      <w:pPr>
        <w:pStyle w:val="BodyText"/>
        <w:spacing w:before="0"/>
        <w:ind w:left="0"/>
        <w:rPr>
          <w:rFonts w:ascii="Helvetica"/>
          <w:sz w:val="12"/>
        </w:rPr>
      </w:pPr>
    </w:p>
    <w:p w14:paraId="798118AB" w14:textId="77777777" w:rsidR="00371D9F" w:rsidRDefault="00371D9F">
      <w:pPr>
        <w:pStyle w:val="BodyText"/>
        <w:spacing w:before="0"/>
        <w:ind w:left="0"/>
        <w:rPr>
          <w:rFonts w:ascii="Helvetica"/>
          <w:sz w:val="12"/>
        </w:rPr>
      </w:pPr>
    </w:p>
    <w:p w14:paraId="689C5579" w14:textId="77777777" w:rsidR="00371D9F" w:rsidRDefault="00371D9F">
      <w:pPr>
        <w:pStyle w:val="BodyText"/>
        <w:spacing w:before="2"/>
        <w:ind w:left="0"/>
        <w:rPr>
          <w:rFonts w:ascii="Helvetica"/>
          <w:sz w:val="13"/>
        </w:rPr>
      </w:pPr>
    </w:p>
    <w:p w14:paraId="5087FED0" w14:textId="77777777" w:rsidR="00371D9F" w:rsidRDefault="00787276">
      <w:pPr>
        <w:ind w:left="5"/>
        <w:rPr>
          <w:rFonts w:ascii="Helvetica"/>
          <w:sz w:val="12"/>
        </w:rPr>
      </w:pPr>
      <w:r>
        <w:rPr>
          <w:rFonts w:ascii="Helvetica"/>
          <w:sz w:val="12"/>
        </w:rPr>
        <w:t>Component 2</w:t>
      </w:r>
    </w:p>
    <w:p w14:paraId="0C475512" w14:textId="77777777" w:rsidR="00371D9F" w:rsidRDefault="000A52AF">
      <w:pPr>
        <w:spacing w:before="29"/>
        <w:ind w:left="5"/>
        <w:rPr>
          <w:rFonts w:ascii="Helvetica"/>
          <w:sz w:val="10"/>
        </w:rPr>
      </w:pPr>
      <w:r>
        <w:pict w14:anchorId="5466243C">
          <v:shape id="_x0000_s3253" type="#_x0000_t202" alt="" style="position:absolute;left:0;text-align:left;margin-left:90.95pt;margin-top:11.2pt;width:112.75pt;height:22.35pt;z-index:25163776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0B08E0D" w14:textId="77777777" w:rsidR="00787276" w:rsidRDefault="00787276">
                  <w:pPr>
                    <w:spacing w:before="19" w:line="360" w:lineRule="auto"/>
                    <w:ind w:left="20" w:right="1" w:firstLine="4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5BBCD6"/>
                      <w:w w:val="105"/>
                      <w:sz w:val="8"/>
                    </w:rPr>
                    <w:t xml:space="preserve">Excerpt.11 Excerpt.28 Excerpt.29 Excerpt.20 </w:t>
                  </w:r>
                  <w:r>
                    <w:rPr>
                      <w:rFonts w:ascii="Helvetica"/>
                      <w:color w:val="50A45C"/>
                      <w:w w:val="105"/>
                      <w:sz w:val="8"/>
                    </w:rPr>
                    <w:t xml:space="preserve">Excerpt.30 Excerpt.10 Excerpt.15 </w:t>
                  </w:r>
                  <w:r>
                    <w:rPr>
                      <w:rFonts w:ascii="Helvetica"/>
                      <w:color w:val="5BBCD6"/>
                      <w:w w:val="105"/>
                      <w:sz w:val="8"/>
                    </w:rPr>
                    <w:t xml:space="preserve">Excerpt.8 </w:t>
                  </w:r>
                  <w:r>
                    <w:rPr>
                      <w:rFonts w:ascii="Helvetica"/>
                      <w:color w:val="F69100"/>
                      <w:w w:val="105"/>
                      <w:sz w:val="8"/>
                    </w:rPr>
                    <w:t xml:space="preserve">Excerpt.23 </w:t>
                  </w:r>
                  <w:r>
                    <w:rPr>
                      <w:rFonts w:ascii="Helvetica"/>
                      <w:color w:val="50A45C"/>
                      <w:w w:val="105"/>
                      <w:sz w:val="8"/>
                    </w:rPr>
                    <w:t xml:space="preserve">Excerpt.21 Excerpt.3 </w:t>
                  </w:r>
                  <w:r>
                    <w:rPr>
                      <w:rFonts w:ascii="Helvetica"/>
                      <w:color w:val="F69100"/>
                      <w:w w:val="105"/>
                      <w:sz w:val="8"/>
                    </w:rPr>
                    <w:t xml:space="preserve">Excerpt.19 </w:t>
                  </w:r>
                  <w:r>
                    <w:rPr>
                      <w:rFonts w:ascii="Helvetica"/>
                      <w:color w:val="50A45C"/>
                      <w:w w:val="105"/>
                      <w:sz w:val="8"/>
                    </w:rPr>
                    <w:t xml:space="preserve">Excerpt.17 </w:t>
                  </w:r>
                  <w:r>
                    <w:rPr>
                      <w:rFonts w:ascii="Helvetica"/>
                      <w:color w:val="F69100"/>
                      <w:w w:val="105"/>
                      <w:sz w:val="8"/>
                    </w:rPr>
                    <w:t xml:space="preserve">Excerpt.13 </w:t>
                  </w:r>
                  <w:r>
                    <w:rPr>
                      <w:rFonts w:ascii="Helvetica"/>
                      <w:color w:val="BFBFBF"/>
                      <w:w w:val="105"/>
                      <w:sz w:val="8"/>
                    </w:rPr>
                    <w:t>Excerpt.26 Excerpt.27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sz w:val="10"/>
        </w:rPr>
        <w:t>Rows</w:t>
      </w:r>
    </w:p>
    <w:p w14:paraId="27974F69" w14:textId="77777777" w:rsidR="00371D9F" w:rsidRDefault="00787276">
      <w:pPr>
        <w:pStyle w:val="BodyText"/>
        <w:spacing w:before="0"/>
        <w:ind w:left="0"/>
        <w:rPr>
          <w:rFonts w:ascii="Helvetica"/>
          <w:sz w:val="8"/>
        </w:rPr>
      </w:pPr>
      <w:r>
        <w:br w:type="column"/>
      </w:r>
    </w:p>
    <w:p w14:paraId="72CE27A3" w14:textId="77777777" w:rsidR="00371D9F" w:rsidRDefault="00371D9F">
      <w:pPr>
        <w:pStyle w:val="BodyText"/>
        <w:spacing w:before="1"/>
        <w:ind w:left="0"/>
        <w:rPr>
          <w:rFonts w:ascii="Helvetica"/>
          <w:sz w:val="6"/>
        </w:rPr>
      </w:pPr>
    </w:p>
    <w:p w14:paraId="69D396C4" w14:textId="77777777" w:rsidR="00371D9F" w:rsidRDefault="00787276">
      <w:pPr>
        <w:spacing w:before="1"/>
        <w:jc w:val="right"/>
        <w:rPr>
          <w:rFonts w:ascii="Helvetica" w:hAnsi="Helvetica"/>
          <w:sz w:val="8"/>
        </w:rPr>
      </w:pPr>
      <w:r>
        <w:rPr>
          <w:rFonts w:ascii="Helvetica" w:hAnsi="Helvetica"/>
          <w:color w:val="4D4D4D"/>
          <w:sz w:val="8"/>
        </w:rPr>
        <w:t>−30</w:t>
      </w:r>
    </w:p>
    <w:p w14:paraId="754BD576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7948FE29" w14:textId="77777777" w:rsidR="00371D9F" w:rsidRDefault="00787276">
      <w:pPr>
        <w:spacing w:before="70"/>
        <w:jc w:val="right"/>
        <w:rPr>
          <w:rFonts w:ascii="Helvetica" w:hAnsi="Helvetica"/>
          <w:sz w:val="8"/>
        </w:rPr>
      </w:pPr>
      <w:r>
        <w:rPr>
          <w:rFonts w:ascii="Helvetica" w:hAnsi="Helvetica"/>
          <w:color w:val="4D4D4D"/>
          <w:sz w:val="8"/>
        </w:rPr>
        <w:t>−60</w:t>
      </w:r>
    </w:p>
    <w:p w14:paraId="004B5320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64C09936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4BC29B5D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03CF127C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3A04CE67" w14:textId="77777777" w:rsidR="00371D9F" w:rsidRDefault="00371D9F">
      <w:pPr>
        <w:pStyle w:val="BodyText"/>
        <w:spacing w:before="9"/>
        <w:ind w:left="0"/>
        <w:rPr>
          <w:rFonts w:ascii="Helvetica"/>
          <w:sz w:val="6"/>
        </w:rPr>
      </w:pPr>
    </w:p>
    <w:p w14:paraId="656F1776" w14:textId="77777777" w:rsidR="00371D9F" w:rsidRDefault="000A52AF">
      <w:pPr>
        <w:jc w:val="right"/>
        <w:rPr>
          <w:rFonts w:ascii="Helvetica"/>
          <w:sz w:val="8"/>
        </w:rPr>
      </w:pPr>
      <w:r>
        <w:pict w14:anchorId="092F72A7">
          <v:group id="_x0000_s3185" alt="" style="position:absolute;left:0;text-align:left;margin-left:88.7pt;margin-top:-2.9pt;width:214.8pt;height:48.65pt;z-index:251633664;mso-position-horizontal-relative:page" coordorigin="1774,-58" coordsize="4296,973">
            <v:shape id="_x0000_s3186" alt="" style="position:absolute;left:1799;top:389;width:4270;height:83" coordorigin="1800,390" coordsize="4270,83" o:spt="100" adj="0,,0" path="m6048,390r21,m5907,390r14,m5765,390r14,m5624,390r14,m5483,390r14,m5341,390r14,m5200,390r14,m5058,390r15,m4917,390r14,m4776,390r14,m1800,390r2848,m1948,472r14,m1800,472r21,e" filled="f" strokecolor="red" strokeweight=".17525mm">
              <v:stroke dashstyle="dash" joinstyle="round"/>
              <v:formulas/>
              <v:path arrowok="t" o:connecttype="segments"/>
            </v:shape>
            <v:line id="_x0000_s3187" alt="" style="position:absolute" from="1885,431" to="1885,831" strokecolor="#d2eef5" strokeweight="2.244mm"/>
            <v:rect id="_x0000_s3188" alt="" style="position:absolute;left:1820;top:430;width:128;height:401" filled="f" strokecolor="#5bbcd6" strokeweight=".17525mm"/>
            <v:line id="_x0000_s3189" alt="" style="position:absolute" from="2089,472" to="2104,472" strokecolor="red" strokeweight=".17525mm">
              <v:stroke dashstyle="dash"/>
            </v:line>
            <v:line id="_x0000_s3190" alt="" style="position:absolute" from="2026,431" to="2026,791" strokecolor="#d2eef5" strokeweight="2.244mm"/>
            <v:rect id="_x0000_s3191" alt="" style="position:absolute;left:1962;top:430;width:128;height:361" filled="f" strokecolor="#5bbcd6" strokeweight=".17525mm"/>
            <v:line id="_x0000_s3192" alt="" style="position:absolute" from="2231,472" to="2245,472" strokecolor="red" strokeweight=".17525mm">
              <v:stroke dashstyle="dash"/>
            </v:line>
            <v:line id="_x0000_s3193" alt="" style="position:absolute" from="2167,431" to="2167,685" strokecolor="#d2eef5" strokeweight="2.244mm"/>
            <v:rect id="_x0000_s3194" alt="" style="position:absolute;left:2103;top:430;width:128;height:254" filled="f" strokecolor="#5bbcd6" strokeweight=".17525mm"/>
            <v:line id="_x0000_s3195" alt="" style="position:absolute" from="2372,472" to="2386,472" strokecolor="red" strokeweight=".17525mm">
              <v:stroke dashstyle="dash"/>
            </v:line>
            <v:line id="_x0000_s3196" alt="" style="position:absolute" from="2309,431" to="2309,656" strokecolor="#d2eef5" strokeweight="2.244mm"/>
            <v:rect id="_x0000_s3197" alt="" style="position:absolute;left:2245;top:430;width:128;height:226" filled="f" strokecolor="#5bbcd6" strokeweight=".17525mm"/>
            <v:line id="_x0000_s3198" alt="" style="position:absolute" from="2514,472" to="2528,472" strokecolor="red" strokeweight=".17525mm">
              <v:stroke dashstyle="dash"/>
            </v:line>
            <v:line id="_x0000_s3199" alt="" style="position:absolute" from="2450,431" to="2450,627" strokecolor="#bae1c0" strokeweight="2.244mm"/>
            <v:rect id="_x0000_s3200" alt="" style="position:absolute;left:2386;top:430;width:128;height:197" filled="f" strokecolor="#50a45c" strokeweight=".17525mm"/>
            <v:line id="_x0000_s3201" alt="" style="position:absolute" from="2655,472" to="2669,472" strokecolor="red" strokeweight=".17525mm">
              <v:stroke dashstyle="dash"/>
            </v:line>
            <v:line id="_x0000_s3202" alt="" style="position:absolute" from="2591,431" to="2591,621" strokecolor="#bae1c0" strokeweight="2.244mm"/>
            <v:rect id="_x0000_s3203" alt="" style="position:absolute;left:2527;top:430;width:128;height:191" filled="f" strokecolor="#50a45c" strokeweight=".17525mm"/>
            <v:line id="_x0000_s3204" alt="" style="position:absolute" from="2796,472" to="2811,472" strokecolor="red" strokeweight=".17525mm">
              <v:stroke dashstyle="dash"/>
            </v:line>
            <v:line id="_x0000_s3205" alt="" style="position:absolute" from="2733,431" to="2733,608" strokecolor="#bae1c0" strokeweight="2.244mm"/>
            <v:rect id="_x0000_s3206" alt="" style="position:absolute;left:2669;top:430;width:128;height:178" filled="f" strokecolor="#50a45c" strokeweight=".17525mm"/>
            <v:line id="_x0000_s3207" alt="" style="position:absolute" from="2938,472" to="2952,472" strokecolor="red" strokeweight=".17525mm">
              <v:stroke dashstyle="dash"/>
            </v:line>
            <v:line id="_x0000_s3208" alt="" style="position:absolute" from="2874,431" to="2874,581" strokecolor="#d2eef5" strokeweight="2.244mm"/>
            <v:rect id="_x0000_s3209" alt="" style="position:absolute;left:2810;top:430;width:128;height:150" filled="f" strokecolor="#5bbcd6" strokeweight=".17525mm"/>
            <v:line id="_x0000_s3210" alt="" style="position:absolute" from="3079,472" to="3093,472" strokecolor="red" strokeweight=".17525mm">
              <v:stroke dashstyle="dash"/>
            </v:line>
            <v:line id="_x0000_s3211" alt="" style="position:absolute" from="3015,431" to="3015,574" strokecolor="#ffd98a" strokeweight="2.244mm"/>
            <v:rect id="_x0000_s3212" alt="" style="position:absolute;left:2951;top:430;width:128;height:144" filled="f" strokecolor="#f69100" strokeweight=".17525mm"/>
            <v:line id="_x0000_s3213" alt="" style="position:absolute" from="3220,472" to="3235,472" strokecolor="red" strokeweight=".17525mm">
              <v:stroke dashstyle="dash"/>
            </v:line>
            <v:rect id="_x0000_s3214" alt="" style="position:absolute;left:3093;top:430;width:128;height:123" fillcolor="#bae1c0" stroked="f"/>
            <v:rect id="_x0000_s3215" alt="" style="position:absolute;left:3093;top:430;width:128;height:123" filled="f" strokecolor="#50a45c" strokeweight=".17525mm"/>
            <v:line id="_x0000_s3216" alt="" style="position:absolute" from="3362,472" to="6069,472" strokecolor="red" strokeweight=".17525mm">
              <v:stroke dashstyle="dash"/>
            </v:line>
            <v:rect id="_x0000_s3217" alt="" style="position:absolute;left:3234;top:430;width:128;height:81" fillcolor="#bae1c0" stroked="f"/>
            <v:rect id="_x0000_s3218" alt="" style="position:absolute;left:3234;top:430;width:128;height:81" filled="f" strokecolor="#50a45c" strokeweight=".17525mm"/>
            <v:rect id="_x0000_s3219" alt="" style="position:absolute;left:3376;top:430;width:128;height:53" fillcolor="#ffd98a" stroked="f"/>
            <v:rect id="_x0000_s3220" alt="" style="position:absolute;left:3376;top:430;width:128;height:53" filled="f" strokecolor="#f69100" strokeweight=".17525mm"/>
            <v:rect id="_x0000_s3221" alt="" style="position:absolute;left:3517;top:430;width:128;height:52" fillcolor="#bae1c0" stroked="f"/>
            <v:rect id="_x0000_s3222" alt="" style="position:absolute;left:3517;top:430;width:128;height:52" filled="f" strokecolor="#50a45c" strokeweight=".17525mm"/>
            <v:rect id="_x0000_s3223" alt="" style="position:absolute;left:3658;top:430;width:128;height:44" fillcolor="#ffd98a" stroked="f"/>
            <v:rect id="_x0000_s3224" alt="" style="position:absolute;left:3658;top:430;width:128;height:44" filled="f" strokecolor="#f69100" strokeweight=".17525mm"/>
            <v:shape id="_x0000_s3225" alt="" style="position:absolute;left:3800;top:411;width:552;height:46" coordorigin="3800,411" coordsize="552,46" o:spt="100" adj="0,,0" path="m3927,431r-127,l3800,457r127,l3927,431t142,l3942,431r,22l4069,453r,-22m4210,423r-127,l4083,431r127,l4210,423t142,-12l4224,411r,20l4352,431r,-20e" fillcolor="#bfbfbf" stroked="f">
              <v:stroke joinstyle="round"/>
              <v:formulas/>
              <v:path arrowok="t" o:connecttype="segments"/>
            </v:shape>
            <v:rect id="_x0000_s3226" alt="" style="position:absolute;left:4365;top:365;width:128;height:65" fillcolor="#ff9595" stroked="f"/>
            <v:rect id="_x0000_s3227" alt="" style="position:absolute;left:4365;top:365;width:128;height:65" filled="f" strokecolor="red" strokeweight=".17525mm"/>
            <v:rect id="_x0000_s3228" alt="" style="position:absolute;left:4507;top:356;width:128;height:74" fillcolor="#bae1c0" stroked="f"/>
            <v:rect id="_x0000_s3229" alt="" style="position:absolute;left:4507;top:356;width:128;height:74" filled="f" strokecolor="#50a45c" strokeweight=".17525mm"/>
            <v:rect id="_x0000_s3230" alt="" style="position:absolute;left:4648;top:332;width:128;height:98" fillcolor="#ff9595" stroked="f"/>
            <v:rect id="_x0000_s3231" alt="" style="position:absolute;left:4648;top:332;width:128;height:98" filled="f" strokecolor="red" strokeweight=".17525mm"/>
            <v:rect id="_x0000_s3232" alt="" style="position:absolute;left:4789;top:325;width:128;height:106" fillcolor="#bae1c0" stroked="f"/>
            <v:rect id="_x0000_s3233" alt="" style="position:absolute;left:4789;top:325;width:128;height:106" filled="f" strokecolor="#50a45c" strokeweight=".17525mm"/>
            <v:rect id="_x0000_s3234" alt="" style="position:absolute;left:4931;top:304;width:128;height:127" fillcolor="#ff9595" stroked="f"/>
            <v:rect id="_x0000_s3235" alt="" style="position:absolute;left:4931;top:304;width:128;height:127" filled="f" strokecolor="red" strokeweight=".17525mm"/>
            <v:line id="_x0000_s3236" alt="" style="position:absolute" from="5136,269" to="5136,431" strokecolor="#bae1c0" strokeweight="2.244mm"/>
            <v:rect id="_x0000_s3237" alt="" style="position:absolute;left:5072;top:269;width:128;height:162" filled="f" strokecolor="#50a45c" strokeweight=".17525mm"/>
            <v:line id="_x0000_s3238" alt="" style="position:absolute" from="5278,239" to="5278,431" strokecolor="#ff9595" strokeweight="2.244mm"/>
            <v:rect id="_x0000_s3239" alt="" style="position:absolute;left:5213;top:238;width:128;height:193" filled="f" strokecolor="red" strokeweight=".17525mm"/>
            <v:line id="_x0000_s3240" alt="" style="position:absolute" from="5419,203" to="5419,431" strokecolor="#ff9595" strokeweight="2.244mm"/>
            <v:rect id="_x0000_s3241" alt="" style="position:absolute;left:5355;top:203;width:128;height:228" filled="f" strokecolor="red" strokeweight=".17525mm"/>
            <v:line id="_x0000_s3242" alt="" style="position:absolute" from="5560,138" to="5560,431" strokecolor="#bae1c0" strokeweight="2.244mm"/>
            <v:rect id="_x0000_s3243" alt="" style="position:absolute;left:5496;top:137;width:128;height:294" filled="f" strokecolor="#50a45c" strokeweight=".17525mm"/>
            <v:line id="_x0000_s3244" alt="" style="position:absolute" from="5702,95" to="5702,431" strokecolor="#ff9595" strokeweight="2.244mm"/>
            <v:rect id="_x0000_s3245" alt="" style="position:absolute;left:5638;top:95;width:128;height:336" filled="f" strokecolor="red" strokeweight=".17525mm"/>
            <v:line id="_x0000_s3246" alt="" style="position:absolute" from="5843,81" to="5843,431" strokecolor="#ff9595" strokeweight="2.244mm"/>
            <v:rect id="_x0000_s3247" alt="" style="position:absolute;left:5779;top:80;width:128;height:351" filled="f" strokecolor="red" strokeweight=".17525mm"/>
            <v:line id="_x0000_s3248" alt="" style="position:absolute" from="5984,27" to="5984,431" strokecolor="#ff9595" strokeweight="2.244mm"/>
            <v:rect id="_x0000_s3249" alt="" style="position:absolute;left:5920;top:26;width:128;height:405" filled="f" strokecolor="red" strokeweight=".17525mm"/>
            <v:line id="_x0000_s3250" alt="" style="position:absolute" from="1800,431" to="6069,431" strokeweight=".17525mm"/>
            <v:line id="_x0000_s3251" alt="" style="position:absolute" from="1800,915" to="1800,-58" strokeweight=".17525mm"/>
            <v:shape id="_x0000_s3252" alt="" style="position:absolute;left:719;top:7202;width:55;height:1779" coordorigin="720,7202" coordsize="55,1779" o:spt="100" adj="0,,0" path="m1774,844r26,m1774,637r26,m1774,431r26,m1774,224r26,m1774,18r26,e" filled="f" strokecolor="#333" strokeweight=".17525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10933624">
          <v:shape id="_x0000_s3184" type="#_x0000_t202" alt="" style="position:absolute;left:0;text-align:left;margin-left:306.6pt;margin-top:2.6pt;width:7.75pt;height:37.7pt;z-index:25163980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F38BC73" w14:textId="77777777" w:rsidR="00787276" w:rsidRDefault="00787276">
                  <w:pPr>
                    <w:spacing w:before="17"/>
                    <w:ind w:left="20"/>
                    <w:rPr>
                      <w:rFonts w:ascii="Helvetica"/>
                      <w:sz w:val="10"/>
                    </w:rPr>
                  </w:pPr>
                  <w:r>
                    <w:rPr>
                      <w:rFonts w:ascii="Helvetica"/>
                      <w:sz w:val="10"/>
                    </w:rPr>
                    <w:t>Bootstrap ratios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spacing w:val="-1"/>
          <w:w w:val="105"/>
          <w:sz w:val="8"/>
        </w:rPr>
        <w:t>20</w:t>
      </w:r>
    </w:p>
    <w:p w14:paraId="71E40618" w14:textId="77777777" w:rsidR="00371D9F" w:rsidRDefault="00371D9F">
      <w:pPr>
        <w:pStyle w:val="BodyText"/>
        <w:spacing w:before="8"/>
        <w:ind w:left="0"/>
        <w:rPr>
          <w:rFonts w:ascii="Helvetica"/>
          <w:sz w:val="7"/>
        </w:rPr>
      </w:pPr>
    </w:p>
    <w:p w14:paraId="53CACD10" w14:textId="77777777" w:rsidR="00371D9F" w:rsidRDefault="00787276">
      <w:pPr>
        <w:jc w:val="right"/>
        <w:rPr>
          <w:rFonts w:ascii="Helvetica"/>
          <w:sz w:val="8"/>
        </w:rPr>
      </w:pPr>
      <w:r>
        <w:rPr>
          <w:rFonts w:ascii="Helvetica"/>
          <w:color w:val="4D4D4D"/>
          <w:spacing w:val="-1"/>
          <w:w w:val="105"/>
          <w:sz w:val="8"/>
        </w:rPr>
        <w:t>10</w:t>
      </w:r>
    </w:p>
    <w:p w14:paraId="2629D2E1" w14:textId="77777777" w:rsidR="00371D9F" w:rsidRDefault="00371D9F">
      <w:pPr>
        <w:pStyle w:val="BodyText"/>
        <w:spacing w:before="9"/>
        <w:ind w:left="0"/>
        <w:rPr>
          <w:rFonts w:ascii="Helvetica"/>
          <w:sz w:val="7"/>
        </w:rPr>
      </w:pPr>
    </w:p>
    <w:p w14:paraId="2D8BC314" w14:textId="77777777" w:rsidR="00371D9F" w:rsidRDefault="000A52AF">
      <w:pPr>
        <w:jc w:val="right"/>
        <w:rPr>
          <w:rFonts w:ascii="Helvetica"/>
          <w:sz w:val="8"/>
        </w:rPr>
      </w:pPr>
      <w:r>
        <w:pict w14:anchorId="0D2D5AD9">
          <v:shape id="_x0000_s3183" type="#_x0000_t202" alt="" style="position:absolute;left:0;text-align:left;margin-left:204.05pt;margin-top:3.85pt;width:98.6pt;height:22.35pt;z-index:25163878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CD2E39E" w14:textId="77777777" w:rsidR="00787276" w:rsidRDefault="00787276">
                  <w:pPr>
                    <w:spacing w:before="19" w:line="360" w:lineRule="auto"/>
                    <w:ind w:right="18"/>
                    <w:jc w:val="right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BFBFBF"/>
                      <w:sz w:val="8"/>
                    </w:rPr>
                    <w:t xml:space="preserve">Excerpt.14 </w:t>
                  </w:r>
                  <w:r>
                    <w:rPr>
                      <w:rFonts w:ascii="Helvetica"/>
                      <w:color w:val="BFBFBF"/>
                      <w:w w:val="105"/>
                      <w:sz w:val="8"/>
                    </w:rPr>
                    <w:t>Excerpt.4</w:t>
                  </w:r>
                  <w:r>
                    <w:rPr>
                      <w:rFonts w:ascii="Helvetica"/>
                      <w:color w:val="BFBFBF"/>
                      <w:w w:val="104"/>
                      <w:sz w:val="8"/>
                    </w:rPr>
                    <w:t xml:space="preserve"> </w:t>
                  </w:r>
                  <w:r>
                    <w:rPr>
                      <w:rFonts w:ascii="Helvetica"/>
                      <w:color w:val="FF0000"/>
                      <w:sz w:val="8"/>
                    </w:rPr>
                    <w:t xml:space="preserve">Excerpt.22 </w:t>
                  </w:r>
                  <w:r>
                    <w:rPr>
                      <w:rFonts w:ascii="Helvetica"/>
                      <w:color w:val="50A45C"/>
                      <w:sz w:val="8"/>
                    </w:rPr>
                    <w:t xml:space="preserve">Excerpt.24 </w:t>
                  </w:r>
                  <w:r>
                    <w:rPr>
                      <w:rFonts w:ascii="Helvetica"/>
                      <w:color w:val="FF0000"/>
                      <w:w w:val="105"/>
                      <w:sz w:val="8"/>
                    </w:rPr>
                    <w:t>Excerpt.9</w:t>
                  </w:r>
                  <w:r>
                    <w:rPr>
                      <w:rFonts w:ascii="Helvetica"/>
                      <w:color w:val="FF0000"/>
                      <w:w w:val="104"/>
                      <w:sz w:val="8"/>
                    </w:rPr>
                    <w:t xml:space="preserve"> </w:t>
                  </w:r>
                  <w:r>
                    <w:rPr>
                      <w:rFonts w:ascii="Helvetica"/>
                      <w:color w:val="50A45C"/>
                      <w:sz w:val="8"/>
                    </w:rPr>
                    <w:t xml:space="preserve">Excerpt.18 </w:t>
                  </w:r>
                  <w:r>
                    <w:rPr>
                      <w:rFonts w:ascii="Helvetica"/>
                      <w:color w:val="FF0000"/>
                      <w:sz w:val="8"/>
                    </w:rPr>
                    <w:t xml:space="preserve">Excerpt.12 </w:t>
                  </w:r>
                  <w:r>
                    <w:rPr>
                      <w:rFonts w:ascii="Helvetica"/>
                      <w:color w:val="50A45C"/>
                      <w:w w:val="105"/>
                      <w:sz w:val="8"/>
                    </w:rPr>
                    <w:t>Excerpt.5</w:t>
                  </w:r>
                  <w:r>
                    <w:rPr>
                      <w:rFonts w:ascii="Helvetica"/>
                      <w:color w:val="50A45C"/>
                      <w:w w:val="104"/>
                      <w:sz w:val="8"/>
                    </w:rPr>
                    <w:t xml:space="preserve"> </w:t>
                  </w:r>
                  <w:r>
                    <w:rPr>
                      <w:rFonts w:ascii="Helvetica"/>
                      <w:color w:val="FF0000"/>
                      <w:sz w:val="8"/>
                    </w:rPr>
                    <w:t xml:space="preserve">Excerpt.16 </w:t>
                  </w:r>
                  <w:r>
                    <w:rPr>
                      <w:rFonts w:ascii="Helvetica"/>
                      <w:color w:val="FF0000"/>
                      <w:w w:val="105"/>
                      <w:sz w:val="8"/>
                    </w:rPr>
                    <w:t>Excerpt.2</w:t>
                  </w:r>
                  <w:r>
                    <w:rPr>
                      <w:rFonts w:ascii="Helvetica"/>
                      <w:color w:val="FF0000"/>
                      <w:w w:val="104"/>
                      <w:sz w:val="8"/>
                    </w:rPr>
                    <w:t xml:space="preserve"> </w:t>
                  </w:r>
                  <w:r>
                    <w:rPr>
                      <w:rFonts w:ascii="Helvetica"/>
                      <w:color w:val="50A45C"/>
                      <w:w w:val="105"/>
                      <w:sz w:val="8"/>
                    </w:rPr>
                    <w:t>Excerpt.7</w:t>
                  </w:r>
                  <w:r>
                    <w:rPr>
                      <w:rFonts w:ascii="Helvetica"/>
                      <w:color w:val="50A45C"/>
                      <w:w w:val="104"/>
                      <w:sz w:val="8"/>
                    </w:rPr>
                    <w:t xml:space="preserve"> </w:t>
                  </w:r>
                  <w:r>
                    <w:rPr>
                      <w:rFonts w:ascii="Helvetica"/>
                      <w:color w:val="FF0000"/>
                      <w:sz w:val="8"/>
                    </w:rPr>
                    <w:t xml:space="preserve">Excerpt.25 </w:t>
                  </w:r>
                  <w:r>
                    <w:rPr>
                      <w:rFonts w:ascii="Helvetica"/>
                      <w:color w:val="FF0000"/>
                      <w:w w:val="105"/>
                      <w:sz w:val="8"/>
                    </w:rPr>
                    <w:t>Excerpt.1</w:t>
                  </w:r>
                  <w:r>
                    <w:rPr>
                      <w:rFonts w:ascii="Helvetica"/>
                      <w:color w:val="FF0000"/>
                      <w:w w:val="104"/>
                      <w:sz w:val="8"/>
                    </w:rPr>
                    <w:t xml:space="preserve"> </w:t>
                  </w:r>
                  <w:r>
                    <w:rPr>
                      <w:rFonts w:ascii="Helvetica"/>
                      <w:color w:val="FF0000"/>
                      <w:w w:val="105"/>
                      <w:sz w:val="8"/>
                    </w:rPr>
                    <w:t>Excerpt.6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4"/>
          <w:sz w:val="8"/>
        </w:rPr>
        <w:t>0</w:t>
      </w:r>
    </w:p>
    <w:p w14:paraId="65C798BA" w14:textId="77777777" w:rsidR="00371D9F" w:rsidRDefault="00371D9F">
      <w:pPr>
        <w:pStyle w:val="BodyText"/>
        <w:spacing w:before="8"/>
        <w:ind w:left="0"/>
        <w:rPr>
          <w:rFonts w:ascii="Helvetica"/>
          <w:sz w:val="7"/>
        </w:rPr>
      </w:pPr>
    </w:p>
    <w:p w14:paraId="353AF5D5" w14:textId="77777777" w:rsidR="00371D9F" w:rsidRDefault="00787276">
      <w:pPr>
        <w:jc w:val="right"/>
        <w:rPr>
          <w:rFonts w:ascii="Helvetica" w:hAnsi="Helvetica"/>
          <w:sz w:val="8"/>
        </w:rPr>
      </w:pPr>
      <w:r>
        <w:rPr>
          <w:rFonts w:ascii="Helvetica" w:hAnsi="Helvetica"/>
          <w:color w:val="4D4D4D"/>
          <w:sz w:val="8"/>
        </w:rPr>
        <w:t>−10</w:t>
      </w:r>
    </w:p>
    <w:p w14:paraId="31F5B330" w14:textId="77777777" w:rsidR="00371D9F" w:rsidRDefault="00371D9F">
      <w:pPr>
        <w:pStyle w:val="BodyText"/>
        <w:spacing w:before="9"/>
        <w:ind w:left="0"/>
        <w:rPr>
          <w:rFonts w:ascii="Helvetica"/>
          <w:sz w:val="7"/>
        </w:rPr>
      </w:pPr>
    </w:p>
    <w:p w14:paraId="39E804DD" w14:textId="77777777" w:rsidR="00371D9F" w:rsidRDefault="00787276">
      <w:pPr>
        <w:jc w:val="right"/>
        <w:rPr>
          <w:rFonts w:ascii="Helvetica" w:hAnsi="Helvetica"/>
          <w:sz w:val="8"/>
        </w:rPr>
      </w:pPr>
      <w:r>
        <w:rPr>
          <w:rFonts w:ascii="Helvetica" w:hAnsi="Helvetica"/>
          <w:color w:val="4D4D4D"/>
          <w:sz w:val="8"/>
        </w:rPr>
        <w:t>−20</w:t>
      </w:r>
    </w:p>
    <w:p w14:paraId="150F769E" w14:textId="77777777" w:rsidR="00371D9F" w:rsidRDefault="00787276">
      <w:pPr>
        <w:pStyle w:val="BodyText"/>
        <w:spacing w:before="0"/>
        <w:ind w:left="0"/>
        <w:rPr>
          <w:rFonts w:ascii="Helvetica"/>
          <w:sz w:val="10"/>
        </w:rPr>
      </w:pPr>
      <w:r>
        <w:br w:type="column"/>
      </w:r>
    </w:p>
    <w:p w14:paraId="0D464732" w14:textId="77777777" w:rsidR="00371D9F" w:rsidRDefault="00371D9F">
      <w:pPr>
        <w:pStyle w:val="BodyText"/>
        <w:spacing w:before="0"/>
        <w:ind w:left="0"/>
        <w:rPr>
          <w:rFonts w:ascii="Helvetica"/>
          <w:sz w:val="10"/>
        </w:rPr>
      </w:pPr>
    </w:p>
    <w:p w14:paraId="5C25FAB1" w14:textId="77777777" w:rsidR="00371D9F" w:rsidRDefault="00371D9F">
      <w:pPr>
        <w:pStyle w:val="BodyText"/>
        <w:spacing w:before="0"/>
        <w:ind w:left="0"/>
        <w:rPr>
          <w:rFonts w:ascii="Helvetica"/>
          <w:sz w:val="10"/>
        </w:rPr>
      </w:pPr>
    </w:p>
    <w:p w14:paraId="380F349D" w14:textId="77777777" w:rsidR="00371D9F" w:rsidRDefault="00371D9F">
      <w:pPr>
        <w:pStyle w:val="BodyText"/>
        <w:spacing w:before="0"/>
        <w:ind w:left="0"/>
        <w:rPr>
          <w:rFonts w:ascii="Helvetica"/>
          <w:sz w:val="10"/>
        </w:rPr>
      </w:pPr>
    </w:p>
    <w:p w14:paraId="3A623C7C" w14:textId="77777777" w:rsidR="00371D9F" w:rsidRDefault="00371D9F">
      <w:pPr>
        <w:pStyle w:val="BodyText"/>
        <w:spacing w:before="0"/>
        <w:ind w:left="0"/>
        <w:rPr>
          <w:rFonts w:ascii="Helvetica"/>
          <w:sz w:val="10"/>
        </w:rPr>
      </w:pPr>
    </w:p>
    <w:p w14:paraId="65B72588" w14:textId="77777777" w:rsidR="00371D9F" w:rsidRDefault="00371D9F">
      <w:pPr>
        <w:pStyle w:val="BodyText"/>
        <w:spacing w:before="7"/>
        <w:ind w:left="0"/>
        <w:rPr>
          <w:rFonts w:ascii="Helvetica"/>
          <w:sz w:val="13"/>
        </w:rPr>
      </w:pPr>
    </w:p>
    <w:p w14:paraId="3E27ACFF" w14:textId="77777777" w:rsidR="00371D9F" w:rsidRDefault="000A52AF">
      <w:pPr>
        <w:ind w:left="5"/>
        <w:rPr>
          <w:rFonts w:ascii="Helvetica"/>
          <w:sz w:val="10"/>
        </w:rPr>
      </w:pPr>
      <w:r>
        <w:pict w14:anchorId="024B1CEA">
          <v:group id="_x0000_s3121" alt="" style="position:absolute;left:0;text-align:left;margin-left:322.7pt;margin-top:8.4pt;width:214.8pt;height:48.65pt;z-index:251634688;mso-position-horizontal-relative:page" coordorigin="6454,168" coordsize="4296,973">
            <v:shape id="_x0000_s3122" alt="" style="position:absolute;left:6479;top:605;width:4270;height:74" coordorigin="6480,605" coordsize="4270,74" o:spt="100" adj="0,,0" path="m10730,605r19,m10601,605r13,m10473,605r13,m10344,605r13,m10216,605r13,m10087,605r13,m9958,605r13,m9830,605r13,m9701,605r13,m9573,605r13,m9444,605r13,m9315,605r13,m6480,605r2720,m8029,679r2720,m7901,679r13,m7772,679r13,m7644,679r13,m7515,679r13,m7386,679r13,m7258,679r13,m7129,679r13,m7001,679r13,m6872,679r13,m6743,679r13,m6615,679r13,m6480,679r19,e" filled="f" strokecolor="red" strokeweight=".17525mm">
              <v:stroke dashstyle="dash" joinstyle="round"/>
              <v:formulas/>
              <v:path arrowok="t" o:connecttype="segments"/>
            </v:shape>
            <v:line id="_x0000_s3123" alt="" style="position:absolute" from="6557,642" to="6557,1056" strokecolor="#43ccb8" strokeweight="2.04089mm"/>
            <v:rect id="_x0000_s3124" alt="" style="position:absolute;left:6499;top:641;width:116;height:414" filled="f" strokecolor="#0b775e" strokeweight=".17525mm"/>
            <v:line id="_x0000_s3125" alt="" style="position:absolute" from="6686,642" to="6686,942" strokecolor="#fbb09f" strokeweight="2.04089mm"/>
            <v:rect id="_x0000_s3126" alt="" style="position:absolute;left:6627;top:641;width:116;height:301" filled="f" strokecolor="#f2300f" strokeweight=".17525mm"/>
            <v:line id="_x0000_s3127" alt="" style="position:absolute" from="6814,642" to="6814,906" strokecolor="#43ccb8" strokeweight="2.04089mm"/>
            <v:rect id="_x0000_s3128" alt="" style="position:absolute;left:6756;top:641;width:116;height:265" filled="f" strokecolor="#0b775e" strokeweight=".17525mm"/>
            <v:line id="_x0000_s3129" alt="" style="position:absolute" from="6943,642" to="6943,904" strokecolor="#8e7ba5" strokeweight="2.04089mm"/>
            <v:rect id="_x0000_s3130" alt="" style="position:absolute;left:6884;top:641;width:116;height:262" filled="f" strokecolor="#35274a" strokeweight=".17525mm"/>
            <v:line id="_x0000_s3131" alt="" style="position:absolute" from="7071,642" to="7071,839" strokecolor="#43ccb8" strokeweight="2.04089mm"/>
            <v:rect id="_x0000_s3132" alt="" style="position:absolute;left:7013;top:641;width:116;height:198" filled="f" strokecolor="#0b775e" strokeweight=".17525mm"/>
            <v:line id="_x0000_s3133" alt="" style="position:absolute" from="7200,642" to="7200,829" strokecolor="#8e7ba5" strokeweight="2.04089mm"/>
            <v:rect id="_x0000_s3134" alt="" style="position:absolute;left:7142;top:641;width:116;height:187" filled="f" strokecolor="#35274a" strokeweight=".17525mm"/>
            <v:line id="_x0000_s3135" alt="" style="position:absolute" from="7329,642" to="7329,828" strokecolor="#fbb09f" strokeweight="2.04089mm"/>
            <v:rect id="_x0000_s3136" alt="" style="position:absolute;left:7270;top:641;width:116;height:187" filled="f" strokecolor="#f2300f" strokeweight=".17525mm"/>
            <v:line id="_x0000_s3137" alt="" style="position:absolute" from="7457,642" to="7457,817" strokecolor="#8e7ba5" strokeweight="2.04089mm"/>
            <v:rect id="_x0000_s3138" alt="" style="position:absolute;left:7399;top:641;width:116;height:176" filled="f" strokecolor="#35274a" strokeweight=".17525mm"/>
            <v:line id="_x0000_s3139" alt="" style="position:absolute" from="7586,642" to="7586,789" strokecolor="#8e7ba5" strokeweight="2.04089mm"/>
            <v:rect id="_x0000_s3140" alt="" style="position:absolute;left:7527;top:641;width:116;height:148" filled="f" strokecolor="#35274a" strokeweight=".17525mm"/>
            <v:line id="_x0000_s3141" alt="" style="position:absolute" from="7714,642" to="7714,779" strokecolor="#43ccb8" strokeweight="2.04089mm"/>
            <v:rect id="_x0000_s3142" alt="" style="position:absolute;left:7656;top:641;width:116;height:137" filled="f" strokecolor="#0b775e" strokeweight=".17525mm"/>
            <v:rect id="_x0000_s3143" alt="" style="position:absolute;left:7785;top:641;width:116;height:122" fillcolor="#43ccb8" stroked="f"/>
            <v:rect id="_x0000_s3144" alt="" style="position:absolute;left:7785;top:641;width:116;height:122" filled="f" strokecolor="#0b775e" strokeweight=".17525mm"/>
            <v:rect id="_x0000_s3145" alt="" style="position:absolute;left:7913;top:641;width:116;height:110" fillcolor="#43ccb8" stroked="f"/>
            <v:rect id="_x0000_s3146" alt="" style="position:absolute;left:7913;top:641;width:116;height:110" filled="f" strokecolor="#0b775e" strokeweight=".17525mm"/>
            <v:rect id="_x0000_s3147" alt="" style="position:absolute;left:8042;top:641;width:116;height:69" fillcolor="#fbb09f" stroked="f"/>
            <v:rect id="_x0000_s3148" alt="" style="position:absolute;left:8042;top:641;width:116;height:69" filled="f" strokecolor="#f2300f" strokeweight=".17525mm"/>
            <v:rect id="_x0000_s3149" alt="" style="position:absolute;left:8170;top:641;width:116;height:43" fillcolor="#fbb09f" stroked="f"/>
            <v:rect id="_x0000_s3150" alt="" style="position:absolute;left:8170;top:641;width:116;height:43" filled="f" strokecolor="#f2300f" strokeweight=".17525mm"/>
            <v:shape id="_x0000_s3151" alt="" style="position:absolute;left:8299;top:636;width:631;height:40" coordorigin="8300,637" coordsize="631,40" o:spt="100" adj="0,,0" path="m8415,642r-115,l8300,676r115,l8415,642t129,l8428,642r,29l8544,671r,-29m8672,642r-115,l8557,656r115,l8672,642t129,l8685,642r,10l8801,652r,-10m8930,637r-116,l8814,642r116,l8930,637e" fillcolor="#bfbfbf" stroked="f">
              <v:stroke joinstyle="round"/>
              <v:formulas/>
              <v:path arrowok="t" o:connecttype="segments"/>
            </v:shape>
            <v:rect id="_x0000_s3152" alt="" style="position:absolute;left:8942;top:597;width:116;height:45" fillcolor="#fbb09f" stroked="f"/>
            <v:rect id="_x0000_s3153" alt="" style="position:absolute;left:8942;top:597;width:116;height:45" filled="f" strokecolor="#f2300f" strokeweight=".17525mm"/>
            <v:rect id="_x0000_s3154" alt="" style="position:absolute;left:9071;top:578;width:116;height:64" fillcolor="#e5d974" stroked="f"/>
            <v:rect id="_x0000_s3155" alt="" style="position:absolute;left:9071;top:578;width:116;height:64" filled="f" strokecolor="#9a8822" strokeweight=".17525mm"/>
            <v:rect id="_x0000_s3156" alt="" style="position:absolute;left:9199;top:551;width:116;height:91" fillcolor="#fbb09f" stroked="f"/>
            <v:rect id="_x0000_s3157" alt="" style="position:absolute;left:9199;top:551;width:116;height:91" filled="f" strokecolor="#f2300f" strokeweight=".17525mm"/>
            <v:rect id="_x0000_s3158" alt="" style="position:absolute;left:9328;top:550;width:116;height:92" fillcolor="#e5d974" stroked="f"/>
            <v:rect id="_x0000_s3159" alt="" style="position:absolute;left:9328;top:550;width:116;height:92" filled="f" strokecolor="#9a8822" strokeweight=".17525mm"/>
            <v:rect id="_x0000_s3160" alt="" style="position:absolute;left:9456;top:537;width:116;height:105" fillcolor="#fbb09f" stroked="f"/>
            <v:rect id="_x0000_s3161" alt="" style="position:absolute;left:9456;top:537;width:116;height:105" filled="f" strokecolor="#f2300f" strokeweight=".17525mm"/>
            <v:rect id="_x0000_s3162" alt="" style="position:absolute;left:9585;top:513;width:116;height:129" fillcolor="#fbb09f" stroked="f"/>
            <v:rect id="_x0000_s3163" alt="" style="position:absolute;left:9585;top:513;width:116;height:129" filled="f" strokecolor="#f2300f" strokeweight=".17525mm"/>
            <v:line id="_x0000_s3164" alt="" style="position:absolute" from="9772,500" to="9772,642" strokecolor="#e5d974" strokeweight="2.04089mm"/>
            <v:rect id="_x0000_s3165" alt="" style="position:absolute;left:9714;top:499;width:116;height:143" filled="f" strokecolor="#9a8822" strokeweight=".17525mm"/>
            <v:line id="_x0000_s3166" alt="" style="position:absolute" from="9901,493" to="9901,642" strokecolor="#8e7ba5" strokeweight="2.04089mm"/>
            <v:rect id="_x0000_s3167" alt="" style="position:absolute;left:9842;top:492;width:116;height:150" filled="f" strokecolor="#35274a" strokeweight=".17525mm"/>
            <v:line id="_x0000_s3168" alt="" style="position:absolute" from="10029,415" to="10029,642" strokecolor="#e5d974" strokeweight="2.04089mm"/>
            <v:rect id="_x0000_s3169" alt="" style="position:absolute;left:9971;top:414;width:116;height:228" filled="f" strokecolor="#9a8822" strokeweight=".17525mm"/>
            <v:line id="_x0000_s3170" alt="" style="position:absolute" from="10158,414" to="10158,642" strokecolor="#e5d974" strokeweight="2.04089mm"/>
            <v:rect id="_x0000_s3171" alt="" style="position:absolute;left:10099;top:414;width:116;height:228" filled="f" strokecolor="#9a8822" strokeweight=".17525mm"/>
            <v:line id="_x0000_s3172" alt="" style="position:absolute" from="10286,354" to="10286,642" strokecolor="#8e7ba5" strokeweight="2.04089mm"/>
            <v:rect id="_x0000_s3173" alt="" style="position:absolute;left:10228;top:353;width:116;height:289" filled="f" strokecolor="#35274a" strokeweight=".17525mm"/>
            <v:line id="_x0000_s3174" alt="" style="position:absolute" from="10415,342" to="10415,642" strokecolor="#8e7ba5" strokeweight="2.04089mm"/>
            <v:rect id="_x0000_s3175" alt="" style="position:absolute;left:10357;top:341;width:116;height:301" filled="f" strokecolor="#35274a" strokeweight=".17525mm"/>
            <v:line id="_x0000_s3176" alt="" style="position:absolute" from="10544,266" to="10544,642" strokecolor="#43ccb8" strokeweight="2.04089mm"/>
            <v:rect id="_x0000_s3177" alt="" style="position:absolute;left:10485;top:265;width:116;height:377" filled="f" strokecolor="#0b775e" strokeweight=".17525mm"/>
            <v:line id="_x0000_s3178" alt="" style="position:absolute" from="10672,252" to="10672,642" strokecolor="#e5d974" strokeweight="2.04089mm"/>
            <v:rect id="_x0000_s3179" alt="" style="position:absolute;left:10614;top:251;width:116;height:391" filled="f" strokecolor="#9a8822" strokeweight=".17525mm"/>
            <v:line id="_x0000_s3180" alt="" style="position:absolute" from="6480,642" to="10749,642" strokeweight=".17525mm"/>
            <v:line id="_x0000_s3181" alt="" style="position:absolute" from="6480,1141" to="6480,168" strokeweight=".17525mm"/>
            <v:shape id="_x0000_s3182" alt="" style="position:absolute;left:10799;top:7489;width:55;height:1593" coordorigin="10800,7490" coordsize="55,1593" o:spt="100" adj="0,,0" path="m6454,1012r26,m6454,827r26,m6454,642r26,m6454,457r26,m6454,272r26,e" filled="f" strokecolor="#333" strokeweight=".17525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44743E0">
          <v:shape id="_x0000_s3120" type="#_x0000_t202" alt="" style="position:absolute;left:0;text-align:left;margin-left:324.55pt;margin-top:6.9pt;width:116pt;height:25.5pt;z-index:25164083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892423A" w14:textId="77777777" w:rsidR="00787276" w:rsidRDefault="00787276">
                  <w:pPr>
                    <w:spacing w:before="19" w:line="328" w:lineRule="auto"/>
                    <w:ind w:left="20" w:right="227" w:firstLine="7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0B775E"/>
                      <w:w w:val="105"/>
                      <w:sz w:val="8"/>
                    </w:rPr>
                    <w:t xml:space="preserve">Warm </w:t>
                  </w:r>
                  <w:r>
                    <w:rPr>
                      <w:rFonts w:ascii="Helvetica"/>
                      <w:color w:val="F2300F"/>
                      <w:w w:val="105"/>
                      <w:sz w:val="8"/>
                    </w:rPr>
                    <w:t xml:space="preserve">Soft </w:t>
                  </w:r>
                  <w:r>
                    <w:rPr>
                      <w:rFonts w:ascii="Helvetica"/>
                      <w:color w:val="0B775E"/>
                      <w:w w:val="105"/>
                      <w:sz w:val="8"/>
                    </w:rPr>
                    <w:t xml:space="preserve">Happy </w:t>
                  </w:r>
                  <w:r>
                    <w:rPr>
                      <w:rFonts w:ascii="Helvetica"/>
                      <w:color w:val="35274A"/>
                      <w:w w:val="105"/>
                      <w:sz w:val="8"/>
                    </w:rPr>
                    <w:t xml:space="preserve">Slow </w:t>
                  </w:r>
                  <w:r>
                    <w:rPr>
                      <w:rFonts w:ascii="Helvetica"/>
                      <w:color w:val="0B775E"/>
                      <w:w w:val="105"/>
                      <w:sz w:val="8"/>
                    </w:rPr>
                    <w:t>Light</w:t>
                  </w:r>
                </w:p>
                <w:p w14:paraId="4E038EF3" w14:textId="77777777" w:rsidR="00787276" w:rsidRDefault="00787276">
                  <w:pPr>
                    <w:spacing w:line="328" w:lineRule="auto"/>
                    <w:ind w:left="20" w:right="36" w:firstLine="27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35274A"/>
                      <w:w w:val="105"/>
                      <w:sz w:val="8"/>
                    </w:rPr>
                    <w:t xml:space="preserve">Melancholy </w:t>
                  </w:r>
                  <w:r>
                    <w:rPr>
                      <w:rFonts w:ascii="Helvetica"/>
                      <w:color w:val="F2300F"/>
                      <w:w w:val="105"/>
                      <w:sz w:val="8"/>
                    </w:rPr>
                    <w:t xml:space="preserve">Round </w:t>
                  </w:r>
                  <w:r>
                    <w:rPr>
                      <w:rFonts w:ascii="Helvetica"/>
                      <w:color w:val="35274A"/>
                      <w:w w:val="105"/>
                      <w:sz w:val="8"/>
                    </w:rPr>
                    <w:t xml:space="preserve">Solemn Sad </w:t>
                  </w:r>
                  <w:r>
                    <w:rPr>
                      <w:rFonts w:ascii="Helvetica"/>
                      <w:color w:val="0B775E"/>
                      <w:w w:val="105"/>
                      <w:sz w:val="8"/>
                    </w:rPr>
                    <w:t>Dancing Bright Colorful</w:t>
                  </w:r>
                </w:p>
                <w:p w14:paraId="798FDEFC" w14:textId="77777777" w:rsidR="00787276" w:rsidRDefault="00787276">
                  <w:pPr>
                    <w:spacing w:line="328" w:lineRule="auto"/>
                    <w:ind w:left="24" w:right="9" w:firstLine="25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F2300F"/>
                      <w:sz w:val="8"/>
                    </w:rPr>
                    <w:t xml:space="preserve">Transparent </w:t>
                  </w:r>
                  <w:r>
                    <w:rPr>
                      <w:rFonts w:ascii="Helvetica"/>
                      <w:color w:val="F2300F"/>
                      <w:w w:val="105"/>
                      <w:sz w:val="8"/>
                    </w:rPr>
                    <w:t>Long</w:t>
                  </w:r>
                </w:p>
                <w:p w14:paraId="1F6A5A2B" w14:textId="77777777" w:rsidR="00787276" w:rsidRDefault="00787276">
                  <w:pPr>
                    <w:spacing w:line="328" w:lineRule="auto"/>
                    <w:ind w:left="20" w:right="203" w:firstLine="6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BFBFBF"/>
                      <w:w w:val="105"/>
                      <w:sz w:val="8"/>
                    </w:rPr>
                    <w:t>Weak Dull Sparse Valiant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sz w:val="10"/>
        </w:rPr>
        <w:t>Columns</w:t>
      </w:r>
    </w:p>
    <w:p w14:paraId="13247D45" w14:textId="77777777" w:rsidR="00371D9F" w:rsidRDefault="00371D9F">
      <w:pPr>
        <w:rPr>
          <w:rFonts w:ascii="Helvetica"/>
          <w:sz w:val="10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4" w:space="720" w:equalWidth="0">
            <w:col w:w="814" w:space="40"/>
            <w:col w:w="771" w:space="3055"/>
            <w:col w:w="814" w:space="40"/>
            <w:col w:w="5766"/>
          </w:cols>
        </w:sectPr>
      </w:pPr>
    </w:p>
    <w:p w14:paraId="79E6703E" w14:textId="77777777" w:rsidR="00371D9F" w:rsidRDefault="00371D9F">
      <w:pPr>
        <w:pStyle w:val="BodyText"/>
        <w:spacing w:before="6"/>
        <w:ind w:left="0"/>
        <w:rPr>
          <w:rFonts w:ascii="Helvetica"/>
          <w:sz w:val="22"/>
        </w:rPr>
      </w:pPr>
    </w:p>
    <w:p w14:paraId="186CF2DC" w14:textId="77777777" w:rsidR="00371D9F" w:rsidRDefault="000A52AF">
      <w:pPr>
        <w:spacing w:before="145"/>
        <w:ind w:left="487"/>
        <w:rPr>
          <w:i/>
          <w:sz w:val="24"/>
        </w:rPr>
      </w:pPr>
      <w:r>
        <w:pict w14:anchorId="3DFA9321">
          <v:shape id="_x0000_s3119" type="#_x0000_t202" alt="" style="position:absolute;left:0;text-align:left;margin-left:440.3pt;margin-top:-37.25pt;width:96.7pt;height:26.55pt;z-index:25164390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D812B3D" w14:textId="77777777" w:rsidR="00787276" w:rsidRDefault="00787276">
                  <w:pPr>
                    <w:spacing w:before="19" w:line="328" w:lineRule="auto"/>
                    <w:ind w:left="20" w:right="8" w:firstLine="282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BFBFBF"/>
                      <w:w w:val="105"/>
                      <w:sz w:val="8"/>
                    </w:rPr>
                    <w:t xml:space="preserve">Short </w:t>
                  </w:r>
                  <w:r>
                    <w:rPr>
                      <w:rFonts w:ascii="Helvetica"/>
                      <w:color w:val="F2300F"/>
                      <w:w w:val="105"/>
                      <w:sz w:val="8"/>
                    </w:rPr>
                    <w:t>Monotonous</w:t>
                  </w:r>
                </w:p>
                <w:p w14:paraId="7F648C10" w14:textId="77777777" w:rsidR="00787276" w:rsidRDefault="00787276">
                  <w:pPr>
                    <w:spacing w:line="328" w:lineRule="auto"/>
                    <w:ind w:left="80" w:right="19" w:firstLine="174"/>
                    <w:jc w:val="right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9A8822"/>
                      <w:sz w:val="8"/>
                    </w:rPr>
                    <w:t xml:space="preserve">Strong </w:t>
                  </w:r>
                  <w:r>
                    <w:rPr>
                      <w:rFonts w:ascii="Helvetica"/>
                      <w:color w:val="F2300F"/>
                      <w:sz w:val="8"/>
                    </w:rPr>
                    <w:t xml:space="preserve">Dense </w:t>
                  </w:r>
                  <w:r>
                    <w:rPr>
                      <w:rFonts w:ascii="Helvetica"/>
                      <w:color w:val="9A8822"/>
                      <w:spacing w:val="-1"/>
                      <w:sz w:val="8"/>
                    </w:rPr>
                    <w:t xml:space="preserve">Powerful </w:t>
                  </w:r>
                  <w:r>
                    <w:rPr>
                      <w:rFonts w:ascii="Helvetica"/>
                      <w:color w:val="F2300F"/>
                      <w:sz w:val="8"/>
                    </w:rPr>
                    <w:t xml:space="preserve">Exotic </w:t>
                  </w:r>
                  <w:r>
                    <w:rPr>
                      <w:rFonts w:ascii="Helvetica"/>
                      <w:color w:val="F2300F"/>
                      <w:spacing w:val="-1"/>
                      <w:w w:val="105"/>
                      <w:sz w:val="8"/>
                    </w:rPr>
                    <w:t xml:space="preserve">Incisive </w:t>
                  </w:r>
                  <w:r>
                    <w:rPr>
                      <w:rFonts w:ascii="Helvetica"/>
                      <w:color w:val="9A8822"/>
                      <w:spacing w:val="-1"/>
                      <w:sz w:val="8"/>
                    </w:rPr>
                    <w:t>Varied</w:t>
                  </w:r>
                  <w:r>
                    <w:rPr>
                      <w:rFonts w:ascii="Helvetica"/>
                      <w:color w:val="35274A"/>
                      <w:spacing w:val="-1"/>
                      <w:sz w:val="8"/>
                    </w:rPr>
                    <w:t xml:space="preserve"> </w:t>
                  </w:r>
                  <w:r>
                    <w:rPr>
                      <w:rFonts w:ascii="Helvetica"/>
                      <w:color w:val="35274A"/>
                      <w:w w:val="105"/>
                      <w:sz w:val="8"/>
                    </w:rPr>
                    <w:t>Dark</w:t>
                  </w:r>
                  <w:r>
                    <w:rPr>
                      <w:rFonts w:ascii="Helvetica"/>
                      <w:color w:val="35274A"/>
                      <w:w w:val="104"/>
                      <w:sz w:val="8"/>
                    </w:rPr>
                    <w:t xml:space="preserve"> </w:t>
                  </w:r>
                  <w:r>
                    <w:rPr>
                      <w:rFonts w:ascii="Helvetica"/>
                      <w:color w:val="9A8822"/>
                      <w:spacing w:val="-1"/>
                      <w:w w:val="105"/>
                      <w:sz w:val="8"/>
                    </w:rPr>
                    <w:t xml:space="preserve">Complex </w:t>
                  </w:r>
                  <w:r>
                    <w:rPr>
                      <w:rFonts w:ascii="Helvetica"/>
                      <w:color w:val="9A8822"/>
                      <w:w w:val="105"/>
                      <w:sz w:val="8"/>
                    </w:rPr>
                    <w:t>Surprising</w:t>
                  </w:r>
                  <w:r>
                    <w:rPr>
                      <w:rFonts w:ascii="Helvetica"/>
                      <w:color w:val="9A8822"/>
                      <w:w w:val="104"/>
                      <w:sz w:val="8"/>
                    </w:rPr>
                    <w:t xml:space="preserve"> </w:t>
                  </w:r>
                  <w:r>
                    <w:rPr>
                      <w:rFonts w:ascii="Helvetica"/>
                      <w:color w:val="35274A"/>
                      <w:sz w:val="8"/>
                    </w:rPr>
                    <w:t xml:space="preserve">Mysterious </w:t>
                  </w:r>
                  <w:r>
                    <w:rPr>
                      <w:rFonts w:ascii="Helvetica"/>
                      <w:color w:val="35274A"/>
                      <w:spacing w:val="-1"/>
                      <w:w w:val="105"/>
                      <w:sz w:val="8"/>
                    </w:rPr>
                    <w:t>Disturbing</w:t>
                  </w:r>
                </w:p>
                <w:p w14:paraId="4F5E37E6" w14:textId="77777777" w:rsidR="00787276" w:rsidRDefault="00787276">
                  <w:pPr>
                    <w:spacing w:line="328" w:lineRule="auto"/>
                    <w:ind w:left="73" w:firstLine="278"/>
                    <w:rPr>
                      <w:rFonts w:ascii="Helvetica"/>
                      <w:sz w:val="8"/>
                    </w:rPr>
                  </w:pPr>
                  <w:r>
                    <w:rPr>
                      <w:rFonts w:ascii="Helvetica"/>
                      <w:color w:val="0B775E"/>
                      <w:spacing w:val="-1"/>
                      <w:w w:val="105"/>
                      <w:sz w:val="8"/>
                    </w:rPr>
                    <w:t xml:space="preserve">Fast </w:t>
                  </w:r>
                  <w:r>
                    <w:rPr>
                      <w:rFonts w:ascii="Helvetica"/>
                      <w:color w:val="9A8822"/>
                      <w:w w:val="105"/>
                      <w:sz w:val="8"/>
                    </w:rPr>
                    <w:t>Aggressive</w:t>
                  </w:r>
                </w:p>
              </w:txbxContent>
            </v:textbox>
            <w10:wrap anchorx="page"/>
          </v:shape>
        </w:pict>
      </w:r>
      <w:r w:rsidR="00787276">
        <w:rPr>
          <w:i/>
          <w:sz w:val="24"/>
        </w:rPr>
        <w:t>Figure 10</w:t>
      </w:r>
    </w:p>
    <w:p w14:paraId="26ADB0F9" w14:textId="77777777" w:rsidR="00371D9F" w:rsidRDefault="00371D9F">
      <w:pPr>
        <w:pStyle w:val="BodyText"/>
        <w:spacing w:before="4"/>
        <w:ind w:left="0"/>
        <w:rPr>
          <w:i/>
          <w:sz w:val="33"/>
        </w:rPr>
      </w:pPr>
    </w:p>
    <w:p w14:paraId="706B0C22" w14:textId="77777777" w:rsidR="00371D9F" w:rsidRDefault="00787276">
      <w:pPr>
        <w:pStyle w:val="BodyText"/>
        <w:tabs>
          <w:tab w:val="left" w:pos="1075"/>
          <w:tab w:val="left" w:pos="2617"/>
        </w:tabs>
        <w:spacing w:before="0"/>
      </w:pPr>
      <w:r>
        <w:rPr>
          <w:rFonts w:ascii="Arial"/>
          <w:w w:val="105"/>
          <w:sz w:val="12"/>
        </w:rPr>
        <w:t>488</w:t>
      </w:r>
      <w:r>
        <w:rPr>
          <w:rFonts w:ascii="Arial"/>
          <w:w w:val="105"/>
          <w:sz w:val="12"/>
        </w:rPr>
        <w:tab/>
      </w:r>
      <w:r>
        <w:rPr>
          <w:b/>
          <w:w w:val="105"/>
        </w:rPr>
        <w:t>Discussion.</w:t>
      </w:r>
      <w:r>
        <w:rPr>
          <w:b/>
          <w:w w:val="105"/>
        </w:rPr>
        <w:tab/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factor</w:t>
      </w:r>
      <w:r>
        <w:rPr>
          <w:spacing w:val="9"/>
          <w:w w:val="105"/>
        </w:rPr>
        <w:t xml:space="preserve"> </w:t>
      </w:r>
      <w:r>
        <w:rPr>
          <w:w w:val="105"/>
        </w:rPr>
        <w:t>maps</w:t>
      </w:r>
      <w:r>
        <w:rPr>
          <w:spacing w:val="9"/>
          <w:w w:val="105"/>
        </w:rPr>
        <w:t xml:space="preserve"> </w:t>
      </w:r>
      <w:r>
        <w:rPr>
          <w:w w:val="105"/>
        </w:rPr>
        <w:t>below</w:t>
      </w:r>
      <w:r>
        <w:rPr>
          <w:spacing w:val="9"/>
          <w:w w:val="105"/>
        </w:rPr>
        <w:t xml:space="preserve"> </w:t>
      </w:r>
      <w:r>
        <w:rPr>
          <w:w w:val="105"/>
        </w:rPr>
        <w:t>show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3"/>
          <w:w w:val="105"/>
        </w:rPr>
        <w:t>row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column</w:t>
      </w:r>
      <w:r>
        <w:rPr>
          <w:spacing w:val="9"/>
          <w:w w:val="105"/>
        </w:rPr>
        <w:t xml:space="preserve"> </w:t>
      </w:r>
      <w:r>
        <w:rPr>
          <w:w w:val="105"/>
        </w:rPr>
        <w:t>factor</w:t>
      </w:r>
      <w:r>
        <w:rPr>
          <w:spacing w:val="9"/>
          <w:w w:val="105"/>
        </w:rPr>
        <w:t xml:space="preserve"> </w:t>
      </w:r>
      <w:r>
        <w:rPr>
          <w:w w:val="105"/>
        </w:rPr>
        <w:t>scores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</w:p>
    <w:p w14:paraId="55BD5FB9" w14:textId="77777777" w:rsidR="00371D9F" w:rsidRDefault="00787276">
      <w:pPr>
        <w:pStyle w:val="BodyText"/>
        <w:spacing w:before="203"/>
      </w:pPr>
      <w:r>
        <w:rPr>
          <w:rFonts w:ascii="Arial"/>
          <w:w w:val="110"/>
          <w:sz w:val="12"/>
        </w:rPr>
        <w:t xml:space="preserve">489  </w:t>
      </w:r>
      <w:r>
        <w:rPr>
          <w:rFonts w:ascii="Arial"/>
          <w:spacing w:val="19"/>
          <w:w w:val="110"/>
          <w:sz w:val="12"/>
        </w:rPr>
        <w:t xml:space="preserve"> </w:t>
      </w:r>
      <w:r>
        <w:rPr>
          <w:w w:val="110"/>
        </w:rPr>
        <w:t>American</w:t>
      </w:r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spacing w:val="-5"/>
          <w:w w:val="110"/>
        </w:rPr>
        <w:t>French</w:t>
      </w:r>
      <w:r>
        <w:rPr>
          <w:spacing w:val="-14"/>
          <w:w w:val="110"/>
        </w:rPr>
        <w:t xml:space="preserve"> </w:t>
      </w:r>
      <w:r>
        <w:rPr>
          <w:w w:val="110"/>
        </w:rPr>
        <w:t>participants.</w:t>
      </w:r>
      <w:r>
        <w:rPr>
          <w:spacing w:val="5"/>
          <w:w w:val="110"/>
        </w:rPr>
        <w:t xml:space="preserve"> </w:t>
      </w:r>
      <w:r>
        <w:rPr>
          <w:w w:val="110"/>
        </w:rPr>
        <w:t>These</w:t>
      </w:r>
      <w:r>
        <w:rPr>
          <w:spacing w:val="-14"/>
          <w:w w:val="110"/>
        </w:rPr>
        <w:t xml:space="preserve"> </w:t>
      </w:r>
      <w:r>
        <w:rPr>
          <w:w w:val="110"/>
        </w:rPr>
        <w:t>are</w:t>
      </w:r>
      <w:r>
        <w:rPr>
          <w:spacing w:val="-13"/>
          <w:w w:val="110"/>
        </w:rPr>
        <w:t xml:space="preserve"> </w:t>
      </w:r>
      <w:r>
        <w:rPr>
          <w:w w:val="110"/>
        </w:rPr>
        <w:t>once</w:t>
      </w:r>
      <w:r>
        <w:rPr>
          <w:spacing w:val="-13"/>
          <w:w w:val="110"/>
        </w:rPr>
        <w:t xml:space="preserve"> </w:t>
      </w:r>
      <w:r>
        <w:rPr>
          <w:w w:val="110"/>
        </w:rPr>
        <w:t>again</w:t>
      </w:r>
      <w:r>
        <w:rPr>
          <w:spacing w:val="-14"/>
          <w:w w:val="110"/>
        </w:rPr>
        <w:t xml:space="preserve"> </w:t>
      </w:r>
      <w:r>
        <w:rPr>
          <w:w w:val="110"/>
        </w:rPr>
        <w:t>symmetric</w:t>
      </w:r>
      <w:r>
        <w:rPr>
          <w:spacing w:val="-13"/>
          <w:w w:val="110"/>
        </w:rPr>
        <w:t xml:space="preserve"> </w:t>
      </w:r>
      <w:r>
        <w:rPr>
          <w:w w:val="110"/>
        </w:rPr>
        <w:t>plots,</w:t>
      </w:r>
      <w:r>
        <w:rPr>
          <w:spacing w:val="-14"/>
          <w:w w:val="110"/>
        </w:rPr>
        <w:t xml:space="preserve"> </w:t>
      </w:r>
      <w:r>
        <w:rPr>
          <w:w w:val="110"/>
        </w:rPr>
        <w:t>interpretation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</w:p>
    <w:p w14:paraId="5D0E2149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490 </w:t>
      </w:r>
      <w:r>
        <w:rPr>
          <w:w w:val="105"/>
        </w:rPr>
        <w:t>the same as the factor plot for the musical qualities. There’s a clear valence-arousal plane</w:t>
      </w:r>
    </w:p>
    <w:p w14:paraId="021FC8A3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491 </w:t>
      </w:r>
      <w:r>
        <w:rPr>
          <w:w w:val="105"/>
        </w:rPr>
        <w:t xml:space="preserve">apparent for both, and in both </w:t>
      </w:r>
      <w:proofErr w:type="gramStart"/>
      <w:r>
        <w:rPr>
          <w:w w:val="105"/>
        </w:rPr>
        <w:t>cases</w:t>
      </w:r>
      <w:proofErr w:type="gramEnd"/>
      <w:r>
        <w:rPr>
          <w:w w:val="105"/>
        </w:rPr>
        <w:t xml:space="preserve"> valence seems to define the first dimension and</w:t>
      </w:r>
    </w:p>
    <w:p w14:paraId="1860C3E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492 </w:t>
      </w:r>
      <w:r>
        <w:rPr>
          <w:w w:val="105"/>
        </w:rPr>
        <w:t>arousal defines the second dimension. However, the difference in the amount of variance</w:t>
      </w:r>
    </w:p>
    <w:p w14:paraId="53480840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493 </w:t>
      </w:r>
      <w:r>
        <w:rPr>
          <w:w w:val="110"/>
        </w:rPr>
        <w:t>extracted by the first two dimensions between the French and American participants is</w:t>
      </w:r>
    </w:p>
    <w:p w14:paraId="0D716ADA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494      </w:t>
      </w:r>
      <w:proofErr w:type="gramStart"/>
      <w:r>
        <w:rPr>
          <w:w w:val="105"/>
        </w:rPr>
        <w:t>notable</w:t>
      </w:r>
      <w:proofErr w:type="gramEnd"/>
      <w:r>
        <w:rPr>
          <w:w w:val="105"/>
        </w:rPr>
        <w:t xml:space="preserve">.  The </w:t>
      </w:r>
      <w:proofErr w:type="gramStart"/>
      <w:r>
        <w:rPr>
          <w:spacing w:val="-5"/>
          <w:w w:val="105"/>
        </w:rPr>
        <w:t xml:space="preserve">French  </w:t>
      </w:r>
      <w:r>
        <w:rPr>
          <w:w w:val="105"/>
        </w:rPr>
        <w:t>data</w:t>
      </w:r>
      <w:proofErr w:type="gramEnd"/>
      <w:r>
        <w:rPr>
          <w:w w:val="105"/>
        </w:rPr>
        <w:t xml:space="preserve"> show a </w:t>
      </w:r>
      <w:r>
        <w:rPr>
          <w:spacing w:val="-3"/>
          <w:w w:val="105"/>
        </w:rPr>
        <w:t xml:space="preserve">weaker </w:t>
      </w:r>
      <w:r>
        <w:rPr>
          <w:w w:val="105"/>
        </w:rPr>
        <w:t xml:space="preserve">first dimension but a stronger second </w:t>
      </w:r>
      <w:r>
        <w:rPr>
          <w:spacing w:val="15"/>
          <w:w w:val="105"/>
        </w:rPr>
        <w:t xml:space="preserve"> </w:t>
      </w:r>
      <w:r>
        <w:rPr>
          <w:w w:val="105"/>
        </w:rPr>
        <w:t>dimension</w:t>
      </w:r>
    </w:p>
    <w:p w14:paraId="531CDA6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495    </w:t>
      </w:r>
      <w:r>
        <w:rPr>
          <w:rFonts w:ascii="Arial"/>
          <w:spacing w:val="31"/>
          <w:w w:val="105"/>
          <w:sz w:val="12"/>
        </w:rPr>
        <w:t xml:space="preserve"> </w:t>
      </w:r>
      <w:proofErr w:type="gramStart"/>
      <w:r>
        <w:rPr>
          <w:w w:val="105"/>
        </w:rPr>
        <w:t>relative</w:t>
      </w:r>
      <w:proofErr w:type="gramEnd"/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Americans,</w:t>
      </w:r>
      <w:r>
        <w:rPr>
          <w:spacing w:val="16"/>
          <w:w w:val="105"/>
        </w:rPr>
        <w:t xml:space="preserve"> </w:t>
      </w:r>
      <w:r>
        <w:rPr>
          <w:w w:val="105"/>
        </w:rPr>
        <w:t>both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terms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variance</w:t>
      </w:r>
      <w:r>
        <w:rPr>
          <w:spacing w:val="17"/>
          <w:w w:val="105"/>
        </w:rPr>
        <w:t xml:space="preserve"> </w:t>
      </w:r>
      <w:r>
        <w:rPr>
          <w:w w:val="105"/>
        </w:rPr>
        <w:t>extracted</w:t>
      </w:r>
      <w:r>
        <w:rPr>
          <w:spacing w:val="17"/>
          <w:w w:val="105"/>
        </w:rPr>
        <w:t xml:space="preserve"> </w:t>
      </w:r>
      <w:r>
        <w:rPr>
          <w:w w:val="105"/>
        </w:rPr>
        <w:t>(tau),</w:t>
      </w:r>
      <w:r>
        <w:rPr>
          <w:spacing w:val="17"/>
          <w:w w:val="105"/>
        </w:rPr>
        <w:t xml:space="preserve"> </w:t>
      </w:r>
      <w:r>
        <w:rPr>
          <w:w w:val="105"/>
        </w:rPr>
        <w:t>effect</w:t>
      </w:r>
      <w:r>
        <w:rPr>
          <w:spacing w:val="16"/>
          <w:w w:val="105"/>
        </w:rPr>
        <w:t xml:space="preserve"> </w:t>
      </w:r>
      <w:r>
        <w:rPr>
          <w:w w:val="105"/>
        </w:rPr>
        <w:t>size</w:t>
      </w:r>
      <w:r>
        <w:rPr>
          <w:spacing w:val="17"/>
          <w:w w:val="105"/>
        </w:rPr>
        <w:t xml:space="preserve"> </w:t>
      </w:r>
      <w:r>
        <w:rPr>
          <w:w w:val="105"/>
        </w:rPr>
        <w:t>(lambda).</w:t>
      </w:r>
    </w:p>
    <w:p w14:paraId="14F28306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496 </w:t>
      </w:r>
      <w:r>
        <w:rPr>
          <w:w w:val="110"/>
        </w:rPr>
        <w:t>This tells us that French participants were less affected by the excerpts than the American</w:t>
      </w:r>
    </w:p>
    <w:p w14:paraId="3699311B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497 </w:t>
      </w:r>
      <w:r>
        <w:rPr>
          <w:w w:val="110"/>
        </w:rPr>
        <w:t>participants, but they responded more to the arousal of the excerpts. There are also</w:t>
      </w:r>
    </w:p>
    <w:p w14:paraId="2DFDADEE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498 </w:t>
      </w:r>
      <w:r>
        <w:rPr>
          <w:w w:val="105"/>
        </w:rPr>
        <w:t>differences in how the adjectives and the excerpts are distributed in the space. One clear</w:t>
      </w:r>
    </w:p>
    <w:p w14:paraId="7806441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499 </w:t>
      </w:r>
      <w:proofErr w:type="gramStart"/>
      <w:r>
        <w:rPr>
          <w:w w:val="105"/>
        </w:rPr>
        <w:t>example</w:t>
      </w:r>
      <w:proofErr w:type="gramEnd"/>
      <w:r>
        <w:rPr>
          <w:w w:val="105"/>
        </w:rPr>
        <w:t xml:space="preserve"> is that Excerpt 6 is in quadrant two in the American plot, but quadrant one in the</w:t>
      </w:r>
    </w:p>
    <w:p w14:paraId="2370501A" w14:textId="77777777" w:rsidR="00371D9F" w:rsidRDefault="00787276">
      <w:pPr>
        <w:pStyle w:val="BodyText"/>
        <w:spacing w:before="203"/>
      </w:pPr>
      <w:r>
        <w:rPr>
          <w:rFonts w:ascii="Arial"/>
          <w:w w:val="110"/>
          <w:sz w:val="12"/>
        </w:rPr>
        <w:t xml:space="preserve">500 </w:t>
      </w:r>
      <w:r>
        <w:rPr>
          <w:w w:val="110"/>
        </w:rPr>
        <w:t>French. This is a small change, but it suggests that the French participants were more</w:t>
      </w:r>
    </w:p>
    <w:p w14:paraId="26BDAC38" w14:textId="77777777" w:rsidR="00371D9F" w:rsidRDefault="00371D9F">
      <w:p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5584B1B7" w14:textId="77777777" w:rsidR="00371D9F" w:rsidRDefault="00787276">
      <w:pPr>
        <w:pStyle w:val="BodyText"/>
        <w:spacing w:before="239"/>
      </w:pPr>
      <w:r>
        <w:rPr>
          <w:rFonts w:ascii="Arial"/>
          <w:w w:val="105"/>
          <w:sz w:val="12"/>
        </w:rPr>
        <w:lastRenderedPageBreak/>
        <w:t xml:space="preserve">501 </w:t>
      </w:r>
      <w:r>
        <w:rPr>
          <w:w w:val="105"/>
        </w:rPr>
        <w:t>likely to assign negative valence to this excerpt, and American Participants were more</w:t>
      </w:r>
    </w:p>
    <w:p w14:paraId="5EA29D5C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502     </w:t>
      </w:r>
      <w:r>
        <w:rPr>
          <w:w w:val="105"/>
        </w:rPr>
        <w:t xml:space="preserve">likely to assign positive valence.  </w:t>
      </w:r>
      <w:r>
        <w:rPr>
          <w:spacing w:val="-7"/>
          <w:w w:val="105"/>
        </w:rPr>
        <w:t xml:space="preserve">For </w:t>
      </w:r>
      <w:r>
        <w:rPr>
          <w:w w:val="105"/>
        </w:rPr>
        <w:t>the adjectives, ‘bright’ and ‘dancing’ are directly</w:t>
      </w:r>
      <w:r>
        <w:rPr>
          <w:spacing w:val="48"/>
          <w:w w:val="105"/>
        </w:rPr>
        <w:t xml:space="preserve"> </w:t>
      </w:r>
      <w:r>
        <w:rPr>
          <w:w w:val="105"/>
        </w:rPr>
        <w:t>on</w:t>
      </w:r>
    </w:p>
    <w:p w14:paraId="1F7BB12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503    </w:t>
      </w:r>
      <w:r>
        <w:rPr>
          <w:rFonts w:ascii="Arial"/>
          <w:spacing w:val="27"/>
          <w:w w:val="105"/>
          <w:sz w:val="12"/>
        </w:rPr>
        <w:t xml:space="preserve"> </w:t>
      </w:r>
      <w:proofErr w:type="gramStart"/>
      <w:r>
        <w:rPr>
          <w:w w:val="105"/>
        </w:rPr>
        <w:t>top</w:t>
      </w:r>
      <w:proofErr w:type="gramEnd"/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one</w:t>
      </w:r>
      <w:r>
        <w:rPr>
          <w:spacing w:val="16"/>
          <w:w w:val="105"/>
        </w:rPr>
        <w:t xml:space="preserve"> </w:t>
      </w:r>
      <w:r>
        <w:rPr>
          <w:w w:val="105"/>
        </w:rPr>
        <w:t>another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American</w:t>
      </w:r>
      <w:r>
        <w:rPr>
          <w:spacing w:val="16"/>
          <w:w w:val="105"/>
        </w:rPr>
        <w:t xml:space="preserve"> </w:t>
      </w:r>
      <w:r>
        <w:rPr>
          <w:w w:val="105"/>
        </w:rPr>
        <w:t>plot,</w:t>
      </w:r>
      <w:r>
        <w:rPr>
          <w:spacing w:val="15"/>
          <w:w w:val="105"/>
        </w:rPr>
        <w:t xml:space="preserve"> </w:t>
      </w:r>
      <w:r>
        <w:rPr>
          <w:w w:val="105"/>
        </w:rPr>
        <w:t>but</w:t>
      </w:r>
      <w:r>
        <w:rPr>
          <w:spacing w:val="15"/>
          <w:w w:val="105"/>
        </w:rPr>
        <w:t xml:space="preserve"> </w:t>
      </w:r>
      <w:r>
        <w:rPr>
          <w:w w:val="105"/>
        </w:rPr>
        <w:t>there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some</w:t>
      </w:r>
      <w:r>
        <w:rPr>
          <w:spacing w:val="15"/>
          <w:w w:val="105"/>
        </w:rPr>
        <w:t xml:space="preserve"> </w:t>
      </w:r>
      <w:r>
        <w:rPr>
          <w:w w:val="105"/>
        </w:rPr>
        <w:t>space</w:t>
      </w:r>
      <w:r>
        <w:rPr>
          <w:spacing w:val="15"/>
          <w:w w:val="105"/>
        </w:rPr>
        <w:t xml:space="preserve"> </w:t>
      </w:r>
      <w:r>
        <w:rPr>
          <w:w w:val="105"/>
        </w:rPr>
        <w:t>between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5"/>
          <w:w w:val="105"/>
        </w:rPr>
        <w:t>two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</w:p>
    <w:p w14:paraId="67472F9A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504 </w:t>
      </w:r>
      <w:r>
        <w:rPr>
          <w:w w:val="105"/>
        </w:rPr>
        <w:t xml:space="preserve">French </w:t>
      </w:r>
      <w:proofErr w:type="gramStart"/>
      <w:r>
        <w:rPr>
          <w:w w:val="105"/>
        </w:rPr>
        <w:t>plot</w:t>
      </w:r>
      <w:proofErr w:type="gramEnd"/>
      <w:r>
        <w:rPr>
          <w:w w:val="105"/>
        </w:rPr>
        <w:t>. It’s possible that this reflects the idea that although the meaning is shared</w:t>
      </w:r>
    </w:p>
    <w:p w14:paraId="30FA276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505 </w:t>
      </w:r>
      <w:r>
        <w:rPr>
          <w:w w:val="105"/>
        </w:rPr>
        <w:t>between languages, there are semantic or associational differences between the words.</w:t>
      </w:r>
    </w:p>
    <w:p w14:paraId="07C54E18" w14:textId="77777777" w:rsidR="00371D9F" w:rsidRDefault="00371D9F">
      <w:pPr>
        <w:pStyle w:val="BodyText"/>
        <w:spacing w:before="4"/>
        <w:ind w:left="0"/>
        <w:rPr>
          <w:sz w:val="27"/>
        </w:rPr>
      </w:pPr>
    </w:p>
    <w:p w14:paraId="37519562" w14:textId="77777777" w:rsidR="00371D9F" w:rsidRDefault="00787276">
      <w:pPr>
        <w:pStyle w:val="BodyText"/>
        <w:tabs>
          <w:tab w:val="left" w:pos="1075"/>
        </w:tabs>
        <w:spacing w:before="146"/>
      </w:pPr>
      <w:r>
        <w:rPr>
          <w:rFonts w:ascii="Arial"/>
          <w:w w:val="105"/>
          <w:sz w:val="12"/>
        </w:rPr>
        <w:t>506</w:t>
      </w:r>
      <w:r>
        <w:rPr>
          <w:rFonts w:ascii="Arial"/>
          <w:w w:val="105"/>
          <w:sz w:val="12"/>
        </w:rPr>
        <w:tab/>
      </w:r>
      <w:r>
        <w:rPr>
          <w:spacing w:val="-3"/>
          <w:w w:val="105"/>
        </w:rPr>
        <w:t>Additionally,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post-hoc</w:t>
      </w:r>
      <w:r>
        <w:rPr>
          <w:spacing w:val="12"/>
          <w:w w:val="105"/>
        </w:rPr>
        <w:t xml:space="preserve"> </w:t>
      </w:r>
      <w:r>
        <w:rPr>
          <w:w w:val="105"/>
        </w:rPr>
        <w:t>Multiple</w:t>
      </w:r>
      <w:r>
        <w:rPr>
          <w:spacing w:val="13"/>
          <w:w w:val="105"/>
        </w:rPr>
        <w:t xml:space="preserve"> </w:t>
      </w:r>
      <w:r>
        <w:rPr>
          <w:spacing w:val="-4"/>
          <w:w w:val="105"/>
        </w:rPr>
        <w:t>Factor</w:t>
      </w:r>
      <w:r>
        <w:rPr>
          <w:spacing w:val="12"/>
          <w:w w:val="105"/>
        </w:rPr>
        <w:t xml:space="preserve"> </w:t>
      </w:r>
      <w:r>
        <w:rPr>
          <w:w w:val="105"/>
        </w:rPr>
        <w:t>Analysis</w:t>
      </w:r>
      <w:r>
        <w:rPr>
          <w:spacing w:val="13"/>
          <w:w w:val="105"/>
        </w:rPr>
        <w:t xml:space="preserve"> </w:t>
      </w:r>
      <w:r>
        <w:rPr>
          <w:w w:val="105"/>
        </w:rPr>
        <w:t>revealed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following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terms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</w:p>
    <w:p w14:paraId="4FDC9FF3" w14:textId="77777777" w:rsidR="00371D9F" w:rsidRDefault="00787276">
      <w:pPr>
        <w:pStyle w:val="BodyText"/>
      </w:pPr>
      <w:r>
        <w:rPr>
          <w:rFonts w:ascii="Arial"/>
          <w:w w:val="110"/>
          <w:sz w:val="12"/>
        </w:rPr>
        <w:t xml:space="preserve">507 </w:t>
      </w:r>
      <w:r>
        <w:rPr>
          <w:w w:val="110"/>
        </w:rPr>
        <w:t>the semantic and perceptual differences between French and American participants.</w:t>
      </w:r>
    </w:p>
    <w:p w14:paraId="5DF114D4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04B8E3E8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440BFB6C" w14:textId="77777777" w:rsidR="00371D9F" w:rsidRDefault="00371D9F">
      <w:pPr>
        <w:pStyle w:val="BodyText"/>
        <w:spacing w:before="3"/>
        <w:ind w:left="0"/>
        <w:rPr>
          <w:sz w:val="21"/>
        </w:rPr>
      </w:pPr>
    </w:p>
    <w:p w14:paraId="1AB9244C" w14:textId="77777777" w:rsidR="00371D9F" w:rsidRDefault="000A52AF">
      <w:pPr>
        <w:spacing w:before="101"/>
        <w:ind w:left="1304"/>
        <w:rPr>
          <w:rFonts w:ascii="Helvetica"/>
          <w:sz w:val="11"/>
        </w:rPr>
      </w:pPr>
      <w:r>
        <w:rPr>
          <w:noProof/>
        </w:rPr>
        <w:pict w14:anchorId="05D15915">
          <v:group id="Group 2433" o:spid="_x0000_s1947" style="position:absolute;left:0;text-align:left;margin-left:110.95pt;margin-top:13.8pt;width:190.9pt;height:189.1pt;z-index:251644928;mso-position-horizontal-relative:page" coordorigin="2219,276" coordsize="3818,3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OjW0DxwUAAMcFAAAUAAAAZHJzL21lZGlhL2ltYWdlMi5wbmeJUE5HDQoa&#10;CgAAAA1JSERSAAAAMQAAAFkIBgAAAJc7zCsAAAAGYktHRAD/AP8A/6C9p5MAAAAJcEhZcwAADsQA&#10;AA7EAZUrDhsAAAVnSURBVHic1Zz5V1JpHIcfLpgKmnEkZmhs8LiV5pKpqbjh9gfMfzT/lzsqajE6&#10;LsmMKEfLshw9ZIpibPODJyTL5YW78fnJBd/7eQ4c/N73uRdDMpEwsLlZRVXVJgZDkhyM8c+mpj8Y&#10;GRnm4cMD7PZ9rQtlEom6unUAxsYGiceNGvfJKBI1NRs4nTuEQlZ8vlatC2USCYMhydDQKAAeTy/n&#10;5/kadxKOBMDjx++orfUTDlvwel0adxKOlPpqcHAMSUrg9bo4OSnSsJNwLiFstgOam5eIRvOYnHRr&#10;V0k80nffud2T5OVFWVx8weFhqUadhPM9RHHxMZ2dcyQSEmNjgxp1Eo70w09cLi9m8ynr63Xs7pZp&#10;0Ek4P0IUFETo7fUAMDo6RDJpULuUaH6EAGht9fHgwWe2t8sJBKpV7iScn0OYTDEGB8eAi2cjkfj5&#10;43SS68vV16/hcOyxv29nZaVRxU7CuR4ifRyZmOgnFjOpVUo0N79MKiu3qKgIcnRUwsJCu0qdhHP7&#10;a314eASA6ekezs4KlS6USW6HcDj2aGhYJRIpYGamW4VOwrnbu87AwDhGY5yFhXaOjkoU7iScu0FY&#10;rSFaW33EYiYmJvoV7iScu7//9/Z6yM8/Z3m5if19u4KdhHN3CIslTFfXLMmkgdHRIQU7CUfsP3FH&#10;xzxFRSdsbNSwvV2uTCXxiEHcu/cVt3sS0NVwKD4TNTcvUVp6yO5uGX5/rQKdhCMOYTTGU+OITvaq&#10;MptOnz79h7KyXQ4PS1laapa5k3AygzAYkqlxZHLSzdev9+QsJZrMzxOczh1qajY4OSlibq5Txk7C&#10;ye5kZ2hoFIMhidfrIhy2yNRJONlB2O37PH/+N+fn+Xg8vTJ1Ek72p51u9yQmUwyfr5VQyCpDJ+Fk&#10;D1FSckR7+wLxuFGrvSp5NgC6u2coLDxjba2eDx8eybKmQOSBKCw8o6dnGtBkHJFvK+bly1eUlBwR&#10;DFYQDFbItu4dIh+EyRSjv38CgJGRYTWfDXk3xRobV7Db9/n48VdWVxtkXfuGyAshSYnUODI+PqDW&#10;XpX825NVVZuUl2/z+fMDtUSm/BBXRWYkUiD7Ma5EmY3isrJd6urWOT01Mzvbpcgx0qLcbvc3kTk/&#10;38HxcbFix0FJiNLSQ1pafFgsYaamFB0OlfUOfX0eTk/NLC62cHBgU+owykIUFZ2oITKVN0AulxeL&#10;JYzfX8u7d4+VOITyEPn55/T1TQGKjSPquLiWlr+wWkO8ffs7Gxs1ci+vDoTRGFdSZKpnRZ89e8Oj&#10;Rx/477+HLC83ybm0ehBXRWY0mifX0ur66YqKIJWVW3z5cl9Okam+ZP/2bMzMdMslMtWHcDj2aGxc&#10;IRIpYHq6R44ltbncob9/AqMxzqtXL+UQmdpAWK0h2tpeyyUytbvwJF1kfvr0SzZLaQdhNp/KJTK1&#10;vQSoo2Oe4uJjAoHqbESmthDpIjOL4VD7i7Gam5ew2Q54//63TEWm9hCSlEgNhxmKTO0hIGuRqQ+I&#10;LEWmPiDgQmQ+efJvJiJTPxBwsVeVgcjUF0SGIlNfEJCRyNQfRLrIHB8fuMuf6A8CLkXm6mrDXUSm&#10;PiGuisxbok8IgLa219y//4VgsIKtrcqbHqpfiLy8KAMD48CtWlm/EHApMvf2HKyt1V/3MH1DSFLi&#10;u6vcrhGZ+oYAqK4O4HTu3CQy9Q+RPhxec0em/iHgVpGZGxBwcdG9JCWYm+u8KjJzB8JmO+DFi0Wi&#10;0TympvrSf5U7EAB9fVOpOzLTRGZuQVxzR2ZuQQB0dc1iNp/i99d+uyMz9yB+IjJzDwIuRebOjpNA&#10;oDo3IUymWGo4fPPmmSGZzMmP6oBkMvV5I/8DpO0R3ndylt8AAAAASUVORK5CYIJQSwMEFAAGAAgA&#10;AAAhADxTy2dygQAAN2EEAA4AAABkcnMvZTJvRG9jLnhtbOx97W4bSZLt/wvcdyjo5w7UZn2yaIxn&#10;0etuDwbondvY4X0AWqItYiRRQ9JW9zz9nsisrIrIiiiRlCmb7mqgLdmMyjrMyMwTJz8i//yfv93d&#10;Jp+Xm+1qff/mIv1hcpEs76/W16v7j28u/v/83WV9kWx3i/vrxe36fvnm4vfl9uI///J//8+fHx9e&#10;L7P1zfr2erlJUMj99vXjw5uLm93u4fWrV9urm+XdYvvD+mF5jw8/rDd3ix3+uvn46nqzeETpd7ev&#10;ssmkevW43lw/bNZXy+0W//qT//DiL678Dx+WV7v/9+HDdrlLbt9cANvO/blxf76nP1/95c+L1x83&#10;i4eb1VUDY3EEirvF6h4vbYv6abFbJJ82q15Rd6urzXq7/rD74Wp992r94cPqaum+A75NOom+zV83&#10;608P7rt8fP348aGtJlRtVE9HF3v198+/bpLV9ZuLrMjhq/vFHbzkXpzgX3KqoMeHj69h99fNwz8e&#10;ft34b4lff1lf/XOb3K/f3izuPy5/3D6gstEE6IlX8SP094/++eT943+vr/GSxafd2tXZbx82d1Qq&#10;aiP5zbnm99Y1y992yRX+MSuyosjhwSt8lhWTtJw2zru6gYfpuSxLZxcJfTytvF+vbn5uHs/rFF+O&#10;ns2ndeYgLl779zqsDTb6rmiH266qt8+r6n/cLB6WzoNbqsKuqoHUV/X/oNZQf7dLqu7CV7ezDXW9&#10;NSsadf/z9Wr363p1vwPOFEUGZ2w268eb5eJa/rNDM//9AZXvjOeoXSqh8xp7M9XEFv5+0l8ZPOPr&#10;vW5cEpyGum5rvZS1vnj9sNnu/rpc3yX0y5uLDerBtYbF51+2O2pDnQk1ju36dnX9bnV76/6y+fj+&#10;7e0m+bxAt/65+rl696N/9vbhZuH/FYPDxMFBOVtv7soU5dzeU2n3ayrXv5L+BS3Cf3XfHN6vr39H&#10;NWzWQIkGiMEOv9ysN/++SB4xcLy52P7r02KzvEhu/3aP+p6lRUEjjftLUU4z/GXDP3nPP1ncX6Go&#10;Nxe7i8T/+nbnR6dPD5vVxxvnGo/xR3SXDytXM4TPo2rAosW+WNOlL6c03XJsuq+Nptu2r8Xr2/vk&#10;8c1Flaala6+iMTat1Dff2SzP3r5tBiphRt3lp8X2xtu5j8hs8fputQOV3q7u3lzU1PibzkjDwM/3&#10;185kt1jd+t/RK8amHqIGa5QuaJR0hEidz1nRKO3YhfogRvSzGaVrcDmRYzpzA/HidRik6yKdemqE&#10;Sd20uEDJV5/8IE3tK7RuBDnXGKLpnz5eN/Uzx6Dw4e4WodOfLpNJQpSQ0Btdq+usUJ/e6j9eJfNJ&#10;8pi4l0dGWTByReVlUSXprFcUvk1blLO5oRc6/BwXmInhqiZ5puEqgxXhKgxcVTAaxIW63AcXeJHh&#10;suoLUUJb2Lw2cKVR3ZdpqVVYyis/IyO9xlJZ/1aVpdwB8zSzwEkHuPcq3sR42H3TIXDSCVa9UYvu&#10;Ki6tLHDSC2lRF2rNcTc4I73miOmZU62ay7gj5pnZDaQfLHAZ98MQuMgRRg/NuCPmmdUXMumHosy0&#10;isu4G8jGqDfpBrPeuBvmmdUdSCQwLxjQcu4EG1ounZCV9UwbP2hs7dobxhh9ZEN8L6BN8lyrtpz7&#10;oCAjvd5ARLw4Exz3wjy3OgOpP1ZvWZ2q2LgTyEaHRkEiKyyv0MwVPiCC7eqtsLpCIb3gqkQZRAru&#10;hYF6I7myDzjuhjkITXdqEXlBr7eCO2Gg3qQTiqpM1XrjXpgXVlcopReseiu5FwbqDRKO15sFruRu&#10;mKPX6/VWSi8Y7a3kTrDrrZROKKta53nuhXlpdYUy8oLRT0vuhYF6q6QbLHAVd8O8sjpDJb1g1FvF&#10;nSDrDaF/G8AtbrzYXry++u2+CerwG7Qo5pgmTqM8rLc0uzIHOoSPcxeIoQhYUQRoGMNrZDxtwslh&#10;Y1QjGSNAQST4ZNEUeDhzpzifNofLnflsr9KJnMkctLoPGKJLZ77fN82arwr22af0JmSfgxD2Mm++&#10;ar7fV6XBl7Bj2Nyn9KL5qhjJ9jJvvioGl33MadAgMOjve5k3XxVdcB9z6lpUOnoFM/dtp2n1NP8U&#10;TxJvLhJMEr+nZzAZtdhRZwm/ko730ukGv5DyoE/u1p+X87Wz2VGvSQsKu/HqPMc39O/ubG7vuW2Z&#10;znydMdtg0T3zIMvN8ixMrHU24Slv25bLbINF90xUbprNguM6m/BUVC6zDRbdM1G5WeuxziQ8FBXb&#10;mQaD7pGm1CmN+1S7NQKO4dpNgy2mJL2lVWo2rX3r2qPU1vbJUv0M9H5YW9snS4ViadrM0zXQ2kal&#10;ohtQ23ZDb9vIqW8w7d+bwsonGMuonYu5KTGF9c7911S2MDOnsLDe0cxUjbNWT64OmbNWCBCUWSs3&#10;bI+zVmiy3XyUDMzM2YQQ9h4wazXJJ6p8YkXlZGPIp2DmpposQcxD431nrQxcGPBaHTaAS8bFVn1h&#10;RGoL23fWCtw30ypMzFo5I73GTjprZYLjHhgCJ9WJVW/HzVrNqlqtOO4FstHr7aRzVgY0MWU1AE0K&#10;xDydqHPKR85YGZpOTlnZcy+Z7AomOO6FveesDE0n5qykpuODWjRnVaSY8lHmXr6JOSsTHB+Qvs6c&#10;VZlWU63evok5KxMcH5FOOGeF8HCcQ7AmP8Y5BKtm9DmEl9ThWZ2H+YtOTQYlGAvQzjZYdM9Eujat&#10;J25ZGN+lswlPReUy22DRPROVO52GCZHOJDwUFduZBoPuEW+aZdNmNuJptdjaRmqRfz9fao6AcV8V&#10;3to+WSr2noH/99PLrW1UKpxxuLLdY3PGqGyxIeprbD1CO1OUrZvQGZXtyyhbSwvBNa3oG5BCMqb/&#10;gsrWwsUDyQFcMpy3wlIRzVurbtF+DGvVTSjbgdWjSNla0I7cj6GvVsrtGGKV97uM/F4yAmHs3/Fz&#10;YOyI0pltsOie+XLsexRPpjntxx6eAj5iF+M4BXzAAQFzChjDrEKUbrHs3Igyx3YwFwhWYVt/2LlY&#10;Yr+529NfYvDzazrP3LeIZbxZ4l6I4vicChC07OY2LtK7Ixu5Lj+dlUmLuJtx5jRJJjdJA56/TZJk&#10;nmPzjAZKan1ss1BAyZlHANJAcY4kExWUZEjCo4LqUaQCKmJIo6oEQZp1FdGj7UFe836/ooZMVr2F&#10;jNe8jUzWfV7neo0p074aMln/aYqWqrQvOgLTtlRnpDozmvbNp1WmelPZq6hgwxJ081K3XpFOKhWb&#10;mPd1Rjo26YO8muU6Nu4Fv1VRwya9YNWbmPcdqDfpBdOntNGjdYOf91WwRVsVLWxi3ldi+y6jMXNX&#10;EfUUzAjM0cj9cD+8r+hrzMM9O5KkZpJgSwnRAnFQHO+ltE8TlZC2ldBZhBjRR4YV2iAMw8aI8GH4&#10;6Y3wMlFY+DT89Fb9l4bPu5d7SwcfJXaU3FmEZxrLsDPG7+1HxYXPw09vV9DuT1Fi+Dz8tN7sP98n&#10;uBW7E6JNDO4kDXli0R0uK7FaGdrgeLjMH9U96AiqGbhiTPeB67vNcknHfnHgxu/tObe4tcxnoB40&#10;3CxFC3axYghcXXeiw6gpeNiPZM8MXHFIpkrwRje3zUPJXuBK7x4MXAE3T+iP2IwHUM7oJmnw8xdK&#10;8iZIKi7B3bS1WsElmTvLEKNouHj06oxUXJK4yzIvVVyCt2mGR8EVha8mMBHA2siiCNZ2JXeAj2A1&#10;cNIBpjflFA/5vK227zKoeDYxU10TMVOb14g5oluL9p5LuJL0opeGD69u19ulH1ieXACxua+c/FiU&#10;b92XHbnv9DkB6CBJn/vcLtxz476sonQLRHBTv6G7O27qutEX5b6squsEb3QBGaeiw7mPNgknbqdw&#10;RJF86HVG7WDJXxgNvYCk4jqc+9J6ijOdtIM5wsW5zxmpuCT3ZdNyquI6gvtMYIL7bGQR99mu5A7Y&#10;l/tMbwruk+4cuU876PDH47531SxFBoVR9yHNwQvkw6HjkX3uc7Lp3LivmNLxQSfucErajden031F&#10;jXPQeOOX4D4oFAi6gFlfsqDPO6Fgcx9BUnEdwX05JYBQcAnuI6M9uK+ooUe1+jqG+yxgkvtMZBH3&#10;2a48ivssb0ruE+4cue/03NdO+ASpFn76SUxHtGJiKHwefnq7UfexVFvnnlALdNHnPjf9dnbcBxnm&#10;uG8ar9V/edmHTZ9pUmBSMNZEh8s+oE1axDrxkYnKL1LzER4V1OG8V89UUJz1yEQFJQUfJtAnKqgj&#10;SM9AJSjPhBUznunBYxjPcKLgO+HFke5GuqP8ke/ejUt8L5k/EqNOn+7OMvNpmTUZG2bTZrXsdEqv&#10;xD4YrFiFrI4dSx1Od0CbtIi7gvigSyYqs0i6IzwqqMPpLp1gm4+CivOds1FhScIrkcpYhXUE4Vm4&#10;BOPZwCLKs73Ia3/fCU7DkYLyhCdHyhspjyhvXNmjSc0XS5lMedj6lOcO9p2bwsuLCUZkzFBg/6/j&#10;7FOu7OXFdJrgjb0dK4dzHsFNOsw66zkjlV8k7REkFdfhtJdVuY6L854zUnFJ3nN5cLX6OoL3TGCC&#10;+GxkEfHZrjyG+ExvCuqT7hy5b+Q+x33/9V9vf6rGlT1inhdY2aPDO33uO8sU6nlWY4Cn2fni9HoP&#10;SQBLHHuoe1s+Duc+gpt0mHXuc0Yqx0TcB0gqrsO5Ly0h+TRcnPuckYor4j5cEKPiOoL7TGCC+2xk&#10;MfeZrjyG+0xvCu6T7hy5b+S+carT3evzorqvzcTITzOcZSLGMqNd76T7qsnpTzNkNaYVM4y20XbH&#10;w7mP4GKzY8Csc58zUjlGch9BUnEdzn3ZNNNxce5zRiouyX1lXmBuWKmvI7jPBCa4z0YWcV9puvIY&#10;7jO9KbhPunPkvpH7xjnPl+c+9O++7jvLVE0FHWYl7sPUWpP14XTrfEVZ5wne2EyudoR1OPcBLjIO&#10;4I+YRvnQ64xUjpHcR5BUXIdzX15SQgsFF+c+Z6TiktyHW0iw40apryO4zwQmuM9GFnGf7UrugH0X&#10;+0xvCu6T7hy57/Tc157DDzs0w89oR+cTdqfd0TnOeb6o7sPQ2ec+t0f/3Nb7ipAydBYOn52Q+jB4&#10;YZ8icpQ+W/bNcMQN/8cF8XGXTFR+iXgPeFRQh/NeOsEmUgUVpz1no8KKaK+Y4ICFUldH0J6FS7Ce&#10;DSxmPdOLvPb3ZT3DkYLzhCdHyhspb5zqfHm5h+GwR3nY94KR/NwoL6tm+DI01Zn5m9ROucUlm1bY&#10;/0FvfDbn4VoRd/NyI1E75cjHXWek8oukPYKk4jqc9rIcZwHpvfFX5LznjFRckveQvx3ZaZT6OoL3&#10;TGCC+GxkEfHZruQO2Jf4TG8K6pPuHLlv5D7HfePh9ReVe1riFn/v5blxXz7FSpnb4jLzl46ekvvy&#10;6RRZR6e4PeLZ3IfboHFIHH/ERfGh1xmpHCO5jyCpuI7gvgl28Wi4BPeRkYpLch/uo8R8rlJfx3Cf&#10;BUxyn4ks4j7bldwB+3Kf6U3BfdKdI/eN3DfqvpfXfRjI+rrvPBO3zCj1rtN9uADYUdLp5jrLCbZs&#10;FPTGZ3NfllH+M/wRF8WHXmekcozkPoKk4jqC+3BURMUluI+MVFyS+0rkvVZxHcN9FjDJfSayiPts&#10;V3IH7Mt9pjcF90l3jtw3ct+4xeXluQ9DVJ/7zjJxS16APpzuww19p+Y+bIen43P1l0haRilEUvwx&#10;xH30uc4xkvsIkorrcO5LixL3fyu4OPc5oz24L68yOgbZr68juM8EJrjPRhZxn+3KY7jPOUqrNcF9&#10;0p0j943cN+q+l+c+jD2e+378tFu76xxwU0N5lmlcirrZfJWWIftlEH4Fdm35K8Zm7qthtHnuTQ0T&#10;nB0v6unTwo/eHYlDec9ShlT0SYfZWPAjI9yz5PEPZOyc5RCkCq4e+Sm4opsaJth3quHi5JeRkYpL&#10;Cj+CpOLqkZ+CK76pwaowQX6uWlVkEfmVpiv75KeBk9GH6U1BfgPgpBNw8EL3p3LdmAZOeiGtKAlr&#10;2z26pkb9o73oylmpNYe0l/yGsDJDo9Qam3LfmAIuvm8MuFRw8sIxstLBSUeUKa62U8GJroDjpo+J&#10;Bk76waw5eeMY1a8OTjrCdKty45gCLr5xzHKrvHJMgPsuA64/9JVj1E7clWPgCO1mk5CUtuEQNADr&#10;cpOGR5FgmZgLhmEvdPjp90T7adauuPBp+Cl3Tvftutd7S/cFMHFLV7P493YWssycUvHAMtiFT8NP&#10;X15W47CFKC98Hn5a7/Wf44uP164ki/urm/Xm7W5D1Z18etisPt7s4CTXxu7XFDd+WO3IX7RK/n59&#10;/XUula8Arj+Lc5bJmZCaASGWW8EIB15DIPvl8+9msxzT+3XVW3Y4/KASogFs6sIfcbzL4yhnpM6W&#10;SPomSCouwd77XTmW0yFdBZcIZMlIxSWZG6kSKxUXj6Dme145ZgGTgayJLApkbVdyB+y/gmF4Uway&#10;5PO22r7LoAJfCheU/rLdEalulle7BKn3MNpgEMSfGBY3F8n7Nxfvfasnxmhs6dfkEUPlH+7KsfHa&#10;lRdNTEjZ2vvcd5bJmYqUxj7ivro6eWLCIqVVcnpjNEFzBPcBLtFC77wvH3rp826wHJjEASQV1xHc&#10;N6t1XIL7yKgdxDkuyX3IzYTJCKW+juE+C5jkPhNZxH22K7kD9uY+y5uS+4Q7R+47/QpGNiz4gsLt&#10;BGQQeuGnF3zjId3v59oVXByicN9ZJmfC4j0mHYn78uz03IeTwJgeDVvk2FRwmOL9j1fJfKJfnRwt&#10;YOQZDhnhj5hG+dBLn+scI3UfQVJxHcF9RQHuU3AJ7iOjPbivnAC/Vl/HcJ8FTHKfiSzmPtOV3AF7&#10;c5/lTcl9wp0j952e+/wyImo6cFn46Tmt5b4n7E7LfeNV0y95YqlC/+7rvrNMzpTXE899SMd6cu7L&#10;6R5m98Zn6z6Ci0XLgLmjUT70OiOVYyT3ESQV1+Hcl06R50nDxbnPGam4pO7LZ+BIrb6O4D4TmOA+&#10;G1nEfbYruQP25T7Tm4L7pDtH7js9952D7hvvH3vZOU8MnX3uO8vkTEh0ii9Duq+cNBrqhOt91ZQy&#10;VYQXdYR1xJxnSUth+GNQ95GRyjGS+wiSiutw7sPlnShKwcW5zxmpuCT3ZdOCMlX06+sI7jOBCe6z&#10;kUXcl5muPIb7qMLUWhPc56zaahu57/Tc94Se+yZ037je97LchzGxx33YAAM1c26ZKsqSbpYB96XV&#10;6TNVlBX2q7o3Pl/3AW7SYe5olA+99Pk+3EeQVFyHc186LaH72rrscHHuc0btIG6v95UVNh9r9XUE&#10;95nABPfZyCLus13JHbC37rO8KbhPunPkvpH7xtO6L35iqcI0YZ/73A6Oc+O+PMMGa+K+etbsvjyd&#10;7MtzmsKjFz6b+oA2aRF3BMPHXTJR+UVqPsKjgjqC9yZILKGgErRHNiosKfnyIkXiKKWujqE9A5dk&#10;PRNYxHq2F3nt78t6hiMF5wlPjpR3esobpzrDIYJks/ZbbD8vN/gFhxD+fZE8bhYPby62//q02Cwv&#10;ktu/sY0sO/eXopyiCpMN/+Q9/8SfZ3hzsbs4m6MNGMT6lHeWyZmyKVSem+pEInJPRafjPNxZhalO&#10;euOzOQ/XpuE0Av6Ii+LjrjNS+UXSHkFScR1Oe1mGnBIaLs57zkjFJXkvq3HBqFZfR/CeCUwQn40s&#10;Ij7bldwB+xKf6U1BfdKdI/ednvvGqc6R+3CG8Orvn3/dJKtrLIgVOJemcN9ZJmcqixw8QFOds9Nv&#10;7yyRzi7BG78A9xFcJL8NmHXF54xUjpHcR5BUXEdw3wSSVsMluI+MVFyS+8oS3KfV1zHcZwGT3Gci&#10;i7jPduUx3Gd6U3CfdOfIfafnvnPQfeW4vfNFt3di7PG6jydn8kfMzm6uM60b4TcNGW5b4Yed9T47&#10;07RwohbDzTOzM+V5hhk8euWTyo9eHhlFpxtmJP2m/bR9fPTNyOgmab4AX1GT9Idd85iGVYD16U8B&#10;JlPSECYVmOA/MlKBSf4jTCqwPv8pwOIETVaVSQI06ywiQNub3AWN+NPQSR84X2kOFQxoezSVbiig&#10;E9WaUzI0pRq6yBElslyq6LgncrJS3UqTXz6T058uEzrdSpcNKA1OSdGkoYtyNGFqXEcncjQ5Kx2d&#10;dAVyM+PqCA2d6A+IPx8TFZ10hasVre5EkqaBupOuMD2rJGnS0EVZmkx0IkuTRPddRl5/6CxNrqFQ&#10;mibiiqE0TWk7G2JlQTKO8shzQRgOSHK2hYVPw8+nTg91L28saQijIjuy7kxkoXTXKFlWGERAsWjL&#10;4fPw0xdJhxBlieHz8NN8tTdAyc9J1DTeqvuSUS1SZiozOi4IO7egtqgooEELz4pwLV4b1FLOlyvq&#10;ea2we2ZMi6kw0Dm9MQpXj9i4DbhI8xow6zM69Lk+cxJxOCCpuASF75eoqax0XCKiJaM9ZnSKKSWr&#10;UOqLx1H7JmqygMmA1kQWBbS2K5WAFg0pdrh0gHOU5k0Zzwp3fpdxBb7Ut5Soqe34gcXCz4hyn7Az&#10;WP7qdr1delZ9DveNMzovyn0Yq5UZnbPM1JTjjKYjv5nfec6vGCS95cgPu6ia0O+Z7Ic5AFLZUxdJ&#10;8vkVhf38O7mRnNGZIvPFDDmzomGVj71kAo5p4POi5NibZzOc2FVgKeTXhyXVa4XExgoszn1kosOS&#10;ytWEpXBfH1Y0m2PgEtRnA4uoz0SW8uoPC/kKNln/FjZe/QPYpANsbNwH87RySVEUbNIJFjbuAxtb&#10;NI9jtn9tHkdpttE8jtEFxCyO3QewFMjnmPyuRKUTkFJss4rPMx8D9usN2fp5cTVmIpV+gOe6wshG&#10;7wiZdIKNjbthnvmEnX1s0RyOgU3M4NjYcjkOmdhy0RfyzGhvtJzMpvosbNwJA9ikE2xs3A1zXNeK&#10;mTmlvZH82QMbd4KNDUKFF5ZPK5o17HNBIcgA8kXHhokXXlyaQigoDa7gXnBGeosrpBvyekZrDwo6&#10;7og5lqUNdNIRKa6vV9FxPzgjA510hI2Ou2JeWP2BEm8zv1ro6FBX2/MH0JXSFSa6kvtiXlo9AheX&#10;7IWOe2IInXSFjY77Yo7QQfdsKV1h1h33xAA6ynjNXGH2CsoO2vpiDvGso6NEaqw4q1dQzpm2tIFe&#10;gWVKXlxeYcFC6xUV98Uc+TENdNIV2D1aaL2CEmd36MhI7xW0rYh9WRsd98UcGal1dDSnxYqz0FHA&#10;vA86jB28OBPdlPtijqUUA510hYmOe8IZ6XU3la6w0XFfzKdWr5hKV5jouCcidN/lbMY5r5KY2Cmy&#10;waTo3O9L8xM2tAiCeRvsxv9IGbXprw/rbfIbmaEJOXOX1+NJc+J/Mgdz+5kRFDtQeoEG78yDRn3C&#10;HC2QzMFt+5ROlOXM3dT2k9jL5quW+31VGtSpdAzH+4ChUdaZ7/dVmzmnOQasfUqncYhKb+8LGa7I&#10;afNVp+Kr+hp6Vpp1kghYWXPxqLq0VmCsAdDLzKfzwCuttauUNA6Z5m1TDdN33SPNRF7ftDMJD5mm&#10;waB7pDE9ACvxBWHFyOzdZRbas+xeG55pXt+zDJ93T3jLcgbyw9tTv69noE6npFVhiQQnT+DsW3Zv&#10;DTj82/uW4fPuiUNxFuiD7hthTmK4PvuW3VsDDv/2vqX/HNX15PTt/frd6vYWSGgBlS4UmKXQHPTX&#10;7fp2dU0fur9sPr5/e7tJPrN7FD18Yfaw2e5+WmxvvJ37iL4lrjZYf7q/dr/dLBfXPze/7xarW/87&#10;oN5iOHUnfrcPv258sgl/4ct4VqvZr07dRpnhdcPuuS1vTuvmmqVigpV81zLC8mZWY3ikGd6Zv+0F&#10;beOZE7xlUVUJ3tibluUxs8tHTO92YLp1Sxkv41RRlnSYOzMeLjujm6TBb8/wlsUkU3HxaHlOskXB&#10;JSPlrKAUwm1ddrhAW60scEYqLhknm7h4nOyWNxVc0QyvCUzM8drIojleE5oyx6uBk3LFBsc9MABO&#10;OsEGx73gJ3k1cNILNjjuBhtcNMtrdgJlllcBF03ymv1ATPPaHSGa5i3LbKb2BGWaVwMn/ZBNUizP&#10;K51BzPM6K7U3RPO8NjjuCD/Pq4CLpnlNcGKi1wYXTfSa4JSJXg1c1CGsmkOkysYRslJrLpeOsMGJ&#10;DuFmejVwUYcwwXE/yJoDeXy8bgL/BV2e5EZ3aIjm3/CbJg4bBRRitGHN0eif/eQPoILa5n6rDdAN&#10;F02jmjPfT+jRtmBnLtSPKYGbmHmOPotqeRJMszlv7lcynjZvvira9T6lfxH57kE9Q+hRKySdR9xN&#10;gWsXc/tY+zLLm8MGl2mNRRL/zTorGZlfYuuMr4VLJHgK9RBsuqdC2Zp1ZxWeG7IONt1Twfow3LgX&#10;zjUlyFlMlPhvOVC2Yt0hCM+1SBRrbwP3nUSxNIeL/NcYFYtXV9ickvx2d3u/fQ3xgBwYu93D61ev&#10;tlc3y7vF9oe71dVmvV1/2P1wtb57tf7wYXW1fPW43ly/wgA7cb89bNZXy+12df/RXe6O/tKokPaE&#10;LU3eKIrlLLPIpyUtT2B0xUqDG167TSklBalOsbR95ZmKJavqGinW/QwcFxA9xULvRrvmNlKxYJii&#10;0zcBc6cMuGJxRmB0j58XFsUHdJRVw8XDA6dYFFwyNkirjI4r9XHx0MAZqbii0MDCxSMDp1gUXJFi&#10;MYEJxWIjixRLZkFTFIsGTjrABsc9MABOOsEGx73gFYsGTnrBBsfdYIOLFIvZCRTFooCLFIvZD4Ri&#10;sTtCpFiQNUTvCYpi0cBFfpjgcnetM0SKxV0Br/TSSLHY4LgjvGJRwPUUiwEuUiwWuEixmOAUxaKB&#10;kx0is2ouUiwmuMgRlltpuaidSPF7UzRwskPY4LgfnFU7yCEGGhWLtWg3KpbeDcDUCp1iQQvVFEua&#10;NrrtMkWexicES4rYzsf9KXLzPhH3q8ZW2K8aB2XQPeQ1wmGYM9rDhcDsMk0xhAxrFay99Y271wdA&#10;DQzN+LRKpcl2PioV5Op50d3zYBVFqbhA/9zWVqqSdr2iQ2Q5FnqdOAhrKzN8QEIFyY+ajvJMoVLU&#10;2N6KF7o5Aq4bekIFrx7WKTndEZFjviQyEzqFjG5wvqxXmIwKCrrtSoPFo2SnU/qwZECA0ROn0hVY&#10;PB5wRiosGQ+YsHg44GRKH1asUixcUqWQlQosUikmMkWlKNhk7Zt1Jk6N2ZUWZ0GwnKlkQVCwSRfY&#10;2LgPbGyRRjHbv6JR+thiiWJ1ASlRzD4QSZSixuZjrRMoEkXBFvWDvNL7gVAoKVmp7S1SKDY27gav&#10;UPrYIoHi3qr1USFQbGyRQDGxKQJFwRb1BavehD4ZwCbdYGPj45HXJwq2qC+Y2LgTJLZRnlCQbSwb&#10;jfKkJ0/QCEmdEGNr6gTrIjM0Nhe9T9q9lVZAfomjD35p7jKd+MT2aI8haO+ealYaVOvOKjw3ZB1s&#10;uqeC9WG4K9qKTN9y1m5lGyi6b9y9PzzW4ugbe5NxMeX7StVNFzr0JQqOByBePjeJAoXiZXgdNlwF&#10;hVJQgOXO9+K+ni+kUXKcD3FvjJRFT6PQyyMbuZhS4wAOzpLFRlyikAkONzTouSSSgUFBO7Y0VD2J&#10;oqCSQUE5yzRUPCIgEx2VDAlMVDwicApFQRVJFAOWECg2rligWNWlCBQNmqx8Cxqv+wFosvrNOlP0&#10;iQZNesCCxh1gQ4vlidX0FXmiQIv0idH6hTqxm3+sTjJs+9Hav6JONGjSB5gxnGh9QKoTMtJ7QSxP&#10;THDcDV6eKOBifWKAk/LEBhfrEwucok80cLIrWDUn9ckAOOmIwgTHhyMvUDRwsjOY4LgbnFHn1lGh&#10;jAoFMYS/32Xz5mJzkbx/c/HeczZtL2q2h9GvdOKBWqE72kOUrWqUGSVlpOAdPxEeoIGZ4Tg2WwTT&#10;p5YiLhXbL1LuAXCRMRCjAU0IA7f/akFfdFCC0ujbdjbhKdv2tKKkuSHdf4Vxh9fL7fDC6K+IErfV&#10;8dxEybSgU/ToDOnUryN2O7wqWv4nVZIjq4BvZM9cOCnzCjve6egWiuMqoSdK6N2RjRQl6aTEVpSp&#10;343Ki+KyxBndJA1+biXDgTJDHiANFw+N3cqJgkuGAjMckddg8UCAbFRUMg4wUfE4wMkSBVUkSyxY&#10;QpeYuCJZYgJTZIkGTVa+CY1Xvg1NVr8NjTvA7+3SoEkPmNC4B0xokSwxG78iSxRokSwx278QJnYH&#10;iIQJLkzGqSylZyrCRAMnvYA9CZnaCyJlAiu1H0TCxAbH/eCFiQKuJ0wMcJEyscBFwsQEpwgTDZzs&#10;DGbNRcrEBCcdYYMT3cGdRdHAye5gg+N+cFatW0dhMgqTQ4QJtUISJsTZqi7JJs35+MuqDodLzJAc&#10;uZ4QD5CKmfqkimiOIWrvHmrid824MwqPDRgHk+6hYHwI5nRWoAoIczUJcZdZsmbcvT48FgSKWTKq&#10;ZTyD8h3dcEoZQRSF4prTuSkUXGfhFUpBl9c5URDWTaaUdsqtm0xB8l9EouTFdIpN6f3baXoShV4+&#10;KFGyclYkAN1TO1yiOCPM4zVfwNYoeY4L6DRgPEx2GkUBJqOCbFbnKjAeFDgjHZiMCkxgPChwMkUB&#10;FskUE5nQKQPQIqViYlOUioZOBmc2Ou6DIXTSDzY67ggvVjR00g82Ou6IAXSRXjF7gqJXFHSRXjE7&#10;g9ArA70hEix5VbpbgnqdSxEsGjrpiQwJjNQeIQSLs9K7RKRYbHTcF16xKOgixWKiE4plAF0kWUx0&#10;imTR0EW9wqo7IVmG0Elf2OhEr3CaRUMX9QoTHfdEhG4ULaNoOUS0UDN0qynE4ppqyZoQBufn2w0e&#10;Vpie0oZhCv/Tog4b1kMg3z3jQ3rNtrMJT9m2waJ7xtseghdXgni8mEQNR22scjXb7t3hKY9Bs/UW&#10;J1Mr/uIiH0eO6ykvt56C3uPVyi+r+yUOOuAIPZzQCJW395QazW0//cfDL+urf26T+/XbG2S3XP64&#10;fVheYc0TDfB+/fP1avfrenW/w7l+9w+NzWazfqQEbPKf3en9+e8PSzImj4u30V8oJVvy/vG/19ew&#10;WXzarV3PDisgSA5AGTWR1hvg0VvTEqrdyYEgTpAHyIuTWJlQwri/Ltd3Cf3y5uIW39kVvfjsU7VQ&#10;825M6Hv3stVh9+j0G0tXFyrwRU8vgcB9q3m3WS4/rDd31HLcCHR2ErekZNG+FTWb8dpW5NtQmAgK&#10;ze/qk29D1EBCuyHt6FsQ/m3vtD/gObw4tNHBzDzPM0WzRulHpqnRSFXCsWhEWp2WQMYF+d9prHZj&#10;6UsOBTWcLAnEbewQQ/q3SiBpczYXZ48bLdt2/ZMRyHQC5UhdSgQ526+Y7/RrEAiWDxQCcSH32RFI&#10;2qwZIE1Ns1G7bUUjgfilDb6BzSsMSQ0jgdysN/++SB43i4c3F9t/fVpslhfJLV8V2bm/FOWUpgo3&#10;/JP3/JPF/RWKenOxu0CaQfr17Q5/wyOfHjarjzcuYPeR7Y8Iqz+sKD+h4wyf+5gTyMPq6jX+b3J2&#10;4bdezq71w/IeGb0o/lvstj+sNx9fXW8Wj0jQdXeLtF2T6hWe2n2i7+ITf93tVcbdYvPPTw+XyAOG&#10;1rN6v7pd7X53xWHcJFD3n39dXRHZ0V+u/v65Tf9VI5LzXAQDei9FpU4aBEv/HIL81dVp5Azpo80a&#10;TvTKRr6XqkOif3+7egg5r+n3pp7gsig9mlLVPkfaT+urT3fL+52v783yFlW2vt/erB62aCevl3fv&#10;l9fYk/q3awcItLO5+h8INyeXtrvNcnd1Q+3hAxJvN/+OYLH9wCHuQBL+vbRZmU28Nstoj5t7WRgU&#10;U7qyiBaOCp8sAK8LkXWQXo062wCno8oQZQ+pM9+om+TiMHTpvQNeNGv6Ff+/mLCusdLk2yJ1NCd5&#10;qTW6yjg3iivb269rBC+RNyEFyZuzNtdL8OaATiJndYnhMDqxC2fQYPIEb+xtQkTI0CVEcjf/9HM3&#10;oGmxojBBMEmqGlPwDnP3Rr4K6IyQDcnj57jkXHtRYtVDw8UXoNwiIO7gil8YT7PjWi0NF59lx37N&#10;HFu0FFzoWexLmrj4JLtbA1RwRWuA7p0aMLEGaCOLlgBNaMoSoAZOOsAGxz0wAE46wQbHveBXADVw&#10;0gs2OO4GG1y0AGh2gkz0AhwvwjVJ/eYWLQCa/UAsANodIVr/w+wwTlIpPVRZ/9PAST/kSLundgax&#10;/ues1N4QLf/Z4Lgj/PKfAi5a/jPBieU/G1y0+meCU1b/NHBRh7BqTqz+DYCTjrDBiQ7hFv80cFGH&#10;MMFxP0hwoO0xFd2Y6wEihTTO0yepqBXS2h9xJIUUnYz0IhMZ6DAp7Rb0cPVRmMftrOSiFxb9Jmjp&#10;iGUu8zR3FO7iyPlaL1uz/lJlH4Y7by4Lu8zLJ5cBKSsfOMR9y87axq1Zn3YmtxyXAuVMbiNdzkmI&#10;o9f1hLjrUfRdSLL/gYV4o0ZeRogXmJV0vX3qNzR3R8xyul+UlFvlN1NirAvK7bvS4RAHfR2OVQtI&#10;wnPT4dhx7oduhGrRVDOlPSJnZsgBgW/GnHmkDM+muL/WvTDSzkKAkP7op/2SKjzLIVMouIxFMVfh&#10;zgiJ3Dx8W4Vn07pSYXENuFeiReQNqFVYPNp1RiosGe2asHiw60R4v7YiDW7iEhrcBhZpcBOZosEV&#10;bFJx2Nh49Q9gk4rDxsZ94CW4gi1ygeXPlPvAxhYpcLP9Kwq8jy0S4GYXEALc7gORAM+mBQ7g0mAQ&#10;9U1FgCvYIidk01TtB0J/Z2SldoRIf9vYuBu8/u5ji+S3e6s6dPBRyMYWyW8TmyK/FWxRX7DqTajv&#10;AWyRGyyf0qGsbt7TqW8FW9QXTGzcCRLbKL5J5o2JFvcV32iEpL2JsTV9XNPQRiozy3xzRfuyVGbd&#10;3F4N23ZNKGjz7hmv6TXbziY8ZdsGi+6ZxvYQvIil/XfLgdyHW2a5im337vBUg0Gx9RaovJMcEhzT&#10;v3+lXVPoPIoqcYR+bqqkSJtJtmISovd2rZdWgZ3GdN/s+aokn05xHa6S65DHA+5m3RSvjqOjQKR/&#10;ukwmCa4Vq3BpZ9ozE7KEjG4SbLOPypKxQD6doSwFFg+L/dpgH1YUB0xwR68Gi4cB2FuRqbBkGGDC&#10;4lGAXxrsw4pliYVLyhILWKRKTGSKKlE8mcrqd9Wh1ZnI/25WWpT+3cbGXdAsDCr1Jn1gY+NOMLFF&#10;qsRs/4oqUeotliVWF5CyxOoDkSrBnDUEtdIJFFWiYYv7AW7o1XwqZckEVlr/jFSJjY17oVkV7Ps0&#10;liX0Vg2bWBXMLGyRKjGxKapEqTekYeLbAdxbVWx8LLKxSS/Y2ERf8GuCSr3FfcGqN+4FgW1UJaMq&#10;wWLg/kuCaIQkS8DYmiq5LHDPrg/dwVRN6G6F45dggmDsZy/RGkPE3j3kY3fVuDMKjw0YB5Puocb4&#10;IMwFjY+ku9KZT6QwhFkz7l4fAAUYZsl4xWnUybsJ/mu8JPbL0wrFT4vtTfJ5cYsNs+vb1bWP0Dbr&#10;T/fXLlajc2c/N7/vFqtb/7urjWaXK+1k9IsAfvNrsln7dvZ5ucEv3+CWXJIGL3CNbo0m5NVJcygQ&#10;G2tRp40w+aYPBZYT2l5KCyGYDvZNIogROitLWiQ0KGO16+Azgcjo4U8eixYqTnS88H3Q8NXLnwPC&#10;uOvbDDsSiE2wXbv5h+tu2Fx8opOk2Ho9h6/pLGrYfi2kNP1lv83LkxliJbUNoW25VTb6WhhKQhMa&#10;WGOD4XgkkOrAswi4nHVBzzCnoo8X7nUjfSSrawy8BeKOiD74yeBvmj6KWdf1ozPlI33cI/h4wFH+&#10;6GjK3epqs96uP+x+wImdV/5UyqvH9eYaR1LSifvtYbO+Wm63OBjkDkIgNG9G5vboDiUW7NMHP0p6&#10;RvTRTOMjBGn2PIQQZKSPRijwtSCNGCwRMtIHdrumBZ1bfvkDgdRnX0B9zBCnK2sj53k4uGqvxvXp&#10;Mbr9dxk2JPu1EX9Cbr9wkiKp7hwTmgE7CZSXZZ3k9EYXdHZmvcURendkAzCsqLRIsUKC2b/YjC+O&#10;OCNMvoYTft0L5ZRkXk5SFRefkXSrIwouOR+ZZlWm4uLTkc5IxSWnI01cfDbSLY8ouKLlEROYWB6x&#10;kcXrI1aVKesjGjjpABsc98AAOOkEs96w/Me2qmDl7DHRwEkv2OC4G2xw8QqJ1QmUFRIFXLRCYvYD&#10;sUJid4R4iaRKkUhU6aHKEokGTvoBaStqtTOIJRJnpfaGeI3EBMcd4ddIFHDRGokJTqyR2ODiRRIL&#10;nLJIooGLOoRVc2Lv1gA46Qhca6u7Vdm7pYGLOoQJjvtBggN5jCenxs1bfvp6j5NT1ArdMgm4W10n&#10;oayKmKi5nLUHiqyQ/BJ3l3vbFBejNRNjYemge6hZRNCMO6Pw2IBxMOkeaowPQuwB10+v6hAvUz10&#10;pt2LA5QWbWzqDU41vTVmvPo6e7dmaBKKPnHTRc20xtnMVeAcCUiFprpnlZur7/RJisOEzWw3LmNs&#10;+vUeE95DCqWY5TNspvL3QXAh01Mo7u2DEgUZRiBRWtid+OASxRnRtnX/DfgrZURQQuyoyHiE7Hdw&#10;Ub1EyGQ4kFYGMh4eOyMdmQwHTGQ8GvCbuBRksUyxoEmZQlY6tkinmOAUnaK5NNrIZdac2Mg1UHXR&#10;Vi4bHndFs5VLqz3pChse98UAvEirmN1B0Spa7UVixewRQqwMdIlIrRRVkap9QlErKjzZLbAwkKod&#10;VsgVZ6W3vUiv2PC4N5o9XYpzI8FiwhOCZQBepFhMeIpi0Wov3tdl1Z6QLEPwpDdseKJr+J1dWu3J&#10;rmHXHnfGADya0mQTULhMDql7FKagE5DdcZjCJUBR4NEuAFYcCqrUtldwtnBWettDhgFeXpmVeteg&#10;kwwMXkH5WTR40hkYMgodHneGszLgSW/Y8Lg35tivqcMrpTNMeCV3xgA8UhvMGya8kntjXmYWPOkM&#10;Gx53xhA86Q0bHvfGvKT5Lc250FT829rwuDMG4CFc4uWZXYNWKLu2V1ldg/IdM2eYXQMBYVfcQNeA&#10;QuTllbgzSO25yI7ZlTfH6WK99rBmxotLy2yqdg06vt5+W2eldw3Shezr2vC4N+Y4G6zDm0pnmPCm&#10;3BkD8KbSGyY85GXvvu4cpyAMeNIZNjzujCF40hs2PO6N+dTqGsh/x51hw+POiOCNc10ksf4wBxXN&#10;r9rkQpiDwiHH0CoGE6jPmzOGc39XwNPmaIHQxXNQ3D6lE3M583AecBgMsht685BmaNicRnYq3Wv0&#10;J7HTSOvMQy6IJ0pvviqGrH2+Ko1EVHp7m8pw6XQfnjMXX9V/hyMz0ieP2OBHUZU/gApVpc5hphnp&#10;KLz7svYbEfFSc/ZuFs5/pllrHCb4uoeaqT7NuDMKjw0YB5PuoXYS8QDMaUm5DegLFn6HLr6gXbJi&#10;3L0+PBZgKMbBpHsofMEmjTpSS/msnYP1PGkgpxl21/v2ZpesGHevD48FGIpxMOkeCsYHYSaSpmpO&#10;i9zN/QzV80wx7l4fAAUYirE3wStOsqd+3BT5lWaNMWoqs8ZnmQ8Yx/T9wFqUnny7WWPsz/CTxuks&#10;kM8z54yzGWZm3RsxWPAJXB5guyO/9O7IRgbXWVbjbG2L2ZgyJiPcNOjx8xfK0Dqrp7WKi0fWfldL&#10;H5eMqpH4Zari4kG1M1JxyZjaxIVxt9VLfldLH1c0XWwCE9PFNrJottiEpswWK86MJottcNwDA+Ai&#10;J1j+1Ha1KDUXecFyaZSNCI5XfRrNFJudQJkpVmounii2+oGcKDY7QjRPnM1w+l3roco8sQYu8kOW&#10;4xix0knlNDFZ6TUXOcIEJ/pDRnpfARdPElvg5CSxCS6aIzZrTpkj1sBFI5IJTnQIG1zkCKvmtF0t&#10;/Q6RR34wwXE/4B545lbEQOOulj+O0oe7ISWfoQmpi5AkJO7WFGFFOYsojsd1mUHrWqF5Ra3c2z65&#10;S0Sz/SLlHoB3WnrRf5nlkzAHEcRGh8XLDs22swlP2banVShjTqKvpFDAJopCcSL9EVv/kbb3bPa1&#10;lJNmOqesw+709gwOxRF0iLNEtm8///BMhVKk2C7h3hipj75Cwbsjm0ihIJV50mE2FAoZ3eCNvcJk&#10;PFBkeari4uGAVyh9XDIWwJhSq7i4QnFGKi4ZCpi4eCTgFUofV6RQTGBCodjIIoViQtMUigJOOsAG&#10;xz0wAE46wQbHveB3syC3Y9zSkOmKr73Y4LgbbHCRQjE7gaZQ+uBihWL1A6lQzI4QKZQiReIZrYdq&#10;CkUBJ/2ACWL093Zg6TopnuwktrNSe0O8j8UExx3R7Lvvg4sVigVOKhSyUsFFCsWsOU2hKOBkhzBr&#10;Tm5iscFJR9jguCPmbg+L0iFihWLWHPeDdOuoUP5Qa5HPVyg0REChEHdrCuWypg1JTnbgmGcTnlih&#10;+eWUtiI747pNkxOi9+6hZqlBM+6MwmMDxsGke6gxPghzPcOQQJjzCcZBH3/ZJSvG3evDYwGGYuxN&#10;4LbTrKWMN5XIm0pIJrzECWGET32lghQCaE7nplSqovbCHXcVRgmLkE+x2YD/xZQKLnJM8MbeBvae&#10;UqF3DyuVYlIkwOzkIV8lwfjVLjNkZIRtWU8qlSntGVNw8TjZKRUFl4wJcOEo0tkruHhI4IxUXDJG&#10;xn2dOi4eETilouCKlIoJTCgVG1msVCxoilLRwEWBmVVrYuP9ADjpBLPelLUUDZz0gl1z3A02uFip&#10;WJ1AUSoKuFipWP1AKhWzI0RKpUyzQu0JilLRwEk/ZDlku9YZpFIhK7U3RErFBscd4ZWKAi5WKhY4&#10;qVRMcJFSMcEpSkUDF3UIExwfklz9qjWHfSJcbNvg+LDklYoGLuoQJjjuBwluVCqjUsHW5b1PCFMr&#10;dNvrLKWSltSfnfoo2hUHMzhPqxnKc9ZovE/F/ar1lyr7MNzI1hC+ZbsVNAiPDlEjQVLNurMKzw1Z&#10;n1ixTH4syrdN9Yt8lWNG1ZOmNwMdKIrFLUKem2IpimZpFLekNkIirK3QqStaWsGscdPGnrm0ktfT&#10;MsELe2KkJ1jw6kG9klZT5OjAhbCxGdcrzugmaeBzVSOjg7yudVg8OHB6pQ9LBga4OyNTYfG4wBmp&#10;sGRcYMLiYYGTK31YkVoxcQm1YgOL1IqJTFErCjZZ+zY2Xv0D2KQLbGzcB35ZRcEmXWBj4z6wsUVa&#10;xWz/ilbpY4ukitkFhFSx+0AkVfK6wqUnSt9UpIqCTToB58tKtR8IpeKs1I4QKRUbG3eDVyp9bJFQ&#10;MbEJoWJji4SKiU0RKgq2qC9Y9SZWVAawSTfY2ERfcCsqCraoL5jYuBMktlGmjDLlEJmCRkgqhRhb&#10;XU8p6RQryY60aA9PmQF52ZziwkEWpAF+Ym1CM/5CJR+EuT1BUmKceQqzYmxjVoxPq07GjEZfaecX&#10;BndFnbjmdG7qJC3pjDF6fJnVTfbSTp1gZCF54jcrg2qeqU4y0hTuhZH0UNSJW5ziigIDFzuWnmE/&#10;SdJB7vaUcHnijJDKsSd1ZEyQldOZCouHx4066cGS8QCKylRYPBxwRhosGQ6YsHg00KiTHqxInpi4&#10;hDwxgUXqxESmqpM+tl7163Um11KoZrVKi1IY2di4C4I66WPr+cDAxp1g1lukTsz2r6qTHrZInphd&#10;QMgTsw9E6gT3d9dqJ1DVSR9b3A9m2EDWjihd9xTyJCthpfk0Uic2Nu6FoE562CJ54t6qYRPyxMQW&#10;qRMTm6pO+tjivmDUm5AnNrbIC5ZPlRMpBdpqNCrH+73IW2q9cS8IbKM6GdXJYeoE1nQbXaaqk3TS&#10;HvCoZuEwvBWPp5MJwgqSMrjc/alIXzX+QiUfgjmlez0c5grbXIbVSaoZm5g14xOrk2qGam2+xLh2&#10;4rdavcRuL4Qwijo5y6vFauQych2iW4kI6iSnhFakTmhDmO8pz5QnZYUcenhjk9i1C1p68oTeHZGl&#10;lCfpNNWnZ7k8cUY32G/i8HOtI4MCzJzUKq6ePlFwyYjAnJrlwXEzw6jgksGxiYvHA06gKLgigWIC&#10;EwLFRhYpFBOaolA0cNIBNjjugQFw0gk2OO4FL1E0cNILNjjuBhtcpFHMTqBoFAVcpFHMfiA0it0R&#10;IpFSTie52hMUkaKBk35Ia+wd6waWrr8LkeKs1F4aqRQbHHeEVykKuEilmOCESrHBRTLFBKfIFA1c&#10;1CGsmhMyZQCcdIQNTnQIt4qigYs6hAmO+0GCG4XKKFQOESrUCkmoEEeq6yhZSR2LIvm0wJjo4xMr&#10;OL/E8XowibPeY1VCtf5SZR+Gu6DMtw43xtHmW4ZdWx2iZv8Wdhz3rTur8NyQ9WkVy5jr6yutp2Bg&#10;VhQLvwX1bE7S55ikcF0Cue+adYdWsdCEml9PCdk0nqlY8rygCAaxdKRG+oqlvyVMKpYZsnMBck/7&#10;cMFCNjRd69DbeiXHXKKKikfLbj0l76OSkQGuyNFh8cDAGam4ZGBg4uJxgdcrfVyxXrGASb1CViqy&#10;SK+Y0DS9ooCLwjMTHPeAXW3RkooNjnuh0SsKOOkF06Ui05cNLtIrZhfQ9EofXKRXrF4g5IrZDSK1&#10;kmdYUtF6p6ZWFGiyK9SYBNA6qBArZKS2t0ir2NBEX3BZvpROGmkVC5qQKia0SKmY0DSl0q+16BoI&#10;ExrvCTY06QIbmugIXqco0GRHMKFxFwhoo0oZVcpBKgVt0C+npKpKyaizUPReIBnWsERBWONNcygV&#10;bxri9S6C95G7YtqZhIdM02DQPeJND8Ca0oUS9LXKJ3elKabdiwMUD0Ax9QbolSc5LT/u7voqaqTE&#10;mpWmRlyzP7vdXbhAzvWFIg8H1P+XvW/tjSS5sf0rhf64C7krX/Uwti8wHj9gwLswMPUH1GrNSHC3&#10;Si6pp8f76+9hRMaDzMNU1ZVlXXmqv5TUYjFPksFMnggGI7ERFC5ENtL808q7Nti93mzRKfwpNiLX&#10;NjKajbTNBh1+u35+t7wI3SxG/D4faWXPCMNV5wCBjxBcOgNo0UKe4qoTgCBEcekEwMVVJwCBjxBc&#10;ho+4wBQf8ZEZPuJCI3yEgdN8xAdXe2AGnHGC50+yW56BM17wXKr4iA/O8JHWCwLCRwg4w0fcOFCE&#10;JEjRAWcYSStbUFgkEEbCwBk/oIcxDQZFSVqR4uCMI1xwKh5i5+HpA8RwknBZ+gSp50Z8cIaVuJYj&#10;rIRYzrASH5wKCNdyZre8D65+LI19vYjljB88t8qrpLQqUeDOzOTMTE5hJhIiwkzk3c3WTzZySJqk&#10;8G3JTrzEfLOMJSKQxZ75eW7CZP8pek/Au21x7/He8Nidx8tkPbxM9oUZyrnC6zX6eQ1S2BjXS/5y&#10;e3e9aHuUGGIcjeTk+zsBFXqD/3D/l/3V3x4Wd/vvby7vfrr+7uH++gotLeT7+z98un386/727vFh&#10;/I9R5nDYf7u5vvyk//uHm8v7690/7q9FWAatupr88nD/18Pi47f/3n+CzOXXx32I7LTCsf/xx8Uv&#10;2GWC3cNh9DfbWMFZjkJpJKeR5ZFUM5i+Kq0W/nS9/7KQHz68+4x7Dqovf0bv8xg/SUTu+27/x9vP&#10;n/H/crhTOPpqGHCYmfyuqhAfDj99/P7zYfHz5WdpMPgvbfSQDIhywH9VXSDauaZR88fD9fWP+8MX&#10;GTmhkO2t0dpB9hvKMxSjaFyxyrQ2jqG05J7G0NXXOIZkFKRxI4wxjiD83036qbTUx08LRI0MSPna&#10;/f5BRnCcB0tjdPYst+eJIqcqWA6I2wXG6bEvWQFcXhRxBkvDKX/V81xa6mVfIP/iqFsc9rGfz8/X&#10;B/xwsz/877vFt8Pl/Yd3D3//enm4frf4/Oc7PPfQS1TOO3sMv/TYeYRfDvVfPtZ/uby7gqoP7x7f&#10;YbjIj98/4jd85ev94fanm/C8FX/c7b/DU/HH2/DMkpD7uP/0SlNceNLqF0hInNQj/f/XF4g8siT0&#10;22XqpZhC//wC+fL5BZvyDEvk5HHU1C+Qt3newUomvMIoim2DSxqC/5ck5PwCOb9AQkob87P4qD6/&#10;QBa3nxAbA9pHTNdIZOUEie1bSyYxewY+hJAfNpjyDbwhvVHaVg7NlcdBs8EhwZK1P3sTfN/0zSJc&#10;M1yqVJ3X85LxfEa5uhHC06naBY8FEpxYskF6YsTqqq0ghAnY8Q78dZK+wRZrhqyelIzrJASZnhvu&#10;VgM2ThNk9YxkEOLI9JSki6yekYwrJQSZWSpxoamlkhlsZq3EBcfWShg8vVjiw6vdMAdPe8KHV7si&#10;Vm+F8W6Gkj0GxXOsWi6ZgSe5dDWE3XBg6yXEembBxI0ItWAyExJmxaRHcSWNCbZiwuBpZ3RdOApl&#10;GrBqySRI8bgwdVw+PBUZcc2EwDOLJi48Vck1A8+smrjw2KoJg2dCw7Oe2nYyB097w4enQmM8D2X6&#10;MJbymmoo+9arnTEDTzhnra8dejr25DThKPcf7xe7filHcRLrSa+nSh2e7Ni/Tx7JcoRGVhek+Njr&#10;rTfwiGevC0y2FX07VCg78LQz2k3TcXi1M4KUA896w4NXe2PXh4NMifVkr4KyngMPXW7L3c7Ak42s&#10;lb6uc+BJT63sjR2EuPUG7QzXenLMYVY3B097w4dXe2OH4xEceNoZPrzaGTPwVtobnRcaksrl292t&#10;vNDAslPtDDc0pLNYVjcTGrL8E+X+82Ihxe/DmoYGksiib7fyQmOlndFusYTOIld2IRV4IsVDY6W9&#10;4cOrvbFD9TJ37lo7w4W3rp0RpDg8aZx2jPXWtTd2SFYdeNoZPrzaGXPwtDdc661rb+zWXmhIv63q&#10;bn14tTMMvPN6u0yo8gn6nWSOoGw7pHzIZeM0+pw4hkEQD0shT4vDLSKOlOgY7ZLpBPFEH2dXDHZj&#10;q+gdai2O0S6ZgGjHK/wo8fFW++NuFeV3QXtu5D6PfewGucvFxE+II1wE+3DcrY4kfZfbUs5rlyet&#10;aI+dGp706mq8VTyyjjGkPIlE+/o4r8qTIYirW42gnnN+s6QtoYxCuD1b8mlQjhYujWOO23Rxb+Wn&#10;wV6VUbjBGyPaIS0OlS/FxSQqXITS12aEk0j50ih8EmYsYY6Y+3igFazqaybC5fLpawkGEU4i5UtR&#10;uMMypHj4ot3mYCky6VtRFnM2UbZb5nOqkkT5ji9bZNK3fNkkUb5zOt42NzDaxDqDGQsz2XLthCZi&#10;YLJRAhd4kYr64Xz+3OvUq+ApNdnfK1UseMS8tdniYbPE3SDUgX88ZSHNFm82CGyZLMZRjePT84jy&#10;A3lsl0lgnVn3KzkpW64IS9ViuFDO+8NcsVzbyOikuh2wKbdgLlesc+ogJP3ix53LRUqn1P0GO4EZ&#10;rjqjDjPFBJfOptGfEqqyLcsV62Q6CFFcOpd2ceEdUewltIbgMtPELjA1Tewjs7PEnsnILDEDpx3g&#10;g6s9MANOO8G1G6moZ+C0F3xwtRt8cHaG2AsCMkNMwJkJYjcO1ASxHwh2frjfyDrHNELJ/DADp/2A&#10;DhnQRoJBTQ8HKRoNdnbYBVc7InYkIuDM5LALTk0O++Ds3LAHjswNM3AmIDzLqanhGXDaEb0Lrn4s&#10;xYp6Bs4EhAuu9oMGhxwoVKfJc//44rRdTC13x9HBkSIdRwYBVSgMnn6RGMzTL3mqBfHjCJI8Z4J4&#10;4ijz2v/9GD7cjVt+BheUUShUUN7djAleNE2uO+9znbyXm19s5VECj1y0PR4D0eMpfS9fiok8FS5C&#10;6WszwkmkfGkUPg1008nTOaAeMIX6BGoqXRAkTAmJr/vF6Mq/tib5XNySilvwMCJ0JeTEb42uoC0X&#10;3mwIiW3ca1Lq3HBmC0I81LbITzFYnslXMMe0wuJHOuauJPMTvhKujmvWpEYTlhU27WbQRVNNV0QE&#10;Kwoj/FqVTg66rgmHxk1oVJ0sB7rCdOnMYNWuGKw6LRARDkunBa616qwgVLUwWIaurFCnQMylyIrI&#10;cGCGrHSYguN+rM2/g1W/UfOjprJe4nBsps538I1muxG5Y6z2QaxnoXbTTnCGmapm8ceZoSpjM6Lp&#10;+CdUhWEzXGW7bJhPFVMRGe5Tw1S6DquhLDYJU6HYdBzIiY5kvCmiIjIONu0E324qFEIZC8NmmIoU&#10;OhBsiqeIDMdmeEqHYKB2IzyFYtOx4NhN0RTfbmbjr2s3csADxabd4Iw3te/XH2+2emWz7ajdSPUK&#10;w2aqV1DcT52qileCEPeqLV7ZLrccnX4nyAo9RaejoWnbjg05LLSViacg5KDTjuhc26l4CLUrDJ2p&#10;XWna5ZqhU6UrQYijs6Urm/Wa2o6UrlB0OiI826nKlRnbyRpYtZ7u2m6ofRErVyg67Qpv3GHVsvYs&#10;Bie3nS1cWXUNtR0pXGHoTOEKmk3S176qWwlCDjrtim7Vc8+SuhWKTruiWeK8L/IgVmUrQchBp13R&#10;ubarfRHLVhg6U7bSLIcNQ6eqVoIQR2erVtDDl3qWVK1QdNoVnu2w4lyNOzGwg067wrUdKVqh6LQr&#10;vHG3rj1hxt15RkvoDmZ5yKbSc82KaxmpJpWpwXPNitmIvHuTNSvh4RJqVoS2s5lKHFUxTuJt0jS2&#10;NyvXSBuRMN+Xj4NK03bpM07fZZ3T9oVGUPLEkzS2GWXSVNDGi7dLPDyDztDRGs/BIpG+M0qm+cvY&#10;Qw2S6e/p02iMNemuXLPFnIpc+Vh9uP78rOlasiho7OK2yZl7WY81Um2eXEr3kD7jvSSN7SYtmqe/&#10;p89Rbqx1O1ZfQZj0FKtHjX1qIoDsJt51kUjfiZLDWBjVoCRI20fLZY3ghrNy8p6EFY/WlxHG68Hs&#10;pxfI9Mh3QsD5XTDOLSdfaT8+HhBkxjkMorc247zGCVphcPfLtM0pFch0Qulkxnm7Ts+ZZ044D7jI&#10;IlwR4VZPAE8mnOXaRkbPN7c99mVC3aSOpp7yDEI3ixF/fUGdvQ89Gr8zXHX2HmacCS6dubd9O1Bc&#10;NZ0NQhSXzttde9V5e5hyJrjMjHPbYwqFGUzNOQcpiszMOaMz0IqajBTIMHDaAa7V1KSzbzYz6eza&#10;jRTIMHDaC+5QU7PO/lgzs87D0G6p5cisMwFnJp3bZcfHm5p2DlLUrWbaWXovcXAqFFqZaGPgTDAs&#10;Gz7m1LxzK1IcnHaEbzkVD2HemYAz087oSNLRgFATz0GKgjMTz8OAHWfsGUImnhk4ExCe5dTMs285&#10;M/PsWo7MPDNw2g/umFNTz3rMIQc6F8j8eqYT4O7nFcjIKBTeKe9uRjtR6TIWLV2g1XuqefEYAfZT&#10;jH2IID0pi9esoNYsfWfmmAFksU8jcLaT9BbE6doFeeQwFy32L46at/gpoihS6XtZWqZLhTvigfUU&#10;5qwZz49USpD0pc+kVwqUTtaLzp4JcdT3Ugzo3JHslRgQBj1hQG/yCDCcWZwnSQKFK0U3AyaLYs3N&#10;EpNCMQSfSYHaYd0tcMlxM0KplJlQILn4LAVqVuglgHmTYPWa3NQUKAhhzWG8gVrMZBzDZkuBqcRP&#10;8j4CTKd9aAIs55xNgdUcKAhxYCbb8Cymkj7ZJUCAGRKEiUWpDpgiUyQoSHFohgW1A3aOU2/WPoiV&#10;NwyddoFrN8WCZgxnaJA/1mpHxNobhk77wR1uigbNjDfDg1C0xCOB8CCCbsKDVlI0NvWs4UGQ4p41&#10;RAjNDXg4kPobhk5HRLvspdKOoKs9EaQcdNoXvu1UUAQmRNBNmBDa3DB0hglBiqMzVKhd46QPFhWE&#10;CjF0Oipc2xkqBAs76IwvvHFHuBBDZzyxdMad4UJq3J3J0K9qbfXZZEiGYViEk7c4Y0PNclx3Bb1B&#10;3895stAsx835EI5zvgCY8v70GfP/Wm8sk5wRLUzoBK0ZbbpwoTgjhFZqKITZNMu85lSE0teScNqt&#10;jWqGlLElkfSZRLPeJq+OJZH0mUSlfChCOF5rQRu1wXIvswp0buv/KtukJbUkHCisW7y1VaBV6nLQ&#10;jgeDFw7USPlX2CaNyfN/CgXqsf9yEa5o6M2EAsm1jYxeBcImKXRuypgLm6rT7yCEDZgRv8+AsImw&#10;pbgmDIjg0jlG0+LgMYarTveCEMWlUwzXXirXEwJEcFkC1GK5gAHTBEikKDLDf/o1ChqpK2sHjDsP&#10;ps40Gw9cq2n+I7bl4LQTXLuRVSBmOe0Fd6hp+iMDkoIz7Kff9FtqOcJ+CDjDfpoONb7MrYr9BCkO&#10;TqfcPRrUcHAqFNpQbj11q+xcrEp8scGIB4NaBQpSHJx2hG85FQ9x98EUnOE+TYcFL2Y5xX2CFAVn&#10;qE+/6TpqOUJ9iFvNwWOu5RT18S1nVoFcyxHmw8BpP7hjTjEfPeaQA51Xgc6rQPFYD5y6cXi3+Pjh&#10;3cf4kpfseNxSLT+Gs4AQv2GbNB7ZjPdcoPNVZgd9WnPw2AGkxyJMcIl8jGrK9dNnzPmVZvQAjJlP&#10;kkmfSXYtZzxFgnCK3ow46SvIk2ZsZouat5l/FaH0tSyc9oxvsQdkHnHRO+kdNtGaDmg+RWtGG7W9&#10;FPk5LwC9zgKQpIuE/IQIfGvkZ8DZmCHGNvbQ5cCKwp7rNofqM9d/eqkPwxUn5W0T8iMXnyU/spaB&#10;LNIK1Zm3iGBSdEQ/Q32kmo6hUvmepHsElc72hm3LUNXER0Q4Kp1huLZSiZ4QH4LKEJ8BDV6JsRTt&#10;ERmOy9IeqaVj5iLFbwyazrYdiynS45vMrPm4NiOkh0HTHnCGmKI8/hizlKdFa3ZmNUJ5CDRLeZD2&#10;Mo9qxiNC3KVmvQdhiV5OJC7Jeg8Dp4MAjVCWFFwdBkHIAafd0LuWU5EQKA8BZykPZnUZOM14RIiD&#10;s5SnlVZ1xHKE8jBwOhg8y2nGI+Z1wGlHuJYjlIeB035onDGnGY8ec2fKc17rwUzx0ZRHRmFY65GX&#10;NuU8GxzcFEuysMcmZvkuJVhvYmpzgVqAeUZQtGIn0Cx32MgrJ5SaHa8zI03koiAeyct2g2cZtLab&#10;BLSIpC8l0bRXKbd/TgLpMwkmnXE3AUIxCaTPxJyWckSWXP1olRlmVPVSBOe8x+eVCA5oNyE4YWy+&#10;NYKzxlswjO5mFQ8QLqs7a5zKGVZ3RCRG/TMJDjIBbAwZ1dWMY0Jw5NqzBGeLxQVAnpTK1QxHZG4W&#10;5HI6rRhQqEtRTQgOQaVTClQkU1R1aicyFJXOJ1xbqbROCA5BZQjOFu0RmLEUwxEhissQHNQFYI8K&#10;sSohOAyaNr5nMcVwXJMZguPajBAcBk17wBtiiuG4Y8wQHGwB4YOMEBwCbUJw0DCGedQwHEhRlxqC&#10;gy0g2ONGXEoIDgOngwCZcMvB1WEQpDg47QbfcioSAsEh4CYEp1lRcIbhQIqCMwRn6NEmj1mOEBwG&#10;TgeDaznDcGBfDk47wrUcITgMnPYDKmH4mDMMpx5zZ4JzJjinEBwZhUJw5FFE+U3bpL0661x173KB&#10;tpFOusJG1njgzfKWSu8TDRaw+UZKE07VmtEmdlFQJ56xldex6B3Q9CuiLULpa0l4M3Y8uJi2x7Wi&#10;RW+ukUsi6TNp3Y7bHU7SmtFGbS/Fds7LOa/EdpBSE7YTMu+3xnbQMyaynb7HizwQjNTRYCNND8N6&#10;ziYeZ4Jx/Ey6gzNOZa8LLmmozITuyMWNjC5ma7db7JbukVUYsZrvBCFMfY43UBMsnWegEaYU9U+B&#10;TRgPAaZzDPRwwU5pAqzO9YIQB6ZzDNdiKtUT0kOAGdKD5rJrikyxniDFoRneg+ahG2o0wnsYOu0C&#10;126K+MwYzlAf13KE+jB02g/ucFPcZ2a8GfaDQ6T5gCPsh6Az7KfFK5h6VrGfIMU9a+hPt1rJDpxp&#10;OBD6w9CZiGiX6LpAIkKVtGFhJHTUJbFqjv7wbaeCIvAfgs7wH+REzoOkfigFKW47Q4DQjZA/4wgB&#10;YuhMVHi2UwRoxnamqs21HWFADJ2JCm/cKQZkxt2ZAp0p0CkUSIZhWOORJwPjQI30+hWa0PQoCUU6&#10;gBHm8QSp1BxlTZZeljti7l9pnZy3oVlCI7EYr3+8zow06SqI4/X7xOsQY6k+rcikb0VZdFOJCBBq&#10;89V3lda4vxK2SrrS53j9RBVP0ZmRRl1Q/iK7eM6HHb4S88HLiTCfsDLx1pgPdgXjbhC2ONY0VOKV&#10;dZ6tTCXESra0vPpc4jOsOhyaHvfv1TSkzjHCYYdybcNoNPFpBhxMD8wBWa2qJj5BCOkKMiyjTKcX&#10;3bDeUlwT3kNw6SyvQR8xiqvmPUGI4tKJRefZS2V4QnsILkN7sG+zp8AU7QlSFJllPQP6iFNX1g6I&#10;u3gYOO0A12qK9fhms6THsxshPQyc9oI71BTp8cea5TyNYznCeQg4w3nQyAgbZUgcKM4TpKhbLeVp&#10;nAgllIeBs8GAPUEUnI4GSHFw2hFoN8DHnOwiLod/BsZDwBnGg9GEoCeW0ys+IkXBWcKD47JpQBDC&#10;w8DZgHAspwhPM3iWs3zHsxzhOwyc9oM75hTf0WPuTHfOdOcUuiOjMJa08V0867y9vs/Tsh4vWOdd&#10;+z1eAJEZpSw/fcZsv9Iap1RdXrCWU2ki2zleZ0aarloQx+t3WWuHvufzHK7LFujQA3zurorWfrLc&#10;lJCM10/rPOjhfqzOgjTqeim2c65qeyW2g0Ccsh1klxhyb43trNHMOIQtTmA26zyheWRgO8s8KfFM&#10;ujN0fY8ikNhbseYoE7pD+qdqutNucfRMAc2bFgQh5CrjDdRX1NnFIAfFMWATvkOA6RSv3WABigGr&#10;M7wgxIHpzMK1mErwhPAQYIbwYFmmo8gU4QlSHJphPIOcEseMRtZ5GDrtAtduivHMGM5QHtdyhPIw&#10;dNoP7nBTlGdmvBnOM7Som2K2I5yHoDOcp+3BediYU5wnSHHPGtIztCicouhUPIA/03FnWhegBp+H&#10;ql7nESkHnfaFbzsVFIH1ENsZ1oOW4zxeFesJUhydoT2o+uSPEkJ7GDoTFZ7tFO0JFnbQ6aeTazvC&#10;exg67Ql33CneY8bdmficic8pxEeGYSA+8hZn6zzo1pw216PiOvGZwiR0Rg/p1A2gRRnpLE+oNTeY&#10;U5njFJBFl+3AgE7SWxAnnAV55CAXWGRGFAu3agc8leZZEKRzF2tMST6BudKM8xPn76/NXaxP0psR&#10;vywbOle9vRIbwtAkbCgM07fGhrBBPC4Zr9ZpuSVVvaGUYlz7WSIhjYHyTDbUo3x1ES4JdTU3mbAh&#10;ubiR0WyoQz3wAqDHBSvOhoKQZAnxBuor6qSjR6ksBaayP0n+CDCdb3QrnIjMgNVsKAhxYDrfcC2m&#10;Ej9hQwSYYUPdCt2+GDLFhoIUh2bYUA/CQY1G2BBDp13g2k2xoRnDGTbkWo6wIYZO+8EdbooNzYw3&#10;w4b6FdgQiwTChgg6w4ZAS3vqWcWGghT3rGFD/QpsiKJT8RDYEENnIqJdbTg6FRIi5aDTvvBtp4Ii&#10;sCGCzrChTjo4sKhQbChIcXSGDfUrsCFmO8KGGDoTFZ7tFBvqfNuZVSDXdoQNMXTaE+64U2zIjLsz&#10;GzqzoVPYkAzDyIbwJqBsCM0CYxJz0S3z/vrCKRLLGLkFitTwFBNu0WGadJ4BVJobPOln2ULT4dqn&#10;6y2IE86CPCMe2wxcdNgqOqIoUul7SRozhiOO8bwQdwXroumK5ieq4CA7popA8URtndKbEb8wG/rd&#10;777/fVowU4ef3h8eHn9/+XCz+Pny84d34U8xtzzsv959ClnmzfXlpz+MPz9e3n6OPwe7oYhSkvqH&#10;e+kWLT993H8C71gc9rE3x8/XB/xwsz/877vFt8PlPa7w96+Xh+t3i89/vnvASVQ4vkGGe/ilH9Yy&#10;mg/1Xz7Wf7m8u4KqD+8e3+H8cPnx+0f8hq98vT/c/nSDK8XKz7v9d18f9z/ePsqQLKjGX7493Ees&#10;+GHxy5fPdw+/hQxQPj7e//b9+4erm+svlw+/+XJ7ddg/7H98/M3V/sv7/Y8/3l5dv/+2P3x6jxOe&#10;luGn+8P+6vrh4fbupx9uLu+vEX9ysav/+RkWuP2EkrFB0inChsIwHWV/CLa7hA3/sr/628Pibv/9&#10;zeXdT9ffPdxfX4Vbwn/94dPt41/3t3ePwIlozjKHw/6buEf/d0Cz+8f99Si8A2sRDfJrMglQxisL&#10;DPHf4uO3/95/wlcuYbvwKEl8Bve++OXDu2GJKQEJ4aaJi1ulEm4jD42wNjQgqYoPgvTtq68Pj3+6&#10;3n+Rh9Plz+hFGcZU7lhauAn8WDW47XHoCeawV5ODeCZsSC4+6hxtvdNsaI3mCcAc7r1mOXUhlsgg&#10;gxnh11I65cChpkhgCCyV+wkXIrB05rdu0ImBwKrzPpHhsHSu4VpLJX1h/8/UWoYJrbboxUBwKSIk&#10;QhyY5UGy+5kZjPAgYjLTzdqzmaJBvtEsC3LHWO2DeJYPw6Z94A0zRYL8cWY50CAciAw0ec9UtVxL&#10;PtQMB8KrGifvEKcqDhSkuFctB8JiH0en4iBwIGI5syKE5l44tYihq/0QpBx02hO9azsVDoEDEXSG&#10;A6FPNU7eIegUBwpSHJ3lQINwIOJZwoEYOv1Acm2nONCM7SwH8mxHOBBDpz3hjjvFgcy4O3OgMweS&#10;pDCkdkc0tJZhGDiQvL0pB9qm7m4dOlvH9MRlCJvU3a3UzSUOkT5HLpG1PlU1d7GVF4+QquN1FqTp&#10;qgXxeP0BrXVFK+Y3nropPK6j6FM9rLNOPBaiodLl02e6ODKzcPGjNWaUUROi/EU2/ZzL4F5p4QeD&#10;kVCdQAeEY2TC8QaoTrMdmT8o6dhPLS38oDl+pDoykRAj5JlMByf7gZ9sl5PFGpXoSZ4n155lOm2H&#10;qe5+PAi5JjE11QlCNyjFH++sMDCdWWDzCtpREVwqxROqQ3BpqoNWuxuKq87vghDFpXMK114quROu&#10;Q3AZroMzeVoKTJGdIEWRGbLTrtfgdMRkhOwwcMYBntUU2/HNZtiOazey5sPAGS94Q03RHX+sGbrT&#10;ol6cWo7QHQLO0B1sb0ULCxIHiu4EKepWw3ZwWh7YE3Er2fTDwJlgQD9UDk5Fg0hxcMYRruVUPASy&#10;Q8AZsoOW02jCQCynyE6QouAM12nXLbgTsRzhOgycCQjPcorrtK7lDNVxxxyhOgyc8YM35hTV0WPu&#10;zHTOTOcUpiOjUJiOvLsZ0dlsoE14Btqypfy90AadwW8gEWVL44AkkT5jrl+0YvTOsoLNSAqk11ta&#10;ikm60qfVWZAmiYJ4lJV4DHfVbtPscpFJ3xplxz5VF20XO+GGZYrdXqxlJLNWLF/P35W8g8L1j9dZ&#10;kMarvhjbOR9U+joHleLlSthOWK14a2ynx2a2MMC7bWx0WBZ2sNoxLuzgxf5PYTuYiF4twhUNk5my&#10;HVzbyOh1HazDobFYxlx4jGI7IoR52Yi/5kQ6t+g26DPMcE3ZzhSXSfCWIE4Ml8rvRIji0mmFay+V&#10;3QW2M8Vl2E6zBdNkwBTbCVIUmWE73RprYcxkjO0QcNoB2CfBrabZjms2w3ZcuzG2Q8BpL7hDTbMd&#10;d6wZttOtsSjGLMfYzhScZTtLHLfJ3KrZjkhRtxq2g/2qmESQZ4KNPhUKbWD+BJwNhnbLwelogBQH&#10;px3hW07FQ2Q7U3CW7SybjoLTbEekKDjDdro1VsWY5RjbIeBsQDiW02xn6VnOsB3XcoztEHDaD9g1&#10;wcecZjtqzJ3ZzpntnMR2MArDug7CjLGdi7JvfxvrRDDCPGJw0eWt+9s4ul1mUOvNNCqRh/QZ6Qaq&#10;vWLqdIG3ZkhXjtKa0SZtBXXSKycWCedotojPmHkVofS1JJz7N2xjL84ZEEUvjm2NepO29Dlq7Zcj&#10;7WpO0ZrRRm1Acl7l+TcqaJNEhvCeQKDfGu9ZbaVjLIKsX8dmHoX3tFj2CQVtucvIMxd5hiVoT7ig&#10;SaomtEcubWQM7cHS8AKQw1RITWgU7RGhm0WEXwvpHGPA0YAUlkr1wtaeKSyT6GH3CYWl8jwRYrB0&#10;duFaSyV5YWPPFJYhPVi8QaNtYi5FeoIUA2Y4z7AE56F+rK0f27oRT5pyNqzdcJtpzuMZzVAe12qE&#10;8jBs2gdYuuHDTFMeb5wZxoOaJ2z8koCzY1sFANqrY7PW1KeW8XTSPJ34VDMekWI+NYQHnRKwW45h&#10;U1HQOmFgitngU0xwMGwmEKTgdBqf8kiqymB9u6lQiNt5pnazfKfDFkOGTfMdkWLYDN3pt1hlY3Yj&#10;dIf4FNu36zt17abpjliXYtNPI9duhO0wbNoLiAU+3jTbqccbEp9c43x5k8qer365w48zNCBmfbs0&#10;zQ35GWEMT7y9dik/nBeOeeoOT72Y9c1LyxSO6MaD6CjxmCru8Gw4RnycUN8hXI8SH280timFZeex&#10;S7dDwY5BfYx2Ga1B/LhblQEUxNWtRlCjbw8o3F9gN8UpZEcGoZAdPBEo12k2En248EVbmpS5jAAH&#10;+CAeojSedtEMKb9Pn2OeX2uOx2ngZpJM+syyY80ZUJyid9JWrSBPmreymB4R4w0eERcpi2MrBx6N&#10;95fGf5JJn0Qz2sfN22KLQ1X/H/RmxPHaMOCLsJ5zU4PXqW2T5xVhPWGJ9a2xHsxY4LmE0Gm7bszG&#10;Um1bJ4mRbONZ5+Ymz6Q9yCQatCLDpAPCrqYhKuuTpE+ubWQ07UGT6s0CmCfsqE68gxDSg4i/vqBO&#10;NrBVcE1xqYxPEj6CS2caTbtqKa463QtCFJdONFx74WlXNn0I8SG4DPFp0AaKAlPEJ0hRZIb5dD34&#10;AHVl7YDIfBg47QDXaor5+GYz1Me1G6E+DJz2gjvUFPXxx5rhPt2qwVEvJAjIag8BZ7hPM+AcXBYH&#10;ivsEKepWifGKYGDrDU4YYuBUKLROLBjygybfPEhVb7cgxcFpR/iWU/EQ2A+xnGE/aGjNI1WxnyBF&#10;wRn6A6Nh+ZlYjtAfBk77wbWcoj++5exqjzfmCP9h4LQf3DGn+I8ec8iBzgRImAr2Kv8kXEBegPf7&#10;B9lKuzsToEfhxMEkl483i28f3skoDAQI727KgMa05aJZrhKxc/lBar3WLNdPsIOiNdeWJf6QPhOP&#10;QIV+oAanKM1Qk7ICOaqVp7bwmPUq0c8ikb4TJSXWgiRO3JkjMVlj7n2X9KTPqC/y2Iv1seoywKjm&#10;pTjOef/OK3EcpNuE44TweWscZ9WMQdDKwbyBViSO0/SSigjJQY1sCqRnspyh7TARikzaMpgJywlX&#10;n6c5KywUAfZkorzOsnGCvcyCpjvwec6ADpEUmUruJLdjyAzRWWHpgyFTREeEODKdUrg2U5ldqGsT&#10;jxmbWaqzQskSg6apjkhxbIbrDHJgIXVo7YXIdZjhzDIPyra55TTZ8U1n2I5rO8J2KDztijCaqPVq&#10;X8yMOcN3+lXPrUf4DoNnCE+Lw+iocxXhCVLcuYbxoIUyj1a2m4eMPUN5QjtjZj1FecamxyxizYqP&#10;b73aG7tY4UbgGdITekEzeIr0jB2jGTzDevpVO9DQIKyHOdeu+kircgqvfkLNWM/wHtd6hPdQeDo0&#10;3LGniM/M2JPuRhXbxvOYh4ZMO5cJHhyRxp/I0qq4UofWvvzBIsekZHVBiocG2lrV+oYWRz+z515f&#10;e2OHUxsceJM3Bn8sow9xBW+FTasOPO0N33oqNFBby+Hh2M36bpsVdqWysScHhRbriRSHh63vtT48&#10;lnloyJ6UrG+HHacOPO0MvDW49aTdQVYXpBx42huu9XBGYNG3w7GBDjztDHfsSUVcgScjlMNbaW8M&#10;DY4JZ2MPFKro2+FgDg5vpZ2BaRwcpUjyKGliVeCJlANPewN9/NFFlOR4oEVF3w4ZhgNPOwOdpvhL&#10;TQ6ereBByoGnveFbr/bGDkOZw5Me4fGy/3mxwB5mFAZR60kvwQoepDi8tfYGpttRZ0Sst669sYOQ&#10;A087w7WeFEJW8FzrYZW1vl3Xepg9KPp2ay801toZ7tiTNd4Knhp75/kymfX51cyXubc6LkDv8lL1&#10;fLGDvJlBZne5tf8T4hiBIo5XXJxDmhcfd1PuYtM4DNEnxBEuQbuqjXBvVZ7sIp6PGpjXLk/aIJ6m&#10;9J4QH28Vj6xjblWeRKIdj5CjxMdbjTVXyTLx8xllICEnDVt8ZXaCzoNuUidVTHKkTXnenOHFJjV/&#10;xbN3fu/uRaV3Up+uZw4vtmgNK8a6OElrRpu0FdRpirXfjIr7XLxThNLXsnA6pL3Pgz+JpM8smvXm&#10;sZZE0mcW3cZxc3GK1ow2aSuoR72bcXzBZHFuB0OlCKWvJWFJyUb7PlG9U+lFQhVHbtKWPpPW1PoW&#10;Xjtea0abtBXUo96tcLCAFsWgI4QilL6WhGWyIAg/3Qsr6326wZak4qdqLWgjRnjkXLXz77RXAc8S&#10;MqMdHoPf3lhHKvT5jm+/fsC2HIR52avQyZRKmNDOHdaeOZ+NTiYbOTLj6Y5Ucu0Apmy+1ol/iz1a&#10;C2Cenc4OQuAR0/ZWOu1H2wswYoKrzvp3oVJhiktn/Hh1SoegKa464Q9CFJfO91171en+TqgXsZeZ&#10;ym7Rd50CU1PZQYoiMzPZ7Uaqk4jJyB5tBs44wLOamsj2zWbmsV27kXlsBs54wRtqqmrHH2tmFrvd&#10;ykIMsRyZxSbg7CR2O0hntul405PYIkXdauawOxzPysGpUGidWLBT2Khv5+BUNIgUB2cc4VpOxUOs&#10;2pkGqp3Abltp0Ta1nJ7AFikKzsxft9inSS1H5q+JW+VZW82TtJ7lVNVOkOLgzFPJsxyZvWbgjB+8&#10;Macnr9WYQw50rtr59cxCPJuvyigMdBXvbsZWVzIRKIk5Drh9ihusNhi/UfaJmpRK63ae1a6GkZvg&#10;0MQ0D5AYSfqMzKTSmZEmicJmouw6VQ2hEV5iUkUmfSvKblLZEPrSzRO0SisOeJyjcutU33SKzow0&#10;4nsptvPHc0eqV+lIJRkCYTthJu6tsR3ZWRgeBcMGeZRiO3h/R7YzdubFMH4m2+mRTC/CFQ2TqZc6&#10;dmFjanzY1OU2mu10OPN1UTAXUgQmmuf9g9DNIncWLlI6t8AGK1AUsYTBpVI8yfDEJkZG5xU4yAiH&#10;cGRblivW+V0Qorh0WuHaS2V3wnYILsN2Ohy+S4EpthOkKDLDdvq2wZ5lYjLCdhg47QDXaort+GYz&#10;bMe1G2E7DJz2gjvUFNvxx5phOz3OM6aWI2yHgLNsZ4OtJ2y8abYjUtSthu30DZoNMbeSih0GTgdD&#10;u8GOBwqujoYgxcFpR/iWU/EQd2hPA9WynQ32ijBwmu2IFAVn2E6PI62p5QjbIZazbMeznGY7IsXB&#10;aUe4liNsh4HTfsApn3zMabajxtyZ7fyq1lyfzXZkFArbkXc3YzsX60w30OFvTOE9YnCxluKwwHfQ&#10;cW8UTtwhfUYOUet9qs3UOjOuU7RmtOnCBfUIYTPg3gPabexaAWsWofS1JCyFalE4ttaBcBJJn0k0&#10;6e2WcY5nRjTTnu3RWtuCNl4Y6l9mled8xOLr8B6kw1Peg/QGGfFb4z0rzHOGuOklikNKn/YtbCSv&#10;C6s8ueLgubxnLQV3ckXDHSa8R65tZDTvQfkwqMoaS9xGrOY9QQizoBF/TaJ02t1vpNKO4JrwHoJL&#10;ZxgtToKjuFSmJ0IUl04wes9eKs8T3kNwGd7T9igVZQZTvCdIUWSW92C4UJMR3sPAaQe4VlO8J0hx&#10;cNoJrt0I72HgtBfcoaZ4jz/WDO/BkcF8sBHeQ8BZ3oMmq9StmveIFLWc4T1Dg0JwFgmE9zBw2g+o&#10;TsYqDwlSvVFBpDg47QjfcioeAu8h4Czv6TARwMBp3iNSFJzhPUOz5M82wnsYOBMQnuU073EtZ/Yo&#10;uJYjvIeB037A3jM+5jTvUWMOOdB5lee8ynP8CYvycJVzRzzeg60UKeHvYtkIhpjLDnDsLh5NgR50&#10;cX7Xz/lrzbFfzZysFGKfrjcjTtSkIB9JCo4PyIhRH4gsZ/b+UMMx4ujxzozSSXf6nGouNY9JJn1m&#10;2UyrTtHbZcRRH6C/DANaftcP34+3ez5k/l92yLwMTcKAwnLnW2NAfb+MDxKEULiBUueGqczIgHBA&#10;wTjInsmAuo20OJUrGtoyYUBybSOjGVCzRtpUMJcVlpoBBaGbxYjfZ0DdFl2zGK4JAyK4dNLXrJEx&#10;MVw1AwpCFJdONVx7qYwvbDGa2sswIGwIwlkk2cnFYIoBBSmKzDCgbiOddJkraweMO7YJOJ3wuVZT&#10;DMg3m1n5ce1GGBDxaKO94A41xYD8sWYYECyHfrXEcoQBEXCGATUr7JxnblUMKEhRtxoGBMuBFjBw&#10;KhTA4bBvbOpWU+fWrJZoYUbGnGJAQYqD047wLafiIe7UnoIzDKgZNjgohYBTDChIUXCGAaG4HXWk&#10;xHKEARHLmZUf13KKAfmWMwzItRxhQAyc9oM75hQD0mMOOdCZAZ0Z0NEMSEahMCB5d9OVH+xwjSl/&#10;I6eSPEEQ0BUzCWO39Cw/qPTmnWmJFqTPkR4MEtrCfhp0pTtaa0abtE3Iz1D24eTFpyKUvpZAyOsl&#10;gOifOjul6MWMyBN4y/6e47ViIllpfSnec+5Y9UodqxBxhPeEofTWeI90nQxxM4z7NAvv6eXIHln5&#10;aRDf8VnxTN7TYv0aW/xj5Nc0ZMJ75NqzvKcdsIgEzJMFojrtDkJygNqEROm0ux22A8Wlkj3J9Qgu&#10;zXtwiygsI7hq3hOEKC6dYLj2Unme8B6Cy/AenK+NMhUCTPGeIEWRGd7TDiucm85cWTsg8h4GzjrA&#10;sZriPb7ZDO9x7UZ4DwNnveAMNcV7/LFmeE+7RjMMZjnCewg4w3vaFSoPmVsV7wlS1K2G96DXdc/B&#10;qVAIvIeBs8Gw3XJwOhogxcEZR7iWU/EQeA8BZ3gPHNZRcIr3BCkKzvCedo3+OsythPcwcDYgHMsp&#10;3oPnlmM5w3vcMUd4DwNn/OCNOcV79Jg7855zxRsS9KN5j4xC4T3y7ma8p1kmctCucq9bjxw0y5TG&#10;o89YauKR+EP6jDyi1vtEY95mmSjHSVoz2nThgnqEgM09kcq0K0yHzFM6lBGMlK5dxYoaRFrSnD6n&#10;eldpJjuJpM8kmo85OUVrRhu1vRjvOe/0eZ2KN7wGCO8JyfVb4z2bRnJGkJsy85kq3np5jQnvGdAN&#10;5Z/Ce4YBO5hxxcmOminvwbVneU+ac5wsHdVp9zjlOOKviZbOMoYB274ZLpXsBd4zxaVTvTRRO8FV&#10;Z3rjPC3BpRMM114qzwu8Z4rL8J40vT0BpnjPOL1NkBneM6BFLzWZzNPlrVYj7yHgtANcqyne45vN&#10;8B7Xboz3EHDaC+5QU7zHH2uG9wxrnMTIBhvjPVNwhvc0G5SoIXYnblW8J0hhS0gM5DoQDO8Z1jiK&#10;kYJTodA6sWDXezYQpOBUNIgUB6cd4VtOxUPkPVPLGd7TbFCixsAp3hOkKDjDe4YVDmNklmO8h4Az&#10;AeFZTvGexrWc4T2u5RjvIeC0H9wxh2+W2Ndj7sx7zrznJN4jY0l2+uCRxXjPhcxtpYWO3FmgUAid&#10;x0Na2s6OyyIpm0ky6TPm/LXmIa4au1QCstuRozTokj5mSUlf+pzqRdNtI1uQJ2lsuhwR44CzUbpI&#10;Wd2d7IwK94epK6Pbylaat4lXJZn0mVHIU/N0vRlx1PdSDOh8HuMrrfwg9AgDCoPprTEg2aIdhnjT&#10;xQiuVn6E/QsDwiHLY0w9c+UH9fNI1+SKht1MGRCubWRMxRsWurGkkzCXAq46AceyueRWI/468dP5&#10;BtbMUQ1GcKm0L2R9U1yGATUN5vUJLpXziRDFpVMN115wTGEZgQFNcVkGhCyZAtMMSKQoMsOAuh7b&#10;pJjJGAMi4LQDGs9qmgG5ZjMMyLUbY0AEnPZCGEXMpZoBuWPNMCDUciPzJoONMaApOMOANgPWLMlw&#10;UwRIhKhTDf/psIudQ1OB0DqRYPjPBtMdFFodCiLEoWkn+FZTsRDZz9Rqhv2gFwmFpsiPCFFohvt0&#10;LdZ8mEMZ9yHQdCh4VlPUx7WaYT6u1RjzIdC0D7yxpoiPGmtn3nPmPSfxHoxB4T3yxma8p8s7d3Ij&#10;bY8UdHlLUN6xnLL79Bmz/KITZCZO9CaB9DkKJjIw7iF2eVHRmFEmTQVt1NmAggSCIQU48eJFJH0p&#10;irbyQhcuMjxRXld0PlGy16T9SsdrzCgjtpdiNueattdhNjLCCbMJcfHWmE2zXcbYwsa2sfIrre3g&#10;MPHIbHCQ9Rh1z2Q2rWx0CVc0rGXCbOTaRkYzG7SqRDeDjJkzmyCErcgRv89sUI+CJEwsYa6pEjrJ&#10;5wguzWzQ3AzbggiuOp0LQhSXTiVce6lsTpgNwWWYTYuCYwpMMZsgRZEZZtPK1iBmMsJsGDidzrlW&#10;U8zGN5thNq7dCLNh4IwXvKGmmI0/1gyzQbdvbjnCbAg4w2zaFms7bLwpahOkqFsNt2llLw9zK+lm&#10;wMCZYMB1OTgVDSLFwRlHuJZT8RDYDQFn2A3ahjtPkPppFKQoOMNvWtnLwyxH+A0DZwLCs5wiOOin&#10;7VjOMBx3zBGGw8AZP3hjTlEcYAunyuWXx3kvz3kvz9E1bTIKhePIu5txHHD7mOe3DdjOPCfYoKty&#10;4AR4Rif+kFhD+ozsodL6xAqJ9Gk9WWdGmq5aWEy8/jbTsWXs0wTqUGTSt0bZxEvaJc4MihZIEunT&#10;am0mXRSMZGaOx+ssSKOuF2M750q2V6lkk9k+wnZC0L01trPeLOP0QLeN3RzLOg7qu8YdPEgmYzQ9&#10;k+0MHXbKhCsaVlHnFzvpWS3XNjKG7Sxx4AwwT8TqdZxWhFB+H/H7bGdAw1mKa8J2CC6d4DVbHPbD&#10;cNX5XRCiuHRa4dpLZXfCdgguw3aaLU5HYsAU2wlSFJlhO0OHzVjUlbUDYiUbA6eTO9dqiu34ZjNs&#10;x7UbYTsMnPZCGEXUcrUb/LFm2M6wQnNjZjnCdgg4y3aWaFvMwGm2I1LUrYbtDCs01KbgVCi0wvwZ&#10;OB0MsAkPBtW5IEhxcNoRvuVqR8Qz5gk4w3YwmnhAqMWcIEXBGbaDudA1tRxhOwycDgjXcprtiH05&#10;OO0I13KE7TBw2g+tN+Y021FjDjnQme2c2c7RbEdGYdjBg0c7YzsX4NKQCDVW23zOr8cMLnDgFZ4R&#10;UTqfrJsy/fQZuYHSHI+xwOBNMukzy8pT+3S9GXHSV5AnzU0+MHeLoI/5V5FK38vS+cTcbT4kOcmk&#10;zyxbNOMs2qg5yaTPJItYT/d3it6MOOp7KQZ0rmR7pfUeJOOEAYXB9NYYULsZN8wN2L0cSUda75Ej&#10;IUcKJKcFx0h5JgfCocA4A3GDmhfDbyYcKFzdCGkS1K1QElRg8yWfIIQkYbwDnwX1DXaqM2Qq9ZPM&#10;jyHTCUe3Qm0LQ1bToCDEkemEw7WZyvuEBzFkhgh1KxTtMWiKCAUpjs0wIfS0HKjZyLoPhaczP9dy&#10;igrNmM5wIdd2hAtReNoV7pBTSz8zY86wITBvHGxJwoGwIQbP0CEc7Medq+hQkOLONXyob7CoR+Gp&#10;oGi9qDClbV0nh/jk50wJWEWIgpQDT3vDt56KjLD+w6xnKFHXyTE+BJ6iREGKwzOcqF/KycfEuYQT&#10;UXgmNDzrKVI0Yz2zBuRaj7AiCk87wx17ihbNjD05WKU6pbXr8Axl1pM926WMF2tK/LknrXkqddCE&#10;dhrEuWioU9QFKe7c3noDLx8KT4VG74WGTKwreJgWofDqV0a7gZQDz3rDs54Kjd57a8iRFjW8Neg9&#10;g4esuLKeSHF40kOg0odRyh8sQ+2NHe6BO1cWcCp1wS4UXu2MGevJCUCVPnfsYWNRud0dmgI58LQz&#10;3LGHkrSibmbsrbQ3umZY07GH9ghF327lhYYsKlV3224RRMx6sv0pyv3He5wLGJZvWSKFqfNaX9es&#10;Ow6v9sZu5YUG+ivU6tot3i8UXu2MIMXHHk65rfX51qu9sUN4c+fiQNhaXbvFllAGTyhpZT1IcXhy&#10;9FPlDbyEGmo9LAAWfTuk0Q487QzXeqhyLOpmrIfeiRqeM/bQG6To26290JBFyupu3bEnG/Uq66mx&#10;d55N+1XVR196E4dj95Zd7oZ59cvdjGV6jHjMVe36NOvzhDhGoIjniZ95cXlzBfE0W/WEOMIliKel&#10;+nlxebKLeC6NfkJ8vNU8wfWE+HireW5wXlyeRAImF0o/IT7eaq4oD+IIYnz+5eFRPHa4vnpcfP7w&#10;Do/Wo+dIQ04aJkmF27NZUuwtwsMLSHGQeVwExUW9ScSmlL7j4IjZecFa7+QMPj2FCFXRtoBwgtaM&#10;NmkrqOPUZIM9R+Ot9fmEjSKUvjYK45S+JGwOFC9Tu1O9T5x8Dm6IZ3mwbn+C1ow2YSyoI4RBWGNQ&#10;+/TMdmrAeYETA+3u6KR/ovWJWW0cQ5Suf7zOJ2e0QRtHrRswiTiXVu5cY+3whIoW2CDzi7JJIn3G&#10;u6q05vMVkkT6HCVlAiVY9QSdGWnU9WLz2OdTGF+nkgfPcTKPHSrt39o89rCWvBwDHEdOh6d3qeTZ&#10;CvmUHdldrqF77iz2BtUkuOKkz26d8u+Efsm1Zyex2xV2BAPzpMtune0HoRucQTKR0sl+v8GME8NV&#10;5/o74V0El87zQ0tWhqtO88e+rQSXzvJ7z151kr8TwkVwmQns0MiWAVMT2GO7W4LMzl9vVjJVT1xZ&#10;OyBW8jBw2gGu1dT0tW82O3vt2Y3MXjNw2gvuUFOT1/5Ys3PXPbYGMMuRuWsCzkxd4/BHHHRI4kBN&#10;XQcpGgh25hqqODgVCq0TC2biGsdm4kQTBk5Fg0hxcNoRvWs5FQ9h3ppYzkxb48BRnAVDwKlp6yBF&#10;wdlZ6x7bUZhbyaw1A2cCwrOcmrQO9uXg9FPJtRyZs2bgtB/cMaemrPWYO889zDDssRpkh5iNWes8&#10;MRxXnndY/jlKfGSpGNfHiMt4xUt/l4sx5sHICAriipA/m6XKKBSSKm8ixlEvNuiUGxNz1JSON+YR&#10;g4uNzLIBJSp6nth2XenFQs+oN1GC9BmpwcVW9o+fqrWgTdoK6lEvSGpSPOAFGJ1WpNL3svQ4r4AG&#10;WdnFSSZ9ZtmiOU/nJJn0mWS7VCp1mt6MOOp7MfJzPoDxdcgPXlSE/IQQfGvkZz1u/UFxzXgwfKrh&#10;WQ2ykhfaUW3ibgGM42eyn7ZFv891fFjV9TQT8hMujqivhcxih1TJAvWESNXJdxdLaVfjDdTaTLLR&#10;YrmVAFMpn2R8DJhONMI1GbA64ZsBZhINx2Iq3RP6w4AZ/oOSbJwDQ0ym+E+QQhseYjNDgLAtkxqN&#10;1O9QdNoFPrraCXPotB/csVb7YdfIahNFp/2wBcegpqsdIULccoYAeZYj/IdhMwTIw6b4zww27Qf0&#10;qKVeJdu2KTbtBRQbr6nhVOFOkHIsp/3goqv9EHcyMHSGAPXLDsfpkIhQBChIcXSWAWEpgD1GCAGi&#10;6LQnXNspBjRju0nZjoNORQRkeETINtlq/dW3Xe2KGduZqp1BeiOQRzAp2mG2M0U7ru1U0c6M7UzR&#10;jouufjjtQs0ORWejwhl3Mn2f166N7c788VfFH1927frZ7DSMcqGnIVFg/LTBcbSBHDZd7HSHa3oU&#10;DjvvEUggkpVsImPlO5GWZb2l9XARSV9KoqPaIpoEyleS6Ij2Yo31+HnCmdFWsp5erDXHO0P7gVQJ&#10;X66dvhUxVLJItSKGJFG+E2VRaIZnBSx2hN5K9km9WBPGc/44vZWs0QtX318+3vyf/xp/CIv1Mua+&#10;Pjz+6Xr/RcbL3f6Pt58/hyT/893iG0ZSA+Isf3nYf779JH8Mvxx++vj958Pi50us8qP6D/9G0yix&#10;+8PD4+8vH26iXPiTiKFAYP/17lP46eb68tMfxp8fL28/x5+B6jNqP94Lc3u4F0IpP33cf8IOkcVh&#10;H4sKfr4+4Ieb/eF/3y2+HS7vP7x7+PvXy8P1u8XnP989fHi3jYPyMfzS4zBCjPxD/ZeP9V8u766g&#10;6sO7x3eL+OP3j/gNX/l6f7j96QZXaoId7vbffX3c/3j7KEOhoBp/+fZwH7Hih8UvXz7fPfwWMkD5&#10;+Hj/2/fvH65urr9cPvzmy+3VYf+w//HxN1f7L+/3P/54e3X9/tv+8Om97LwNP90f9lfXDw+3dz/9&#10;cHN5f41ry8Wu/udnWOD2E4bYIBlHpLw74Ye/2/+ywH8GxjiK/gDTLR5/wV8S+of7v+yv/vawuNt/&#10;f3N599P1dw/3qNWQv+K//vDp9vGv+9u7RwAO/zHKHA77b+In/d8B1u4f99ej8P9l72p3o0aC4KtE&#10;vAD22OP1IoGEdNy/e4jlQwkSp6wAER7/qrtn2vbOICA57biZ4dcmJCt7Xemurq7ppougd6Av42eD&#10;y6VrkGunB3nz9uGf+/f4lRM+RP48Y/WKD+EGlzmgmGCoTz6MCIu1L6YhSuUb5a/4m4Qywu8NvXj5&#10;jMwn/M6nb0A4XQlwH34kgfjmG3nUff3+9jt/4r3MFFie+S8jESgSFCoC8ULQhxcGkQfmlCKPn4th&#10;5Dnas4Yge4hLWSPyUHwVhx7rrQ16mNSQgx4nZrvQGzuyhDP0Ls0O5YMeE6SGPOwtyyGPeY9d5MGe&#10;HpAXBeAY9A4wm3K+DcuwkRyvn3D1DO5vUj/c05+VcMGJ0oTLxkPD2JtoCByi3vESe3tIuGqbqxx6&#10;FB9S6CkdCQzfWpWBnQAMPVS3ly02MmNRh83pSYHrxz1tW9YOPipDT/+iXlyXuMpIjILvEBaG9U58&#10;5itva3G6J6cEGt3jowgp9JSQ2IQeBgWLQNmP7kJegU8wxD1161w97oltt4HPU0MsBZ9SEpvgw/Et&#10;hDdkVpx33l2ZK1fUoOepx5pCTwmJTehhU7Voe/0Y9+7FOrcn1Y/4HiwHoYdx/binKkLtfC/X0kAF&#10;AhXfbp0Lsyz+phhhOJqBW9kV31MRoXbo5Xoa8LnYht4YfPDoXfGtLNDzOKMmdS781NIlu37cUxmh&#10;dvDluhqyZsxu3HNTjHuzLGtbwNcfQ7GBnafFwKcyQu3gyzU2pAdqF3yeLCmcdOd4GDQyPjb/MOMr&#10;CD4VEmoHX66zIYMKDIPPH6Wz0c8YRbZhfI5mkzH4oECXSrsqJFQOPjpMk9S6mCtkmvONI90Wyo0B&#10;O/y24CtvoZJOH/1l1w69XGdDFkjZjXsYzyuV7hAOiK4YH+x8EvfKJd1ZhYTawQcdNo17SklsanwY&#10;+CXy8uDjdtnI+DzN/aekOwoEHu9l2dibv6xd0G+mN9Pfr8V4+ul8dxLPs+vwL+T58ONsSN28D1md&#10;V9brn9lQZxUlaodxrksiz95wDD2EOYiYrcx/kasYqlJ1wRiqVsvawZfrk4zG+yTjRLNSiDv204VU&#10;vQNPlkzVauSR1wkl+VuMTIYDHw02YewlgQ90sjx5bI0SOXZEAkYKPuUkNskjrcYQ8HUokjeKTfmi&#10;eVZFovacm2uTyEhGw3GvCwONcBaVfQArwlf+4NHcuiQh7OW6JHIq2S72fI/mCOVcmJ0vig1PU8So&#10;ZqYXhYRqGe3cCB/WseZyrjISozl3CkP2dwq+1iWRyEdnE1PCp5zEKPgwL+KHkS+ohb7jmPh4tXAz&#10;TeH3ND4VEiqnfLQpIwWfkhKb4FOpOhf5FHxPTLsbibmQVH1sHZcQQ3MdFwyLMd1pxtw3UQtzMC7P&#10;HqGWh4+39hia65PIeBW7pcvQQWzn0uUgjo1V2UwDpqh0cbpF5erWVlGRWuniaZtgmsCV3thM4A67&#10;qgV8k6yBWoGvvGaDEeQt8JGmQXEgwZ7sYLIb+DCPA7dF0Q27ZuhBL9grL1UfVZOoPefmuiQoZkwT&#10;vkUu7MSBsEBvJRfyTZYommWHQsu5ng55p3FPnRs2cy6mkYLHUtzrRJHOgo9TXxHwqSZRe+TLNUqk&#10;s2U36cJTHcA3CH9YwLcDY8xRhYTasZfrkyxjO60GvrDC1BHUNoQPYzyKG2Nw1KVVG1Rt0MbKNOsa&#10;75MsUnUm66pUXS7rqpBQeeSjPn4KPuUkNiPfQDM5mPINHd/KKuuW90KDh7bIx5PI6Sml4FNSYhR8&#10;I01h4noDpuhN2nVxBXG54+uYE9/AJ+DDU0rBp6TEJvicp/i212LXdaol1J52c90NOTpht9jFJrTQ&#10;3Ug430BTsMUV+ETOtwN7gkNN30oXLl1yjZJlFKjNGKqCYU8dk00CX6nVT4Txoy1eTmr5plZ7NOnT&#10;BL6MArUJvuEQBENM3uIyYSldPM0ipBg6FJu06mTmVwOfpw3cCXtchoEaBR9hjtgjTK4Xp5nKq9VO&#10;SvmGPU9rnlPsKSexiT0lj2nW/cPIo+obtddAuaaLjNm1WwOp1eEoHsJV+l4ORjGrLNBsdp3KG5Vj&#10;D/NcMiHUeM9lPEDc4/TtLgsXB0c9c8ceBkSUNEXA13ouYurHIJ4M+Iz3XHyPIdUMvsTjVdxeiAZ4&#10;E2xY9J5zHRfUMkHOskkdRx/WMvdOtKcl6fawuEjck/8pEffE8tjqFp4cntYtSkmMgg8tlxD3gMKN&#10;WriDmllWeTfs+TnXcFmmihrFXjyMPGJi+gZ6Ormw3BQG16siUXuxkeuSLENFbWJPO80Z7CEg/i8T&#10;QPbQ6+t3fzLl+cP59sXD7ZmrutvPp/Pdx3d/nb6e1l/j9cP5xQd3f3f/6f2Hz6/+AwAA//8DAFBL&#10;AwQKAAAAAAAAACEAuAgxtysDAAArAwAAFAAAAGRycy9tZWRpYS9pbWFnZTEucG5niVBORw0KGgoA&#10;AAANSUhEUgAAABIAAAA8CAYAAABraOoRAAAABmJLR0QA/wD/AP+gvaeTAAAACXBIWXMAAA7EAAAO&#10;xAGVKw4bAAACy0lEQVRYhaXW23aaQBQG4H8GFBCMR0Czsprm8HLtC7YX7ZMksUm6koDEIyBynF4k&#10;HpqowMhaXvIt97D3vwdZlpFZMO8yxnDMj/68+f3tx82v71EayTjioU25YTHGqO05F0dB/bp5CwCW&#10;a18fBZmaMQAAyxteMcYIN6RUZK+lNF/8aNF0Q6/DDQHAqrwXj788CgA9zbgDAMsdXh0FdWqdvyIV&#10;o6HvfE2zVOSGBEpTU9MHaZZWHH/0hRsCgF7dfCuP85zWUF97P3DOflpDmqROtKo6ni3nxiIOTrgh&#10;YNMGlmuX/no7IZ7y/oN0Vb+nhKa251xmLKP7XsqFKoIY6WrnMUojZRxMT7khAOhxpsFnaD0u5Q78&#10;E9SUG7Ysyt5oMTkLk0jhhgghrF83bxkYsb3hJTcEAL36e3le8TTYDWnGHQFhlmtfF03NnZAkSotW&#10;rfm8iIOTWTjXuaHVvwIAu2DY7YXKjsteqK20nypUDB1/dJ5kSYUbEihNzboxSFkqOv7onBsCyoXd&#10;QWjVT6/+a26OH4TUqjptK83ncTA99aNFgxsCgK7afQTy0yAXWqdBzrjkQobWvReIkFje8GBq5kIi&#10;FWNd7TzEaSyPFuMzbgjYWp4HxqUgZOTeVgpBDenEqVWU+WQxPQ2TsMYNEUKYqRl3DIxYe1Kz8O7a&#10;bOHhzvIKQ6ZmDAgIszx7512zMCSJ1aBdaz0F8bI+W84Nbgg4fNcsBW228Od+KgW1leZzVagGjv96&#10;HqdJlRuihGampg8ylgmO73zlhoCtNviQBqWh1dx9jN/SUK2izBvyydANvY4X+i1uCNgOu83Vhwva&#10;tTy5IF3tPghUiIeec5FmmcANCVRIDLX7EGeJtEpNLgjY6vL3ceGGPm5hbqguaaNapTabBNP+Mlmq&#10;3NDbXdNYDzE3BGzO6cW1r4+CTE3/QwjJpstZjzDGjrEwX7rduqSN/gEpEJOjbijnHwAAAABJRU5E&#10;rkJggl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PclqyuUAAAAPAQAADwAA&#10;AGRycy9kb3ducmV2LnhtbExPy27CMBC8V+o/WFupt2InlAAhDkL0cUKVCpUqbiZekojYjmKThL/v&#10;9tReVrua2Xlk69E0rMfO185KiCYCGNrC6dqWEr4Ob08LYD4oq1XjLEq4oYd1fn+XqVS7wX5ivw8l&#10;IxHrUyWhCqFNOfdFhUb5iWvREnZ2nVGBzq7kulMDiZuGx0Ik3KjakkOlWtxWWFz2VyPhfVDDZhq9&#10;9rvLeXs7HmYf37sIpXx8GF9WNDYrYAHH8PcBvx0oP+QU7OSuVnvWSIjjaElUWuYJMCIkYjoHdpLw&#10;LGYL4HnG//fIfwAAAP//AwBQSwECLQAUAAYACAAAACEAsYJntgoBAAATAgAAEwAAAAAAAAAAAAAA&#10;AAAAAAAAW0NvbnRlbnRfVHlwZXNdLnhtbFBLAQItABQABgAIAAAAIQA4/SH/1gAAAJQBAAALAAAA&#10;AAAAAAAAAAAAADsBAABfcmVscy8ucmVsc1BLAQItAAoAAAAAAAAAIQAOjW0DxwUAAMcFAAAUAAAA&#10;AAAAAAAAAAAAADoCAABkcnMvbWVkaWEvaW1hZ2UyLnBuZ1BLAQItABQABgAIAAAAIQA8U8tncoEA&#10;ADdhBAAOAAAAAAAAAAAAAAAAADMIAABkcnMvZTJvRG9jLnhtbFBLAQItAAoAAAAAAAAAIQC4CDG3&#10;KwMAACsDAAAUAAAAAAAAAAAAAAAAANGJAABkcnMvbWVkaWEvaW1hZ2UxLnBuZ1BLAQItABQABgAI&#10;AAAAIQAubPAAxQAAAKUBAAAZAAAAAAAAAAAAAAAAAC6NAABkcnMvX3JlbHMvZTJvRG9jLnhtbC5y&#10;ZWxzUEsBAi0AFAAGAAgAAAAhAD3JasrlAAAADwEAAA8AAAAAAAAAAAAAAAAAKo4AAGRycy9kb3du&#10;cmV2LnhtbFBLBQYAAAAABwAHAL4BAAA8jwAAAAA=&#10;">
            <o:lock v:ext="edit" aspectratio="t"/>
            <v:rect id="Rectangle 2434" o:spid="_x0000_s1948" style="position:absolute;left:2244;top:280;width:3788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CQyyAAAAOIAAAAPAAAAZHJzL2Rvd25yZXYueG1sRI/BasMw&#10;EETvgf6D2EJvsZzUhNSJEkpLweBDiZ0PWKyt7cRaGUuJ1b+vCoVeBoZh3jD7YzCDuNPkessKVkkK&#10;grixuudWwbn+WG5BOI+scbBMCr7JwfHwsNhjru3MJ7pXvhURwi5HBZ33Yy6lazoy6BI7Esfsy04G&#10;fbRTK/WEc4SbQa7TdCMN9hwXOhzpraPmWt2MgluduTGserqkMoTycy5kSYVST4/hfRfldQfCU/D/&#10;jT9EoRWss+cX+L0U74A8/AAAAP//AwBQSwECLQAUAAYACAAAACEA2+H2y+4AAACFAQAAEwAAAAAA&#10;AAAAAAAAAAAAAAAAW0NvbnRlbnRfVHlwZXNdLnhtbFBLAQItABQABgAIAAAAIQBa9CxbvwAAABUB&#10;AAALAAAAAAAAAAAAAAAAAB8BAABfcmVscy8ucmVsc1BLAQItABQABgAIAAAAIQDwACQyyAAAAOIA&#10;AAAPAAAAAAAAAAAAAAAAAAcCAABkcnMvZG93bnJldi54bWxQSwUGAAAAAAMAAwC3AAAA/AIAAAAA&#10;" fillcolor="#e6e6fa" stroked="f">
              <v:fill opacity="13107f"/>
              <o:lock v:ext="edit" aspectratio="t" verticies="t" text="t" shapetype="t"/>
            </v:rect>
            <v:rect id="Rectangle 2435" o:spid="_x0000_s1949" style="position:absolute;left:2244;top:280;width:3788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8QPyAAAAOIAAAAPAAAAZHJzL2Rvd25yZXYueG1sRI9BS8NA&#10;EIXvQv/DMgVvdtNQRNJuS40oipca7X3ITrPB7GyaXdPor3cOgpeBx/C+x7fZTb5TIw2xDWxguchA&#10;EdfBttwY+Hh/vLkDFROyxS4wGfimCLvt7GqDhQ0XfqOxSo0SCMcCDbiU+kLrWDvyGBehJ5bfKQwe&#10;k8Sh0XbAi8B9p/Msu9UeW5YFhz2VjurP6ssbKMsfypv98fzyyodDdf80xTE6Y67n08Nazn4NKtGU&#10;/ht/iGdrIF+tREKURAf09hcAAP//AwBQSwECLQAUAAYACAAAACEA2+H2y+4AAACFAQAAEwAAAAAA&#10;AAAAAAAAAAAAAAAAW0NvbnRlbnRfVHlwZXNdLnhtbFBLAQItABQABgAIAAAAIQBa9CxbvwAAABUB&#10;AAALAAAAAAAAAAAAAAAAAB8BAABfcmVscy8ucmVsc1BLAQItABQABgAIAAAAIQAgC8QPyAAAAOIA&#10;AAAPAAAAAAAAAAAAAAAAAAcCAABkcnMvZG93bnJldi54bWxQSwUGAAAAAAMAAwC3AAAA/AIAAAAA&#10;" filled="f" strokecolor="#9932cc" strokeweight=".16986mm">
              <o:lock v:ext="edit" aspectratio="t" verticies="t" text="t" shapetype="t"/>
            </v:rect>
            <v:shape id="AutoShape 2436" o:spid="_x0000_s1950" style="position:absolute;left:833;top:192;width:8417;height:8338;visibility:visible;mso-wrap-style:square;v-text-anchor:top" coordsize="8417,8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qgcxwAAAOIAAAAPAAAAZHJzL2Rvd25yZXYueG1sRI9RS8Mw&#10;FIXfBf9DuMJexCUbRUa3bAzF4aPr5vs1ubalzU1JYlv/vREEXw4cDuc7nN1hdr0YKcTWs4bVUoEg&#10;Nt62XGu4Xl4eNiBiQrbYeyYN3xThsL+92WFp/cRnGqtUiwzhWKKGJqWhlDKahhzGpR+Ic/bpg8OU&#10;bailDThluOvlWqlH6bDlvNDgQE8Nma76chq6qjiR7UbzpuZjeP8w95M6k9aLu/l5m+W4BZFoTv+N&#10;P8Sr1bAuihX8Xsp3QO5/AAAA//8DAFBLAQItABQABgAIAAAAIQDb4fbL7gAAAIUBAAATAAAAAAAA&#10;AAAAAAAAAAAAAABbQ29udGVudF9UeXBlc10ueG1sUEsBAi0AFAAGAAgAAAAhAFr0LFu/AAAAFQEA&#10;AAsAAAAAAAAAAAAAAAAAHwEAAF9yZWxzLy5yZWxzUEsBAi0AFAAGAAgAAAAhAPneqBzHAAAA4gAA&#10;AA8AAAAAAAAAAAAAAAAABwIAAGRycy9kb3ducmV2LnhtbFBLBQYAAAAAAwADALcAAAD7AgAAAAA=&#10;" path="m1411,3353r3788,m1411,2322r3788,m1411,1291r3788,m1411,259r3788,m1756,3840r,-3752m2787,3840r,-3752m3818,3840r,-3752m4849,3840r,-3752e" filled="f" strokecolor="white" strokeweight=".08414mm">
              <v:path o:connecttype="custom" o:connectlocs="1411,3546;5199,3546;1411,2515;5199,2515;1411,1484;5199,1484;1411,452;5199,452;1756,4033;1756,281;2787,4033;2787,281;3818,4033;3818,281;4849,4033;4849,281" o:connectangles="0,0,0,0,0,0,0,0,0,0,0,0,0,0,0,0"/>
              <o:lock v:ext="edit" aspectratio="t" verticies="t" text="t" shapetype="t"/>
            </v:shape>
            <v:shape id="AutoShape 2437" o:spid="_x0000_s1951" style="position:absolute;left:833;top:192;width:8417;height:8338;visibility:visible;mso-wrap-style:square;v-text-anchor:top" coordsize="8417,8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NtLxwAAAOIAAAAPAAAAZHJzL2Rvd25yZXYueG1sRI/RasJA&#10;FETfBf9huULfdNNUbRtdRSyB+pjYD7hkr9nQ7N2QXU36965Q8GVgGOYMs92PthU36n3jWMHrIgFB&#10;XDndcK3g55zPP0D4gKyxdUwK/sjDfjedbDHTbuCCbmWoRYSwz1CBCaHLpPSVIYt+4TrimF1cbzFE&#10;29dS9zhEuG1lmiRrabHhuGCwo6Oh6re8WgVlfvHNe472cCoGfjtXp5X57JR6mY1fmyiHDYhAY3g2&#10;/hHfWkG6XKbwuBTvgNzdAQAA//8DAFBLAQItABQABgAIAAAAIQDb4fbL7gAAAIUBAAATAAAAAAAA&#10;AAAAAAAAAAAAAABbQ29udGVudF9UeXBlc10ueG1sUEsBAi0AFAAGAAgAAAAhAFr0LFu/AAAAFQEA&#10;AAsAAAAAAAAAAAAAAAAAHwEAAF9yZWxzLy5yZWxzUEsBAi0AFAAGAAgAAAAhAKP420vHAAAA4gAA&#10;AA8AAAAAAAAAAAAAAAAABwIAAGRycy9kb3ducmV2LnhtbFBLBQYAAAAAAwADALcAAAD7AgAAAAA=&#10;" path="m1411,2837r3788,m1411,1806r3788,m1411,775r3788,m2271,3840r,-3752m3303,3840r,-3752m4334,3840r,-3752e" filled="f" strokecolor="white" strokeweight=".16986mm">
              <v:path o:connecttype="custom" o:connectlocs="1411,3030;5199,3030;1411,1999;5199,1999;1411,968;5199,968;2271,4033;2271,281;3303,4033;3303,281;4334,4033;4334,281" o:connectangles="0,0,0,0,0,0,0,0,0,0,0,0"/>
              <o:lock v:ext="edit" aspectratio="t" verticies="t" text="t" shapetype="t"/>
            </v:shape>
            <v:shape id="AutoShape 2438" o:spid="_x0000_s1952" style="position:absolute;left:833;top:192;width:8417;height:8338;visibility:visible;mso-wrap-style:square;v-text-anchor:top" coordsize="8417,8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ZR4ywAAAOIAAAAPAAAAZHJzL2Rvd25yZXYueG1sRI9BS8NA&#10;FITvgv9heYK3dmPbaJp2W9QiFi+lVfD6yL5mg9m3Ibs2SX99Vyh4GRiG+YZZrntbixO1vnKs4GGc&#10;gCAunK64VPD1+TbKQPiArLF2TAoG8rBe3d4sMdeu4z2dDqEUEcI+RwUmhCaX0heGLPqxa4hjdnSt&#10;xRBtW0rdYhfhtpaTJHmUFiuOCwYbejVU/Bx+rYL58P2epU8vw9SnJj1/bIpdV2ZK3d/1m0WU5wWI&#10;QH34b1wRW61gMptN4e9SvANydQEAAP//AwBQSwECLQAUAAYACAAAACEA2+H2y+4AAACFAQAAEwAA&#10;AAAAAAAAAAAAAAAAAAAAW0NvbnRlbnRfVHlwZXNdLnhtbFBLAQItABQABgAIAAAAIQBa9CxbvwAA&#10;ABUBAAALAAAAAAAAAAAAAAAAAB8BAABfcmVscy8ucmVsc1BLAQItABQABgAIAAAAIQDMgZR4ywAA&#10;AOIAAAAPAAAAAAAAAAAAAAAAAAcCAABkcnMvZG93bnJldi54bWxQSwUGAAAAAAMAAwC3AAAA/wIA&#10;AAAA&#10;" path="m1411,1806r3788,m3303,3840r,-3752e" filled="f" strokecolor="#9932cc" strokeweight=".37306mm">
              <v:path o:connecttype="custom" o:connectlocs="1411,1999;5199,1999;3303,4033;3303,281" o:connectangles="0,0,0,0"/>
              <o:lock v:ext="edit" aspectratio="t" verticies="t" text="t" shapetype="t"/>
            </v:shape>
            <v:shape id="AutoShape 2439" o:spid="_x0000_s1953" style="position:absolute;left:3251;top:676;width:580;height:513;visibility:visible;mso-wrap-style:square;v-text-anchor:top" coordsize="580,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909yAAAAOIAAAAPAAAAZHJzL2Rvd25yZXYueG1sRI9PawIx&#10;FMTvhX6H8Aq9SM2uBJHVKNoiePVvr4/Nc7N287LdRN1++6Yg9DIwDPMbZrboXSNu1IXas4Z8mIEg&#10;Lr2pudJw2K/fJiBCRDbYeCYNPxRgMX9+mmFh/J23dNvFSiQIhwI12BjbQspQWnIYhr4lTtnZdw5j&#10;sl0lTYf3BHeNHGXZWDqsOS1YbOndUvm1uzoNg7zOVsfJJW+X9lttP6M6rcxG69eX/mOaZDkFEamP&#10;/40HYmM0jJRS8Hcp3QE5/wUAAP//AwBQSwECLQAUAAYACAAAACEA2+H2y+4AAACFAQAAEwAAAAAA&#10;AAAAAAAAAAAAAAAAW0NvbnRlbnRfVHlwZXNdLnhtbFBLAQItABQABgAIAAAAIQBa9CxbvwAAABUB&#10;AAALAAAAAAAAAAAAAAAAAB8BAABfcmVscy8ucmVsc1BLAQItABQABgAIAAAAIQC04909yAAAAOIA&#10;AAAPAAAAAAAAAAAAAAAAAAcCAABkcnMvZG93bnJldi54bWxQSwUGAAAAAAMAAwC3AAAA/AIAAAAA&#10;" path="m138,119l69,,,119r138,m580,513l511,393,442,513r138,e" fillcolor="red" stroked="f">
              <v:fill opacity="39321f"/>
              <v:path o:connecttype="custom" o:connectlocs="138,795;69,676;0,795;138,795;580,1189;511,1069;442,1189;580,1189" o:connectangles="0,0,0,0,0,0,0,0"/>
              <o:lock v:ext="edit" aspectratio="t" verticies="t" text="t" shapetype="t"/>
            </v:shape>
            <v:shape id="Freeform 2440" o:spid="_x0000_s1954" style="position:absolute;left:5396;top:2142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r9MygAAAOIAAAAPAAAAZHJzL2Rvd25yZXYueG1sRI9BawIx&#10;FITvBf9DeAVvNbui23Y1ilgUKXioLfT6unndXbp5SZOo6783QqGXgWGYb5j5sjedOJEPrWUF+SgD&#10;QVxZ3XKt4ON98/AEIkRkjZ1lUnChAMvF4G6OpbZnfqPTIdYiQTiUqKCJ0ZVShqohg2FkHXHKvq03&#10;GJP1tdQezwluOjnOskIabDktNOho3VD1czgaBZ/Hwv2uQ/74vMv39rJ9/dq7wis1vO9fZklWMxCR&#10;+vjf+EPstILxZDKF26V0B+TiCgAA//8DAFBLAQItABQABgAIAAAAIQDb4fbL7gAAAIUBAAATAAAA&#10;AAAAAAAAAAAAAAAAAABbQ29udGVudF9UeXBlc10ueG1sUEsBAi0AFAAGAAgAAAAhAFr0LFu/AAAA&#10;FQEAAAsAAAAAAAAAAAAAAAAAHwEAAF9yZWxzLy5yZWxzUEsBAi0AFAAGAAgAAAAhAE/Cv0zKAAAA&#10;4gAAAA8AAAAAAAAAAAAAAAAABwIAAGRycy9kb3ducmV2LnhtbFBLBQYAAAAAAwADALcAAAD+AgAA&#10;AAA=&#10;" path="m69,l,119r138,l69,xe" fillcolor="#50a45c" stroked="f">
              <v:fill opacity="39321f"/>
              <v:path o:connecttype="custom" o:connectlocs="69,2143;0,2262;138,2262;69,2143" o:connectangles="0,0,0,0"/>
              <o:lock v:ext="edit" aspectratio="t" verticies="t" text="t" shapetype="t"/>
            </v:shape>
            <v:shape id="Freeform 2441" o:spid="_x0000_s1955" style="position:absolute;left:2618;top:1755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qeWywAAAOIAAAAPAAAAZHJzL2Rvd25yZXYueG1sRI9Ba8JA&#10;FITvQv/D8gredNNog0ZX0ZZChV6MreDtkX1Ngtm3aXYb4793hUIvA8Mw3zDLdW9q0VHrKssKnsYR&#10;COLc6ooLBZ+Ht9EMhPPIGmvLpOBKDtarh8ESU20vvKcu84UIEHYpKii9b1IpXV6SQTe2DXHIvm1r&#10;0AfbFlK3eAlwU8s4ihJpsOKwUGJDLyXl5+zXKHBVV3wlxyw5TZr5Zvexff6ZxSelho/96yLIZgHC&#10;U+//G3+Id60gnk4TuF8Kd0CubgAAAP//AwBQSwECLQAUAAYACAAAACEA2+H2y+4AAACFAQAAEwAA&#10;AAAAAAAAAAAAAAAAAAAAW0NvbnRlbnRfVHlwZXNdLnhtbFBLAQItABQABgAIAAAAIQBa9CxbvwAA&#10;ABUBAAALAAAAAAAAAAAAAAAAAB8BAABfcmVscy8ucmVsc1BLAQItABQABgAIAAAAIQDz7qeWywAA&#10;AOIAAAAPAAAAAAAAAAAAAAAAAAcCAABkcnMvZG93bnJldi54bWxQSwUGAAAAAAMAAwC3AAAA/wIA&#10;AAAA&#10;" path="m69,l,119r138,l69,xe" fillcolor="#f69100" stroked="f">
              <v:fill opacity="39321f"/>
              <v:path o:connecttype="custom" o:connectlocs="69,1756;0,1875;138,1875;69,1756" o:connectangles="0,0,0,0"/>
              <o:lock v:ext="edit" aspectratio="t" verticies="t" text="t" shapetype="t"/>
            </v:shape>
            <v:shape id="Freeform 2442" o:spid="_x0000_s1956" style="position:absolute;left:4758;top:1226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ISgygAAAOIAAAAPAAAAZHJzL2Rvd25yZXYueG1sRI9BawIx&#10;FITvQv9DeAVvNbsia7sapSiKFDzUFnp93bzuLt28xCTq+u9NoeBlYBjmG2a+7E0nzuRDa1lBPspA&#10;EFdWt1wr+PzYPD2DCBFZY2eZFFwpwHLxMJhjqe2F3+l8iLVIEA4lKmhidKWUoWrIYBhZR5yyH+sN&#10;xmR9LbXHS4KbTo6zrJAGW04LDTpaNVT9Hk5GwdepcMdVyKcvu3xvr9u3770rvFLDx349S/I6AxGp&#10;j/fGP2KnFYwnkyn8XUp3QC5uAAAA//8DAFBLAQItABQABgAIAAAAIQDb4fbL7gAAAIUBAAATAAAA&#10;AAAAAAAAAAAAAAAAAABbQ29udGVudF9UeXBlc10ueG1sUEsBAi0AFAAGAAgAAAAhAFr0LFu/AAAA&#10;FQEAAAsAAAAAAAAAAAAAAAAAHwEAAF9yZWxzLy5yZWxzUEsBAi0AFAAGAAgAAAAhANBchKDKAAAA&#10;4gAAAA8AAAAAAAAAAAAAAAAABwIAAGRycy9kb3ducmV2LnhtbFBLBQYAAAAAAwADALcAAAD+AgAA&#10;AAA=&#10;" path="m69,l,120r138,l69,xe" fillcolor="#50a45c" stroked="f">
              <v:fill opacity="39321f"/>
              <v:path o:connecttype="custom" o:connectlocs="69,1226;0,1346;138,1346;69,1226" o:connectangles="0,0,0,0"/>
              <o:lock v:ext="edit" aspectratio="t" verticies="t" text="t" shapetype="t"/>
            </v:shape>
            <v:shape id="Freeform 2443" o:spid="_x0000_s1957" style="position:absolute;left:4261;top:776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08DxwAAAOIAAAAPAAAAZHJzL2Rvd25yZXYueG1sRI/BasJA&#10;EIbvBd9hGaG3ujGkRaOrSIvQSw9GH2DYHZNgdjZk1xjfvnMo9DLwM/zfzLfdT75TIw2xDWxguchA&#10;EdvgWq4NXM7HtxWomJAddoHJwJMi7Hezly2WLjz4RGOVaiUQjiUaaFLqS62jbchjXISeWHbXMHhM&#10;EodauwEfAvedzrPsQ3tsWS402NNnQ/ZW3b2BAk+r9/uPzo/n67iu6GlDXlljXufT10bGYQMq0ZT+&#10;G3+Ib2cgLwr5WZREB/TuFwAA//8DAFBLAQItABQABgAIAAAAIQDb4fbL7gAAAIUBAAATAAAAAAAA&#10;AAAAAAAAAAAAAABbQ29udGVudF9UeXBlc10ueG1sUEsBAi0AFAAGAAgAAAAhAFr0LFu/AAAAFQEA&#10;AAsAAAAAAAAAAAAAAAAAHwEAAF9yZWxzLy5yZWxzUEsBAi0AFAAGAAgAAAAhADxvTwPHAAAA4gAA&#10;AA8AAAAAAAAAAAAAAAAABwIAAGRycy9kb3ducmV2LnhtbFBLBQYAAAAAAwADALcAAAD7AgAAAAA=&#10;" path="m69,l,120r138,l69,xe" fillcolor="red" stroked="f">
              <v:fill opacity="39321f"/>
              <v:path o:connecttype="custom" o:connectlocs="69,776;0,896;138,896;69,776" o:connectangles="0,0,0,0"/>
              <o:lock v:ext="edit" aspectratio="t" verticies="t" text="t" shapetype="t"/>
            </v:shape>
            <v:shape id="Freeform 2444" o:spid="_x0000_s1958" style="position:absolute;left:5299;top:973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7VJygAAAOIAAAAPAAAAZHJzL2Rvd25yZXYueG1sRI9BawIx&#10;FITvBf9DeEJvNbsi27oaRSwtUvBQW/D63Dx3FzcvMYm6/vumUOhlYBjmG2a+7E0nruRDa1lBPspA&#10;EFdWt1wr+P56e3oBESKyxs4yKbhTgOVi8DDHUtsbf9J1F2uRIBxKVNDE6EopQ9WQwTCyjjhlR+sN&#10;xmR9LbXHW4KbTo6zrJAGW04LDTpaN1SddhejYH8p3Hkd8ufpJt/a+/vHYesKr9TjsH+dJVnNQETq&#10;43/jD7HRCsaTyRR+L6U7IBc/AAAA//8DAFBLAQItABQABgAIAAAAIQDb4fbL7gAAAIUBAAATAAAA&#10;AAAAAAAAAAAAAAAAAABbQ29udGVudF9UeXBlc10ueG1sUEsBAi0AFAAGAAgAAAAhAFr0LFu/AAAA&#10;FQEAAAsAAAAAAAAAAAAAAAAAHwEAAF9yZWxzLy5yZWxzUEsBAi0AFAAGAAgAAAAhAM6PtUnKAAAA&#10;4gAAAA8AAAAAAAAAAAAAAAAABwIAAGRycy9kb3ducmV2LnhtbFBLBQYAAAAAAwADALcAAAD+AgAA&#10;AAA=&#10;" path="m69,l,120r138,l69,xe" fillcolor="#50a45c" stroked="f">
              <v:fill opacity="39321f"/>
              <v:path o:connecttype="custom" o:connectlocs="69,973;0,1093;138,1093;69,973" o:connectangles="0,0,0,0"/>
              <o:lock v:ext="edit" aspectratio="t" verticies="t" text="t" shapetype="t"/>
            </v:shape>
            <v:shape id="Freeform 2445" o:spid="_x0000_s1959" style="position:absolute;left:3407;top:2514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BQ/yAAAAOIAAAAPAAAAZHJzL2Rvd25yZXYueG1sRI/BasJA&#10;EIbvQt9hmYI33VRUSnSVUhE9SCHaBxiyYxLMzi7ZrYl9+s5B6GXgZ/i/mW+9HVyr7tTFxrOBt2kG&#10;irj0tuHKwPdlP3kHFROyxdYzGXhQhO3mZbTG3PqeC7qfU6UEwjFHA3VKIdc6ljU5jFMfiGV39Z3D&#10;JLGrtO2wF7hr9SzLltphw3KhxkCfNZW384+TN27hFIrD72l5zLDfXecFfvnCmPHrsFvJ+FiBSjSk&#10;/8YTcbQGZvOFSIiScEBv/gAAAP//AwBQSwECLQAUAAYACAAAACEA2+H2y+4AAACFAQAAEwAAAAAA&#10;AAAAAAAAAAAAAAAAW0NvbnRlbnRfVHlwZXNdLnhtbFBLAQItABQABgAIAAAAIQBa9CxbvwAAABUB&#10;AAALAAAAAAAAAAAAAAAAAB8BAABfcmVscy8ucmVsc1BLAQItABQABgAIAAAAIQBoBBQ/yAAAAOIA&#10;AAAPAAAAAAAAAAAAAAAAAAcCAABkcnMvZG93bnJldi54bWxQSwUGAAAAAAMAAwC3AAAA/AIAAAAA&#10;" path="m69,l,120r138,l69,xe" fillcolor="#5bbcd6" stroked="f">
              <v:fill opacity="39321f"/>
              <v:path o:connecttype="custom" o:connectlocs="69,2514;0,2634;138,2634;69,2514" o:connectangles="0,0,0,0"/>
              <o:lock v:ext="edit" aspectratio="t" verticies="t" text="t" shapetype="t"/>
            </v:shape>
            <v:shape id="Freeform 2446" o:spid="_x0000_s1960" style="position:absolute;left:3285;top:1473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HBDxQAAAOIAAAAPAAAAZHJzL2Rvd25yZXYueG1sRI/BqsIw&#10;FET3gv8QruBOU4uKrxpF3kNw48L6PuCSXNtic1OaWOvfG0FwMzAMc4bZ7Hpbi45aXzlWMJsmIIi1&#10;MxUXCv4vh8kKhA/IBmvHpOBJHnbb4WCDmXEPPlOXh0JECPsMFZQhNJmUXpdk0U9dQxyzq2sthmjb&#10;QpoWHxFua5kmyVJarDgulNjQb0n6lt+tgjmeV4v7SaaHy7X7yempXZprpcaj/m8dZb8GEagP38YH&#10;cTQK0vliBu9L8Q7I7QsAAP//AwBQSwECLQAUAAYACAAAACEA2+H2y+4AAACFAQAAEwAAAAAAAAAA&#10;AAAAAAAAAAAAW0NvbnRlbnRfVHlwZXNdLnhtbFBLAQItABQABgAIAAAAIQBa9CxbvwAAABUBAAAL&#10;AAAAAAAAAAAAAAAAAB8BAABfcmVscy8ucmVsc1BLAQItABQABgAIAAAAIQAojHBDxQAAAOIAAAAP&#10;AAAAAAAAAAAAAAAAAAcCAABkcnMvZG93bnJldi54bWxQSwUGAAAAAAMAAwC3AAAA+QIAAAAA&#10;" path="m69,l,120r138,l69,xe" fillcolor="red" stroked="f">
              <v:fill opacity="39321f"/>
              <v:path o:connecttype="custom" o:connectlocs="69,1473;0,1593;138,1593;69,1473" o:connectangles="0,0,0,0"/>
              <o:lock v:ext="edit" aspectratio="t" verticies="t" text="t" shapetype="t"/>
            </v:shape>
            <v:shape id="Freeform 2447" o:spid="_x0000_s1961" style="position:absolute;left:5210;top:2602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rHlywAAAOIAAAAPAAAAZHJzL2Rvd25yZXYueG1sRI9BSwMx&#10;FITvgv8hPMFbm91FV902LVJRSqEHa6HX5+Z1d+nmJSZpu/33Rih4GRiG+YaZzgfTixP50FlWkI8z&#10;EMS11R03CrZf76NnECEia+wtk4ILBZjPbm+mWGl75k86bWIjEoRDhQraGF0lZahbMhjG1hGnbG+9&#10;wZisb6T2eE5w08siy0ppsOO00KKjRUv1YXM0CnbH0v0sQv70sszX9vKx+l670it1fze8TZK8TkBE&#10;GuJ/44pYagXFw2MBf5fSHZCzXwAAAP//AwBQSwECLQAUAAYACAAAACEA2+H2y+4AAACFAQAAEwAA&#10;AAAAAAAAAAAAAAAAAAAAW0NvbnRlbnRfVHlwZXNdLnhtbFBLAQItABQABgAIAAAAIQBa9CxbvwAA&#10;ABUBAAALAAAAAAAAAAAAAAAAAB8BAABfcmVscy8ucmVsc1BLAQItABQABgAIAAAAIQBF8rHlywAA&#10;AOIAAAAPAAAAAAAAAAAAAAAAAAcCAABkcnMvZG93bnJldi54bWxQSwUGAAAAAAMAAwC3AAAA/wIA&#10;AAAA&#10;" path="m69,l,120r138,l69,xe" fillcolor="#50a45c" stroked="f">
              <v:fill opacity="39321f"/>
              <v:path o:connecttype="custom" o:connectlocs="69,2602;0,2722;138,2722;69,2602" o:connectangles="0,0,0,0"/>
              <o:lock v:ext="edit" aspectratio="t" verticies="t" text="t" shapetype="t"/>
            </v:shape>
            <v:shape id="Freeform 2448" o:spid="_x0000_s1962" style="position:absolute;left:4513;top:3400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opIyAAAAOIAAAAPAAAAZHJzL2Rvd25yZXYueG1sRI/disIw&#10;EIXvhX2HMAveabr+IdUoy4rohQhVH2BoxrbYTEKTtdWnN8LC3hw4DOc7c5brztTiTo2vLCv4GiYg&#10;iHOrKy4UXM7bwRyED8gaa8uk4EEe1quP3hJTbVvO6H4KhYgQ9ikqKENwqZQ+L8mgH1pHHG9X2xgM&#10;0TaF1A22EW5qOUqSmTRYcWwo0dFPSfnt9GviGzd3cNnueZjtE2w310mGR5sp1f/sNoso3wsQgbrw&#10;n/hD7LWC0WQ6hvekyAG5egEAAP//AwBQSwECLQAUAAYACAAAACEA2+H2y+4AAACFAQAAEwAAAAAA&#10;AAAAAAAAAAAAAAAAW0NvbnRlbnRfVHlwZXNdLnhtbFBLAQItABQABgAIAAAAIQBa9CxbvwAAABUB&#10;AAALAAAAAAAAAAAAAAAAAB8BAABfcmVscy8ucmVsc1BLAQItABQABgAIAAAAIQCY1opIyAAAAOIA&#10;AAAPAAAAAAAAAAAAAAAAAAcCAABkcnMvZG93bnJldi54bWxQSwUGAAAAAAMAAwC3AAAA/AIAAAAA&#10;" path="m69,l,119r138,l69,xe" fillcolor="#5bbcd6" stroked="f">
              <v:fill opacity="39321f"/>
              <v:path o:connecttype="custom" o:connectlocs="69,3401;0,3520;138,3520;69,3401" o:connectangles="0,0,0,0"/>
              <o:lock v:ext="edit" aspectratio="t" verticies="t" text="t" shapetype="t"/>
            </v:shape>
            <v:shape id="Freeform 2449" o:spid="_x0000_s1963" style="position:absolute;left:4271;top:956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9PbxgAAAOIAAAAPAAAAZHJzL2Rvd25yZXYueG1sRI9Bi8Iw&#10;FITvC/6H8ARva2qpotUosovgZQ9Wf8AjebbF5qU0sdZ/b4QFLwPDMN8wm91gG9FT52vHCmbTBASx&#10;dqbmUsHlfPhegvAB2WDjmBQ8ycNuO/raYG7cg0/UF6EUEcI+RwVVCG0updcVWfRT1xLH7Oo6iyHa&#10;rpSmw0eE20amSbKQFmuOCxW29FORvhV3qyDD03J+/5Pp4XztVwU9tUsLrdRkPPyuo+zXIAIN4dP4&#10;RxyNgjSbZ/C+FO+A3L4AAAD//wMAUEsBAi0AFAAGAAgAAAAhANvh9svuAAAAhQEAABMAAAAAAAAA&#10;AAAAAAAAAAAAAFtDb250ZW50X1R5cGVzXS54bWxQSwECLQAUAAYACAAAACEAWvQsW78AAAAVAQAA&#10;CwAAAAAAAAAAAAAAAAAfAQAAX3JlbHMvLnJlbHNQSwECLQAUAAYACAAAACEAOPvT28YAAADiAAAA&#10;DwAAAAAAAAAAAAAAAAAHAgAAZHJzL2Rvd25yZXYueG1sUEsFBgAAAAADAAMAtwAAAPoCAAAAAA==&#10;" path="m69,l,119r138,l69,xe" fillcolor="red" stroked="f">
              <v:fill opacity="39321f"/>
              <v:path o:connecttype="custom" o:connectlocs="69,957;0,1076;138,1076;69,957" o:connectangles="0,0,0,0"/>
              <o:lock v:ext="edit" aspectratio="t" verticies="t" text="t" shapetype="t"/>
            </v:shape>
            <v:shape id="Freeform 2450" o:spid="_x0000_s1964" style="position:absolute;left:2695;top:2239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a88ywAAAOIAAAAPAAAAZHJzL2Rvd25yZXYueG1sRI9Pa8JA&#10;FMTvBb/D8gRvddPYBBtdRVsKCr00/QPeHtnXJJh9m2a3MX57VxB6GRiG+Q2zXA+mET11rras4GEa&#10;gSAurK65VPD58Xo/B+E8ssbGMik4k4P1anS3xEzbE79Tn/tSBAi7DBVU3reZlK6oyKCb2pY4ZD+2&#10;M+iD7UqpOzwFuGlkHEWpNFhzWKiwpeeKimP+ZxS4ui+/0u88Pczap83+bZv8zuODUpPx8LIIslmA&#10;8DT4/8YNsdMK4sckgeulcAfk6gIAAP//AwBQSwECLQAUAAYACAAAACEA2+H2y+4AAACFAQAAEwAA&#10;AAAAAAAAAAAAAAAAAAAAW0NvbnRlbnRfVHlwZXNdLnhtbFBLAQItABQABgAIAAAAIQBa9CxbvwAA&#10;ABUBAAALAAAAAAAAAAAAAAAAAB8BAABfcmVscy8ucmVsc1BLAQItABQABgAIAAAAIQCG5a88ywAA&#10;AOIAAAAPAAAAAAAAAAAAAAAAAAcCAABkcnMvZG93bnJldi54bWxQSwUGAAAAAAMAAwC3AAAA/wIA&#10;AAAA&#10;" path="m69,l,119r138,l69,xe" fillcolor="#f69100" stroked="f">
              <v:fill opacity="39321f"/>
              <v:path o:connecttype="custom" o:connectlocs="69,2240;0,2359;138,2359;69,2240" o:connectangles="0,0,0,0"/>
              <o:lock v:ext="edit" aspectratio="t" verticies="t" text="t" shapetype="t"/>
            </v:shape>
            <v:shape id="Freeform 2451" o:spid="_x0000_s1965" style="position:absolute;left:3702;top:1935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eg3xQAAAOIAAAAPAAAAZHJzL2Rvd25yZXYueG1sRI/BqsIw&#10;FET3gv8QrvB2mlpUtBpFfAhu3sLqB1ySa1tsbkoTa/17IwhvMzAMc4bZ7Hpbi45aXzlWMJ0kIIi1&#10;MxUXCq6X43gJwgdkg7VjUvAiD7vtcLDBzLgnn6nLQyEihH2GCsoQmkxKr0uy6CeuIY7ZzbUWQ7Rt&#10;IU2Lzwi3tUyTZCEtVhwXSmzoUJK+5w+rYIbn5fzxJ9Pj5datcnppl+ZaqZ9R/7uOsl+DCNSH/8YX&#10;cTIK0tl8AZ9L8Q7I7RsAAP//AwBQSwECLQAUAAYACAAAACEA2+H2y+4AAACFAQAAEwAAAAAAAAAA&#10;AAAAAAAAAAAAW0NvbnRlbnRfVHlwZXNdLnhtbFBLAQItABQABgAIAAAAIQBa9CxbvwAAABUBAAAL&#10;AAAAAAAAAAAAAAAAAB8BAABfcmVscy8ucmVsc1BLAQItABQABgAIAAAAIQCnZeg3xQAAAOIAAAAP&#10;AAAAAAAAAAAAAAAAAAcCAABkcnMvZG93bnJldi54bWxQSwUGAAAAAAMAAwC3AAAA+QIAAAAA&#10;" path="m69,l,119r138,l69,xe" fillcolor="red" stroked="f">
              <v:fill opacity="39321f"/>
              <v:path o:connecttype="custom" o:connectlocs="69,1936;0,2055;138,2055;69,1936" o:connectangles="0,0,0,0"/>
              <o:lock v:ext="edit" aspectratio="t" verticies="t" text="t" shapetype="t"/>
            </v:shape>
            <v:shape id="Freeform 2452" o:spid="_x0000_s1966" style="position:absolute;left:4980;top:2287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RJ9ygAAAOIAAAAPAAAAZHJzL2Rvd25yZXYueG1sRI9BawIx&#10;FITvgv8hvII3za7YtV2NIhZFCh5qC72+bl53l25e0iTq+u+bQqGXgWGYb5jlujeduJAPrWUF+SQD&#10;QVxZ3XKt4O11N34AESKyxs4yKbhRgPVqOFhiqe2VX+hyirVIEA4lKmhidKWUoWrIYJhYR5yyT+sN&#10;xmR9LbXHa4KbTk6zrJAGW04LDTraNlR9nc5Gwfu5cN/bkM8fD/nR3vbPH0dXeKVGd/3TIslmASJS&#10;H/8bf4iDVjCd3c/h91K6A3L1AwAA//8DAFBLAQItABQABgAIAAAAIQDb4fbL7gAAAIUBAAATAAAA&#10;AAAAAAAAAAAAAAAAAABbQ29udGVudF9UeXBlc10ueG1sUEsBAi0AFAAGAAgAAAAhAFr0LFu/AAAA&#10;FQEAAAsAAAAAAAAAAAAAAAAAHwEAAF9yZWxzLy5yZWxzUEsBAi0AFAAGAAgAAAAhAFWFEn3KAAAA&#10;4gAAAA8AAAAAAAAAAAAAAAAABwIAAGRycy9kb3ducmV2LnhtbFBLBQYAAAAAAwADALcAAAD+AgAA&#10;AAA=&#10;" path="m69,l,119r138,l69,xe" fillcolor="#50a45c" stroked="f">
              <v:fill opacity="39321f"/>
              <v:path o:connecttype="custom" o:connectlocs="69,2288;0,2407;138,2407;69,2288" o:connectangles="0,0,0,0"/>
              <o:lock v:ext="edit" aspectratio="t" verticies="t" text="t" shapetype="t"/>
            </v:shape>
            <v:shape id="Freeform 2453" o:spid="_x0000_s1967" style="position:absolute;left:3488;top:1330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tnexwAAAOIAAAAPAAAAZHJzL2Rvd25yZXYueG1sRI/BasJA&#10;EIbvhb7DMoXe6qZBxUZXEYvgxYOxDzDsjklodjZk1xjf3jkIXgZ+hv+b+Vab0bdqoD42gQ18TzJQ&#10;xDa4hisDf+f91wJUTMgO28Bk4E4RNuv3txUWLtz4REOZKiUQjgUaqFPqCq2jrcljnISOWHaX0HtM&#10;EvtKux5vAvetzrNsrj02LBdq7GhXk/0vr97AFE+L2fWo8/35MvyUdLchL60xnx/j71LGdgkq0Zhe&#10;jSfi4Azk05n8LEqiA3r9AAAA//8DAFBLAQItABQABgAIAAAAIQDb4fbL7gAAAIUBAAATAAAAAAAA&#10;AAAAAAAAAAAAAABbQ29udGVudF9UeXBlc10ueG1sUEsBAi0AFAAGAAgAAAAhAFr0LFu/AAAAFQEA&#10;AAsAAAAAAAAAAAAAAAAAHwEAAF9yZWxzLy5yZWxzUEsBAi0AFAAGAAgAAAAhALm22d7HAAAA4gAA&#10;AA8AAAAAAAAAAAAAAAAABwIAAGRycy9kb3ducmV2LnhtbFBLBQYAAAAAAwADALcAAAD7AgAAAAA=&#10;" path="m69,l,119r138,l69,xe" fillcolor="red" stroked="f">
              <v:fill opacity="39321f"/>
              <v:path o:connecttype="custom" o:connectlocs="69,1331;0,1450;138,1450;69,1331" o:connectangles="0,0,0,0"/>
              <o:lock v:ext="edit" aspectratio="t" verticies="t" text="t" shapetype="t"/>
            </v:shape>
            <v:shape id="AutoShape 2454" o:spid="_x0000_s1968" style="position:absolute;left:4869;top:1526;width:419;height:594;visibility:visible;mso-wrap-style:square;v-text-anchor:top" coordsize="419,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7TiyAAAAOIAAAAPAAAAZHJzL2Rvd25yZXYueG1sRI9Ba8JA&#10;FITvQv/D8gq96aah1RqzkdIi9KjGen5kn0lo9m26u2rqr+8KgpeBYZhvmHw5mE6cyPnWsoLnSQKC&#10;uLK65VrBrlyN30D4gKyxs0wK/sjDsngY5Zhpe+YNnbahFhHCPkMFTQh9JqWvGjLoJ7YnjtnBOoMh&#10;WldL7fAc4aaTaZJMpcGW40KDPX00VP1sj0YB7ZPu0q/dbvV9+V2XcmbmfEyVenocPhdR3hcgAg3h&#10;3rghvrSC9OV1DtdL8Q7I4h8AAP//AwBQSwECLQAUAAYACAAAACEA2+H2y+4AAACFAQAAEwAAAAAA&#10;AAAAAAAAAAAAAAAAW0NvbnRlbnRfVHlwZXNdLnhtbFBLAQItABQABgAIAAAAIQBa9CxbvwAAABUB&#10;AAALAAAAAAAAAAAAAAAAAB8BAABfcmVscy8ucmVsc1BLAQItABQABgAIAAAAIQC4y7TiyAAAAOIA&#10;AAAPAAAAAAAAAAAAAAAAAAcCAABkcnMvZG93bnJldi54bWxQSwUGAAAAAAMAAwC3AAAA/AIAAAAA&#10;" path="m138,594l69,475,,594r138,m419,120l350,,281,120r138,e" fillcolor="#50a45c" stroked="f">
              <v:fill opacity="39321f"/>
              <v:path o:connecttype="custom" o:connectlocs="138,2120;69,2001;0,2120;138,2120;419,1646;350,1526;281,1646;419,1646" o:connectangles="0,0,0,0,0,0,0,0"/>
              <o:lock v:ext="edit" aspectratio="t" verticies="t" text="t" shapetype="t"/>
            </v:shape>
            <v:shape id="Freeform 2455" o:spid="_x0000_s1969" style="position:absolute;left:2867;top:2202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sYZywAAAOIAAAAPAAAAZHJzL2Rvd25yZXYueG1sRI9NS8NA&#10;EIbvgv9hGcGb3Rg11LTbUitCC70YP6C3ITsmwexsml3T9N93DkIvAy/D+7w88+XoWjVQHxrPBu4n&#10;CSji0tuGKwOfH293U1AhIltsPZOBEwVYLq6v5phbf+R3GopYKYFwyNFAHWOXax3KmhyGie+I5ffj&#10;e4dRYl9p2+NR4K7VaZJk2mHDslBjR+uayt/izxkIzVB9Zd9Ftn/onlfb3cvTYZrujbm9GV9nclYz&#10;UJHGeGn8IzbWQPqYiYQoiQ7oxRkAAP//AwBQSwECLQAUAAYACAAAACEA2+H2y+4AAACFAQAAEwAA&#10;AAAAAAAAAAAAAAAAAAAAW0NvbnRlbnRfVHlwZXNdLnhtbFBLAQItABQABgAIAAAAIQBa9CxbvwAA&#10;ABUBAAALAAAAAAAAAAAAAAAAAB8BAABfcmVscy8ucmVsc1BLAQItABQABgAIAAAAIQBY/sYZywAA&#10;AOIAAAAPAAAAAAAAAAAAAAAAAAcCAABkcnMvZG93bnJldi54bWxQSwUGAAAAAAMAAwC3AAAA/wIA&#10;AAAA&#10;" path="m69,l,119r138,l69,xe" fillcolor="#f69100" stroked="f">
              <v:fill opacity="39321f"/>
              <v:path o:connecttype="custom" o:connectlocs="69,2203;0,2322;138,2322;69,2203" o:connectangles="0,0,0,0"/>
              <o:lock v:ext="edit" aspectratio="t" verticies="t" text="t" shapetype="t"/>
            </v:shape>
            <v:shape id="Freeform 2456" o:spid="_x0000_s1970" style="position:absolute;left:4111;top:2864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HsZxwAAAOIAAAAPAAAAZHJzL2Rvd25yZXYueG1sRI9Ri8Iw&#10;EITfD+4/hD3w7ZoqUo5qFFFEH+Sg6g9YmrUtNpvQRFv99UY4uJeBYZlvdubLwbTiTp1vLCsYJykI&#10;4tLqhisF59P2+weED8gaW8uk4EEelovPjznm2vZc0P0YKhEh7HNUUIfgcil9WZNBn1hHHG8X2xkM&#10;0XaV1B32EW5aOUnTTBpsODbU6GhdU3k93kx84+oOrtg9D9k+xX5zmRb4awulRl/DZhZlNQMRaAj/&#10;iT/EXiuYTLMxvCdFDsjFCwAA//8DAFBLAQItABQABgAIAAAAIQDb4fbL7gAAAIUBAAATAAAAAAAA&#10;AAAAAAAAAAAAAABbQ29udGVudF9UeXBlc10ueG1sUEsBAi0AFAAGAAgAAAAhAFr0LFu/AAAAFQEA&#10;AAsAAAAAAAAAAAAAAAAAHwEAAF9yZWxzLy5yZWxzUEsBAi0AFAAGAAgAAAAhAMkkexnHAAAA4gAA&#10;AA8AAAAAAAAAAAAAAAAABwIAAGRycy9kb3ducmV2LnhtbFBLBQYAAAAAAwADALcAAAD7AgAAAAA=&#10;" path="m69,l,120r138,l69,xe" fillcolor="#5bbcd6" stroked="f">
              <v:fill opacity="39321f"/>
              <v:path o:connecttype="custom" o:connectlocs="69,2864;0,2984;138,2984;69,2864" o:connectangles="0,0,0,0"/>
              <o:lock v:ext="edit" aspectratio="t" verticies="t" text="t" shapetype="t"/>
            </v:shape>
            <v:shape id="Freeform 2457" o:spid="_x0000_s1971" style="position:absolute;left:4886;top:2324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ntYygAAAOIAAAAPAAAAZHJzL2Rvd25yZXYueG1sRI9BS8NA&#10;FITvgv9heYI3u0mQqGk3QVqUIvRgFLw+s88kmH273d226b93BcHLwDDMN8yqmc0kjuTDaFlBvshA&#10;EHdWj9wreH97urkHESKyxskyKThTgKa+vFhhpe2JX+nYxl4kCIcKFQwxukrK0A1kMCysI07Zl/UG&#10;Y7K+l9rjKcHNJIssK6XBkdPCgI7WA3Xf7cEo+DiUbr8O+d3DNt/Z8/PL586VXqnrq3mzTPK4BBFp&#10;jv+NP8RWKyhuywJ+L6U7IOsfAAAA//8DAFBLAQItABQABgAIAAAAIQDb4fbL7gAAAIUBAAATAAAA&#10;AAAAAAAAAAAAAAAAAABbQ29udGVudF9UeXBlc10ueG1sUEsBAi0AFAAGAAgAAAAhAFr0LFu/AAAA&#10;FQEAAAsAAAAAAAAAAAAAAAAAHwEAAF9yZWxzLy5yZWxzUEsBAi0AFAAGAAgAAAAhAIuee1jKAAAA&#10;4gAAAA8AAAAAAAAAAAAAAAAABwIAAGRycy9kb3ducmV2LnhtbFBLBQYAAAAAAwADALcAAAD+AgAA&#10;AAA=&#10;" path="m69,l,119r138,l69,xe" fillcolor="#50a45c" stroked="f">
              <v:fill opacity="39321f"/>
              <v:path o:connecttype="custom" o:connectlocs="69,2325;0,2444;138,2444;69,2325" o:connectangles="0,0,0,0"/>
              <o:lock v:ext="edit" aspectratio="t" verticies="t" text="t" shapetype="t"/>
            </v:shape>
            <v:shape id="Freeform 2458" o:spid="_x0000_s1972" style="position:absolute;left:3806;top:1594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oESxwAAAOIAAAAPAAAAZHJzL2Rvd25yZXYueG1sRI/disIw&#10;FITvF3yHcATv1tT6g1uNIorgjRfWfYBDcmyLzUlpYq1vb4SFvRkYhvmGWW97W4uOWl85VjAZJyCI&#10;tTMVFwp+r8fvJQgfkA3WjknBizxsN4OvNWbGPflCXR4KESHsM1RQhtBkUnpdkkU/dg1xzG6utRii&#10;bQtpWnxGuK1lmiQLabHiuFBiQ/uS9D1/WAUzvCznj7NMj9db95PTS7s010qNhv1hFWW3AhGoD/+N&#10;P8TJKEhniyl8LsU7IDdvAAAA//8DAFBLAQItABQABgAIAAAAIQDb4fbL7gAAAIUBAAATAAAAAAAA&#10;AAAAAAAAAAAAAABbQ29udGVudF9UeXBlc10ueG1sUEsBAi0AFAAGAAgAAAAhAFr0LFu/AAAAFQEA&#10;AAsAAAAAAAAAAAAAAAAAHwEAAF9yZWxzLy5yZWxzUEsBAi0AFAAGAAgAAAAhAHl+gRLHAAAA4gAA&#10;AA8AAAAAAAAAAAAAAAAABwIAAGRycy9kb3ducmV2LnhtbFBLBQYAAAAAAwADALcAAAD7AgAAAAA=&#10;" path="m69,l,120r138,l69,xe" fillcolor="red" stroked="f">
              <v:fill opacity="39321f"/>
              <v:path o:connecttype="custom" o:connectlocs="69,1594;0,1714;138,1714;69,1594" o:connectangles="0,0,0,0"/>
              <o:lock v:ext="edit" aspectratio="t" verticies="t" text="t" shapetype="t"/>
            </v:shape>
            <v:shape id="Freeform 2459" o:spid="_x0000_s1973" style="position:absolute;left:2604;top:2505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cAaywAAAOIAAAAPAAAAZHJzL2Rvd25yZXYueG1sRI9Ba8JA&#10;FITvQv/D8gredNNog0ZX0ZZChV6MreDtkX1Ngtm3aXYb4793hUIvA8Mw3zDLdW9q0VHrKssKnsYR&#10;COLc6ooLBZ+Ht9EMhPPIGmvLpOBKDtarh8ESU20vvKcu84UIEHYpKii9b1IpXV6SQTe2DXHIvm1r&#10;0AfbFlK3eAlwU8s4ihJpsOKwUGJDLyXl5+zXKHBVV3wlxyw5TZr5Zvexff6ZxSelho/96yLIZgHC&#10;U+//G3+Id60gniZTuF8Kd0CubgAAAP//AwBQSwECLQAUAAYACAAAACEA2+H2y+4AAACFAQAAEwAA&#10;AAAAAAAAAAAAAAAAAAAAW0NvbnRlbnRfVHlwZXNdLnhtbFBLAQItABQABgAIAAAAIQBa9CxbvwAA&#10;ABUBAAALAAAAAAAAAAAAAAAAAB8BAABfcmVscy8ucmVsc1BLAQItABQABgAIAAAAIQAnxcAaywAA&#10;AOIAAAAPAAAAAAAAAAAAAAAAAAcCAABkcnMvZG93bnJldi54bWxQSwUGAAAAAAMAAwC3AAAA/wIA&#10;AAAA&#10;" path="m69,l,119r138,l69,xe" fillcolor="#f69100" stroked="f">
              <v:fill opacity="39321f"/>
              <v:path o:connecttype="custom" o:connectlocs="69,2506;0,2625;138,2625;69,2506" o:connectangles="0,0,0,0"/>
              <o:lock v:ext="edit" aspectratio="t" verticies="t" text="t" shapetype="t"/>
            </v:shape>
            <v:shape id="Freeform 2460" o:spid="_x0000_s1974" style="position:absolute;left:5551;top:1635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+MsygAAAOIAAAAPAAAAZHJzL2Rvd25yZXYueG1sRI9BawIx&#10;FITvBf9DeIK3ml1pt+1qFLFYpOChttDr6+Z1d+nmJSZR139vBKGXgWGYb5jZojedOJIPrWUF+TgD&#10;QVxZ3XKt4Otzff8MIkRkjZ1lUnCmAIv54G6GpbYn/qDjLtYiQTiUqKCJ0ZVShqohg2FsHXHKfq03&#10;GJP1tdQeTwluOjnJskIabDktNOho1VD1tzsYBd+Hwu1XIX962eRbe357/9m6wis1Gvav0yTLKYhI&#10;ffxv3BAbrWDyUDzC9VK6A3J+AQAA//8DAFBLAQItABQABgAIAAAAIQDb4fbL7gAAAIUBAAATAAAA&#10;AAAAAAAAAAAAAAAAAABbQ29udGVudF9UeXBlc10ueG1sUEsBAi0AFAAGAAgAAAAhAFr0LFu/AAAA&#10;FQEAAAsAAAAAAAAAAAAAAAAAHwEAAF9yZWxzLy5yZWxzUEsBAi0AFAAGAAgAAAAhAAR34yzKAAAA&#10;4gAAAA8AAAAAAAAAAAAAAAAABwIAAGRycy9kb3ducmV2LnhtbFBLBQYAAAAAAwADALcAAAD+AgAA&#10;AAA=&#10;" path="m69,l,119r138,l69,xe" fillcolor="#50a45c" stroked="f">
              <v:fill opacity="39321f"/>
              <v:path o:connecttype="custom" o:connectlocs="69,1635;0,1754;138,1754;69,1635" o:connectangles="0,0,0,0"/>
              <o:lock v:ext="edit" aspectratio="t" verticies="t" text="t" shapetype="t"/>
            </v:shape>
            <v:shape id="Freeform 2461" o:spid="_x0000_s1975" style="position:absolute;left:3275;top:898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SKKxwAAAOIAAAAPAAAAZHJzL2Rvd25yZXYueG1sRI9Bi8Iw&#10;FITvC/sfwlvwtqZbtGg1yqIIXvZg6w94JM+22LyUJtb6742w4GVgGOYbZr0dbSsG6n3jWMHPNAFB&#10;rJ1puFJwLg/fCxA+IBtsHZOCB3nYbj4/1pgbd+cTDUWoRISwz1FBHUKXS+l1TRb91HXEMbu43mKI&#10;tq+k6fEe4baVaZJk0mLDcaHGjnY16WtxswpmeFrMb38yPZSXYVnQQ7u00EpNvsb9KsrvCkSgMbwb&#10;/4ijUZDOsgxel+IdkJsnAAAA//8DAFBLAQItABQABgAIAAAAIQDb4fbL7gAAAIUBAAATAAAAAAAA&#10;AAAAAAAAAAAAAABbQ29udGVudF9UeXBlc10ueG1sUEsBAi0AFAAGAAgAAAAhAFr0LFu/AAAAFQEA&#10;AAsAAAAAAAAAAAAAAAAAHwEAAF9yZWxzLy5yZWxzUEsBAi0AFAAGAAgAAAAhAGkJIorHAAAA4gAA&#10;AA8AAAAAAAAAAAAAAAAABwIAAGRycy9kb3ducmV2LnhtbFBLBQYAAAAAAwADALcAAAD7AgAAAAA=&#10;" path="m69,l,120r138,l69,xe" fillcolor="red" stroked="f">
              <v:fill opacity="39321f"/>
              <v:path o:connecttype="custom" o:connectlocs="69,898;0,1018;138,1018;69,898" o:connectangles="0,0,0,0"/>
              <o:lock v:ext="edit" aspectratio="t" verticies="t" text="t" shapetype="t"/>
            </v:shape>
            <v:shape id="Freeform 2462" o:spid="_x0000_s1976" style="position:absolute;left:2735;top:2107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15tzAAAAOIAAAAPAAAAZHJzL2Rvd25yZXYueG1sRI9Pa8JA&#10;FMTvBb/D8gq91U1TG210FdsitODF+Ae8PbKvSTD7Ns1uY/z2XaHgZWAY5jfMbNGbWnTUusqygqdh&#10;BII4t7riQsFuu3qcgHAeWWNtmRRcyMFiPribYartmTfUZb4QAcIuRQWl900qpctLMuiGtiEO2bdt&#10;Dfpg20LqFs8BbmoZR1EiDVYcFkps6L2k/JT9GgWu6op9csiS43Pzuvxav738TOKjUg/3/cc0yHIK&#10;wlPvb41/xKdWEI+SMVwvhTsg538AAAD//wMAUEsBAi0AFAAGAAgAAAAhANvh9svuAAAAhQEAABMA&#10;AAAAAAAAAAAAAAAAAAAAAFtDb250ZW50X1R5cGVzXS54bWxQSwECLQAUAAYACAAAACEAWvQsW78A&#10;AAAVAQAACwAAAAAAAAAAAAAAAAAfAQAAX3JlbHMvLnJlbHNQSwECLQAUAAYACAAAACEA1xdebcwA&#10;AADiAAAADwAAAAAAAAAAAAAAAAAHAgAAZHJzL2Rvd25yZXYueG1sUEsFBgAAAAADAAMAtwAAAAAD&#10;AAAAAA==&#10;" path="m69,l,119r138,l69,xe" fillcolor="#f69100" stroked="f">
              <v:fill opacity="39321f"/>
              <v:path o:connecttype="custom" o:connectlocs="69,2108;0,2227;138,2227;69,2108" o:connectangles="0,0,0,0"/>
              <o:lock v:ext="edit" aspectratio="t" verticies="t" text="t" shapetype="t"/>
            </v:shape>
            <v:shape id="Freeform 2463" o:spid="_x0000_s1977" style="position:absolute;left:5434;top:1924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yyygAAAOIAAAAPAAAAZHJzL2Rvd25yZXYueG1sRI/BSgMx&#10;EIbvgu8QRvBms1tk1W3TIhWlCD20Cr1ON+Pu4mYSk7Tdvr1zELwM/Az/N/PNl6Mb1Ili6j0bKCcF&#10;KOLG255bA58fr3ePoFJGtjh4JgMXSrBcXF/Nsbb+zFs67XKrBMKpRgNdzqHWOjUdOUwTH4hl9+Wj&#10;wywxttpGPAvcDXpaFJV22LNc6DDQqqPme3d0BvbHKvysUvnwtC43/vL2ftiEKhpzezO+zGQ8z0Bl&#10;GvN/4w+xtgam95X8LEqiA3rxCwAA//8DAFBLAQItABQABgAIAAAAIQDb4fbL7gAAAIUBAAATAAAA&#10;AAAAAAAAAAAAAAAAAABbQ29udGVudF9UeXBlc10ueG1sUEsBAi0AFAAGAAgAAAAhAFr0LFu/AAAA&#10;FQEAAAsAAAAAAAAAAAAAAAAAHwEAAF9yZWxzLy5yZWxzUEsBAi0AFAAGAAgAAAAhAOp2TLLKAAAA&#10;4gAAAA8AAAAAAAAAAAAAAAAABwIAAGRycy9kb3ducmV2LnhtbFBLBQYAAAAAAwADALcAAAD+AgAA&#10;AAA=&#10;" path="m69,l,120r138,l69,xe" fillcolor="#50a45c" stroked="f">
              <v:fill opacity="39321f"/>
              <v:path o:connecttype="custom" o:connectlocs="69,1924;0,2044;138,2044;69,1924" o:connectangles="0,0,0,0"/>
              <o:lock v:ext="edit" aspectratio="t" verticies="t" text="t" shapetype="t"/>
            </v:shape>
            <v:shape id="AutoShape 2464" o:spid="_x0000_s1978" style="position:absolute;left:3185;top:2788;width:1025;height:742;visibility:visible;mso-wrap-style:square;v-text-anchor:top" coordsize="1025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NqyQAAAOIAAAAPAAAAZHJzL2Rvd25yZXYueG1sRI9BawIx&#10;FITvBf9DeAVvNdulSF2NIitCEaFVW/H42Dx3F5OXJYm6/fdNodDLwDDMN8xs0VsjbuRD61jB8ygD&#10;QVw53XKt4POwfnoFESKyRuOYFHxTgMV88DDDQrs77+i2j7VIEA4FKmhi7AopQ9WQxTByHXHKzs5b&#10;jMn6WmqP9wS3RuZZNpYWW04LDXZUNlRd9ler4PhFm+W6NEf2p4+teS9dfo5OqeFjv5omWU5BROrj&#10;f+MP8aYV5C/jCfxeSndAzn8AAAD//wMAUEsBAi0AFAAGAAgAAAAhANvh9svuAAAAhQEAABMAAAAA&#10;AAAAAAAAAAAAAAAAAFtDb250ZW50X1R5cGVzXS54bWxQSwECLQAUAAYACAAAACEAWvQsW78AAAAV&#10;AQAACwAAAAAAAAAAAAAAAAAfAQAAX3JlbHMvLnJlbHNQSwECLQAUAAYACAAAACEAJg1DaskAAADi&#10;AAAADwAAAAAAAAAAAAAAAAAHAgAAZHJzL2Rvd25yZXYueG1sUEsFBgAAAAADAAMAtwAAAP0CAAAA&#10;AA==&#10;" path="m138,119l69,,,119r138,m1025,742l956,622,887,742r138,e" fillcolor="#5bbcd6" stroked="f">
              <v:fill opacity="39321f"/>
              <v:path o:connecttype="custom" o:connectlocs="138,2908;69,2789;0,2908;138,2908;1025,3531;956,3411;887,3531;1025,3531" o:connectangles="0,0,0,0,0,0,0,0"/>
              <o:lock v:ext="edit" aspectratio="t" verticies="t" text="t" shapetype="t"/>
            </v:shape>
            <v:shape id="Freeform 2465" o:spid="_x0000_s1979" style="position:absolute;left:4611;top:2440;width:138;height:120;visibility:visible;mso-wrap-style:square;v-text-anchor:top" coordsize="13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dZpygAAAOIAAAAPAAAAZHJzL2Rvd25yZXYueG1sRI9BSwMx&#10;EIXvgv8hjODNZrfI1m6bFqkoRejBKvQ6bsbdxc0kJmm7/ffOQfAy8Bje9/iW69EN6kQx9Z4NlJMC&#10;FHHjbc+tgY/357sHUCkjWxw8k4ELJVivrq+WWFt/5jc67XOrBMKpRgNdzqHWOjUdOUwTH4jl9+Wj&#10;wywxttpGPAvcDXpaFJV22LMsdBho01HzvT86A4djFX42qZzNt+XOX15eP3ehisbc3oxPCzmPC1CZ&#10;xvzf+ENsrYHp/UwkREl0QK9+AQAA//8DAFBLAQItABQABgAIAAAAIQDb4fbL7gAAAIUBAAATAAAA&#10;AAAAAAAAAAAAAAAAAABbQ29udGVudF9UeXBlc10ueG1sUEsBAi0AFAAGAAgAAAAhAFr0LFu/AAAA&#10;FQEAAAsAAAAAAAAAAAAAAAAAHwEAAF9yZWxzLy5yZWxzUEsBAi0AFAAGAAgAAAAhAJHZ1mnKAAAA&#10;4gAAAA8AAAAAAAAAAAAAAAAABwIAAGRycy9kb3ducmV2LnhtbFBLBQYAAAAAAwADALcAAAD+AgAA&#10;AAA=&#10;" path="m69,l,120r138,l69,xe" fillcolor="#50a45c" stroked="f">
              <v:fill opacity="39321f"/>
              <v:path o:connecttype="custom" o:connectlocs="69,2440;0,2560;138,2560;69,2440" o:connectangles="0,0,0,0"/>
              <o:lock v:ext="edit" aspectratio="t" verticies="t" text="t" shapetype="t"/>
            </v:shape>
            <v:shape id="AutoShape 2466" o:spid="_x0000_s1980" style="position:absolute;left:3171;top:960;width:1327;height:1327;visibility:visible;mso-wrap-style:square;v-text-anchor:top" coordsize="1327,1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hBqygAAAOIAAAAPAAAAZHJzL2Rvd25yZXYueG1sRI9PS8NA&#10;FMTvgt9heUJvdpMq0abdlqoULHjQWPD6zD6zodm3IbvNn2/vFgQvA8Mwv2HW29E2oqfO144VpPME&#10;BHHpdM2VguPn/vYRhA/IGhvHpGAiD9vN9dUac+0G/qC+CJWIEPY5KjAhtLmUvjRk0c9dSxyzH9dZ&#10;DNF2ldQdDhFuG7lIkkxarDkuGGzp2VB5Ks5WQVF/n953/u7tS2aTWw5P+/5gUqVmN+PLKspuBSLQ&#10;GP4bf4hXrWBx/5DC5VK8A3LzCwAA//8DAFBLAQItABQABgAIAAAAIQDb4fbL7gAAAIUBAAATAAAA&#10;AAAAAAAAAAAAAAAAAABbQ29udGVudF9UeXBlc10ueG1sUEsBAi0AFAAGAAgAAAAhAFr0LFu/AAAA&#10;FQEAAAsAAAAAAAAAAAAAAAAAHwEAAF9yZWxzLy5yZWxzUEsBAi0AFAAGAAgAAAAhAIIWEGrKAAAA&#10;4gAAAA8AAAAAAAAAAAAAAAAABwIAAGRycy9kb3ducmV2LnhtbFBLBQYAAAAAAwADALcAAAD+AgAA&#10;AAA=&#10;" path="m148,-205l124,-335t,l124,-335t24,130l172,-76t,l172,-76m590,188r131,74m721,262r,m590,188l459,113t,l459,113e" filled="f" strokecolor="red" strokeweight=".72pt">
              <v:path o:connecttype="custom" o:connectlocs="148,756;124,626;124,626;124,626;124,626;148,756;172,885;172,885;172,885;172,885;590,1149;721,1223;721,1223;721,1223;721,1223;590,1149;459,1074;459,1074;459,1074;459,1074" o:connectangles="0,0,0,0,0,0,0,0,0,0,0,0,0,0,0,0,0,0,0,0"/>
              <o:lock v:ext="edit" aspectratio="t" verticies="t" text="t" shapetype="t"/>
            </v:shape>
            <v:shape id="AutoShape 2467" o:spid="_x0000_s1981" style="position:absolute;left:7850;top:4056;width:284;height:903;visibility:visible;mso-wrap-style:square;v-text-anchor:top" coordsize="284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nVygAAAOIAAAAPAAAAZHJzL2Rvd25yZXYueG1sRI/Na8JA&#10;FMTvBf+H5Qm91U2D2BJdpRjEYvFQ9eDxkX350OzbkF3z8d93C4VeBoZhfsOsNoOpRUetqywreJ1F&#10;IIgzqysuFFzOu5d3EM4ja6wtk4KRHGzWk6cVJtr2/E3dyRciQNglqKD0vkmkdFlJBt3MNsQhy21r&#10;0AfbFlK32Ae4qWUcRQtpsOKwUGJD25Ky++lhFOz7PJW78TCesZPHo/5K8+56U+p5OqTLIB9LEJ4G&#10;/9/4Q3xqBfH8LYbfS+EOyPUPAAAA//8DAFBLAQItABQABgAIAAAAIQDb4fbL7gAAAIUBAAATAAAA&#10;AAAAAAAAAAAAAAAAAABbQ29udGVudF9UeXBlc10ueG1sUEsBAi0AFAAGAAgAAAAhAFr0LFu/AAAA&#10;FQEAAAsAAAAAAAAAAAAAAAAAHwEAAF9yZWxzLy5yZWxzUEsBAi0AFAAGAAgAAAAhAFhz+dXKAAAA&#10;4gAAAA8AAAAAAAAAAAAAAAAABwIAAGRycy9kb3ducmV2LnhtbFBLBQYAAAAAAwADALcAAAD+AgAA&#10;AAA=&#10;" path="m-2385,-1834r-64,203m-2449,-1631r,m-2385,-1834r63,-203m-2322,-2037r,e" filled="f" strokecolor="#50a45c" strokeweight=".72pt">
              <v:path o:connecttype="custom" o:connectlocs="-2385,2222;-2449,2425;-2449,2425;-2449,2425;-2449,2425;-2385,2222;-2322,2019;-2322,2019;-2322,2019;-2322,2019" o:connectangles="0,0,0,0,0,0,0,0,0,0"/>
              <o:lock v:ext="edit" aspectratio="t" verticies="t" text="t" shapetype="t"/>
            </v:shape>
            <v:shape id="AutoShape 2468" o:spid="_x0000_s1982" style="position:absolute;left:1563;top:3179;width:512;height:937;visibility:visible;mso-wrap-style:square;v-text-anchor:top" coordsize="512,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EBaygAAAOIAAAAPAAAAZHJzL2Rvd25yZXYueG1sRI9BSwMx&#10;FITvgv8hPMGbTaxiddu0SLXVixWr0Otz87q7uHlZktd2+++NIPQyMAzzDTOZ9b5Ve4qpCWzhemBA&#10;EZfBNVxZ+PpcXN2DSoLssA1MFo6UYDY9P5tg4cKBP2i/lkplCKcCLdQiXaF1KmvymAahI87ZNkSP&#10;km2stIt4yHDf6qExd9pjw3mhxo7mNZU/6523sFpslnFlpH/Z7r438+r97VnMg7WXF/3TOMvjGJRQ&#10;L6fGP+LVWRjejm7g71K+A3r6CwAA//8DAFBLAQItABQABgAIAAAAIQDb4fbL7gAAAIUBAAATAAAA&#10;AAAAAAAAAAAAAAAAAABbQ29udGVudF9UeXBlc10ueG1sUEsBAi0AFAAGAAgAAAAhAFr0LFu/AAAA&#10;FQEAAAsAAAAAAAAAAAAAAAAAHwEAAF9yZWxzLy5yZWxzUEsBAi0AFAAGAAgAAAAhAJZoQFrKAAAA&#10;4gAAAA8AAAAAAAAAAAAAAAAABwIAAGRycy9kb3ducmV2LnhtbFBLBQYAAAAAAwADALcAAAD+AgAA&#10;AAA=&#10;" path="m1125,-1344r-115,-211m1010,-1555r,m1125,-1344r115,211m1240,-1133r,e" filled="f" strokecolor="#f69100" strokeweight=".72pt">
              <v:path o:connecttype="custom" o:connectlocs="1125,1835;1010,1624;1010,1624;1010,1624;1010,1624;1125,1835;1240,2046;1240,2046;1240,2046;1240,2046" o:connectangles="0,0,0,0,0,0,0,0,0,0"/>
              <o:lock v:ext="edit" aspectratio="t" verticies="t" text="t" shapetype="t"/>
            </v:shape>
            <v:shape id="AutoShape 2469" o:spid="_x0000_s1983" style="position:absolute;left:6526;top:2348;width:96;height:246;visibility:visible;mso-wrap-style:square;v-text-anchor:top" coordsize="96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+mqygAAAOIAAAAPAAAAZHJzL2Rvd25yZXYueG1sRI9BawIx&#10;FITvhf6H8Aq91axWq6xGsS3FbW9VDx6fm+dm6eZlSVJ3/fdGKPQyMAzzDbNY9bYRZ/KhdqxgOMhA&#10;EJdO11wp2O8+nmYgQkTW2DgmBRcKsFre3y0w167jbzpvYyUShEOOCkyMbS5lKA1ZDAPXEqfs5LzF&#10;mKyvpPbYJbht5CjLXqTFmtOCwZbeDJU/21+rYHIcPm/az9fdV+GaS+bXB9OZQqnHh/59nmQ9BxGp&#10;j/+NP0ShFYzG0zHcLqU7IJdXAAAA//8DAFBLAQItABQABgAIAAAAIQDb4fbL7gAAAIUBAAATAAAA&#10;AAAAAAAAAAAAAAAAAABbQ29udGVudF9UeXBlc10ueG1sUEsBAi0AFAAGAAgAAAAhAFr0LFu/AAAA&#10;FQEAAAsAAAAAAAAAAAAAAAAAHwEAAF9yZWxzLy5yZWxzUEsBAi0AFAAGAAgAAAAhAH/b6arKAAAA&#10;4gAAAA8AAAAAAAAAAAAAAAAABwIAAGRycy9kb3ducmV2LnhtbFBLBQYAAAAAAwADALcAAAD+AgAA&#10;AAA=&#10;" path="m-1699,-1043r-22,-55m-1721,-1098r,m-1699,-1043r21,55m-1678,-988r,e" filled="f" strokecolor="#50a45c" strokeweight=".72pt">
              <v:path o:connecttype="custom" o:connectlocs="-1699,1306;-1721,1251;-1721,1251;-1721,1251;-1721,1251;-1699,1306;-1678,1361;-1678,1361;-1678,1361;-1678,1361" o:connectangles="0,0,0,0,0,0,0,0,0,0"/>
              <o:lock v:ext="edit" aspectratio="t" verticies="t" text="t" shapetype="t"/>
            </v:shape>
            <v:shape id="AutoShape 2470" o:spid="_x0000_s1984" style="position:absolute;left:5260;top:884;width:420;height:1175;visibility:visible;mso-wrap-style:square;v-text-anchor:top" coordsize="420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Fd/yQAAAOIAAAAPAAAAZHJzL2Rvd25yZXYueG1sRI/dagIx&#10;FITvBd8hHKF3mlW2KqtRtFXwwiL+PMBhc9ysbk6WTarbtzeFQm8GhmG+YebL1lbiQY0vHSsYDhIQ&#10;xLnTJRcKLudtfwrCB2SNlWNS8EMelotuZ46Zdk8+0uMUChEh7DNUYEKoMyl9bsiiH7iaOGZX11gM&#10;0TaF1A0+I9xWcpQkY2mx5LhgsKYPQ/n99G0VHMuxke2EkunX7bbfb6pDmq6lUm+99nMWZTUDEagN&#10;/40/xE4rGKWTd/i9FO+AXLwAAAD//wMAUEsBAi0AFAAGAAgAAAAhANvh9svuAAAAhQEAABMAAAAA&#10;AAAAAAAAAAAAAAAAAFtDb250ZW50X1R5cGVzXS54bWxQSwECLQAUAAYACAAAACEAWvQsW78AAAAV&#10;AQAACwAAAAAAAAAAAAAAAAAfAQAAX3JlbHMvLnJlbHNQSwECLQAUAAYACAAAACEAXyBXf8kAAADi&#10;AAAADwAAAAAAAAAAAAAAAAAHAgAAZHJzL2Rvd25yZXYueG1sUEsFBgAAAAADAAMAtwAAAP0CAAAA&#10;AA==&#10;" path="m-929,-29r94,-264m-835,-293r,m-929,-29r-95,264m-1024,235r,e" filled="f" strokecolor="red" strokeweight=".72pt">
              <v:path o:connecttype="custom" o:connectlocs="-929,856;-835,592;-835,592;-835,592;-835,592;-929,856;-1024,1120;-1024,1120;-1024,1120;-1024,1120" o:connectangles="0,0,0,0,0,0,0,0,0,0"/>
              <o:lock v:ext="edit" aspectratio="t" verticies="t" text="t" shapetype="t"/>
            </v:shape>
            <v:shape id="AutoShape 2471" o:spid="_x0000_s1985" style="position:absolute;left:7458;top:1733;width:637;height:352;visibility:visible;mso-wrap-style:square;v-text-anchor:top" coordsize="637,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RUDywAAAOIAAAAPAAAAZHJzL2Rvd25yZXYueG1sRI9Ba8JA&#10;FITvgv9heUJvulFKlJiNqKUipT3Uiudn9pkEs2/T7NbE/vpuodDLwDDMN0y66k0tbtS6yrKC6SQC&#10;QZxbXXGh4PjxPF6AcB5ZY22ZFNzJwSobDlJMtO34nW4HX4gAYZeggtL7JpHS5SUZdBPbEIfsYluD&#10;Pti2kLrFLsBNLWdRFEuDFYeFEhvalpRfD19GARevb/PpdvHd+P682Z92n+cuflHqYdQ/LYOslyA8&#10;9f6/8YfYawWzx3kMv5fCHZDZDwAAAP//AwBQSwECLQAUAAYACAAAACEA2+H2y+4AAACFAQAAEwAA&#10;AAAAAAAAAAAAAAAAAAAAW0NvbnRlbnRfVHlwZXNdLnhtbFBLAQItABQABgAIAAAAIQBa9CxbvwAA&#10;ABUBAAALAAAAAAAAAAAAAAAAAB8BAABfcmVscy8ucmVsc1BLAQItABQABgAIAAAAIQCl/RUDywAA&#10;AOIAAAAPAAAAAAAAAAAAAAAAAAcCAABkcnMvZG93bnJldi54bWxQSwUGAAAAAAMAAwC3AAAA/wIA&#10;AAAA&#10;" path="m-2090,-681r-143,-79m-2233,-760r,m-2090,-681r143,79m-1947,-602r,e" filled="f" strokecolor="#50a45c" strokeweight=".72pt">
              <v:path o:connecttype="custom" o:connectlocs="-2090,1053;-2233,974;-2233,974;-2233,974;-2233,974;-2090,1053;-1947,1132;-1947,1132;-1947,1132;-1947,1132" o:connectangles="0,0,0,0,0,0,0,0,0,0"/>
              <o:lock v:ext="edit" aspectratio="t" verticies="t" text="t" shapetype="t"/>
            </v:shape>
            <v:shape id="AutoShape 2472" o:spid="_x0000_s1986" style="position:absolute;left:3188;top:4468;width:768;height:1730;visibility:visible;mso-wrap-style:square;v-text-anchor:top" coordsize="768,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bnygAAAOIAAAAPAAAAZHJzL2Rvd25yZXYueG1sRI9Pi8Iw&#10;FMTvC36H8Ba8rakiq1SjLIqgsAfXP+Dx2TzbYvNSklS7++nNguBlYBjmN8x03ppK3Mj50rKCfi8B&#10;QZxZXXKu4LBffYxB+ICssbJMCn7Jw3zWeZtiqu2df+i2C7mIEPYpKihCqFMpfVaQQd+zNXHMLtYZ&#10;DNG6XGqH9wg3lRwkyac0WHJcKLCmRUHZddcYBRv83uujS5q/67EJh+3y1D+f1kp139vlJMrXBESg&#10;NrwaT8RaKxgMRyP4vxTvgJw9AAAA//8DAFBLAQItABQABgAIAAAAIQDb4fbL7gAAAIUBAAATAAAA&#10;AAAAAAAAAAAAAAAAAABbQ29udGVudF9UeXBlc10ueG1sUEsBAi0AFAAGAAgAAAAhAFr0LFu/AAAA&#10;FQEAAAsAAAAAAAAAAAAAAAAAHwEAAF9yZWxzLy5yZWxzUEsBAi0AFAAGAAgAAAAhAIUGFufKAAAA&#10;4gAAAA8AAAAAAAAAAAAAAAAABwIAAGRycy9kb3ducmV2LnhtbFBLBQYAAAAAAwADALcAAAD+AgAA&#10;AAA=&#10;" path="m288,-1875r-173,389m115,-1486r,m288,-1875r173,-389m461,-2264r,e" filled="f" strokecolor="#5bbcd6" strokeweight=".72pt">
              <v:path o:connecttype="custom" o:connectlocs="288,2594;115,2983;115,2983;115,2983;115,2983;288,2594;461,2205;461,2205;461,2205;461,2205" o:connectangles="0,0,0,0,0,0,0,0,0,0"/>
              <o:lock v:ext="edit" aspectratio="t" verticies="t" text="t" shapetype="t"/>
            </v:shape>
            <v:line id="Line 2473" o:spid="_x0000_s1987" style="position:absolute;visibility:visible;mso-wrap-style:square" from="3348,1547" to="3570,1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l+szAAAAOIAAAAPAAAAZHJzL2Rvd25yZXYueG1sRI/BasJA&#10;EIbvhb7DMgUvRTcVaTW6ilUs7aU0KnodstMkNTsbsqumffrOodDLwM/wfzPfbNG5Wl2oDZVnAw+D&#10;BBRx7m3FhYH9btMfgwoR2WLtmQx8U4DF/PZmhqn1V87oso2FEgiHFA2UMTap1iEvyWEY+IZYdp++&#10;dRgltoW2LV4F7mo9TJJH7bBiuVBiQ6uS8tP27Awcsq/1Pb03b54np91z9rLc/Bw/jOnddeupjOUU&#10;VKQu/jf+EK/WwHD0JD+LkuiAnv8CAAD//wMAUEsBAi0AFAAGAAgAAAAhANvh9svuAAAAhQEAABMA&#10;AAAAAAAAAAAAAAAAAAAAAFtDb250ZW50X1R5cGVzXS54bWxQSwECLQAUAAYACAAAACEAWvQsW78A&#10;AAAVAQAACwAAAAAAAAAAAAAAAAAfAQAAX3JlbHMvLnJlbHNQSwECLQAUAAYACAAAACEAd15frMwA&#10;AADiAAAADwAAAAAAAAAAAAAAAAAHAgAAZHJzL2Rvd25yZXYueG1sUEsFBgAAAAADAAMAtwAAAAAD&#10;AAAAAA==&#10;" strokecolor="red" strokeweight=".4715mm">
              <v:path arrowok="f"/>
              <o:lock v:ext="edit" aspectratio="t" verticies="t"/>
            </v:line>
            <v:polyline id="Freeform 2474" o:spid="_x0000_s1988" style="position:absolute;visibility:visible;mso-wrap-style:square;v-text-anchor:top" points="3562,1540,3562,1540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cVazAAAAOIAAAAPAAAAZHJzL2Rvd25yZXYueG1sRI9Ba8JA&#10;FITvQv/D8gpeSt3UFlujqxSl4kGEait6e2Rfk9DseyG7auyv7xYKXgaGYb5hxtPWVepEjS+FDTz0&#10;ElDEmdiScwMf27f7F1A+IFushMnAhTxMJzedMaZWzvxOp03IVYSwT9FAEUKdau2zghz6ntTEMfuS&#10;xmGItsm1bfAc4a7S/SQZaIclx4UCa5oVlH1vjs7Ap/BB9tvd7kce28VdqfduvVoa071t56MoryNQ&#10;gdpwbfwjltZA/+l5CH+X4h3Qk18AAAD//wMAUEsBAi0AFAAGAAgAAAAhANvh9svuAAAAhQEAABMA&#10;AAAAAAAAAAAAAAAAAAAAAFtDb250ZW50X1R5cGVzXS54bWxQSwECLQAUAAYACAAAACEAWvQsW78A&#10;AAAVAQAACwAAAAAAAAAAAAAAAAAfAQAAX3JlbHMvLnJlbHNQSwECLQAUAAYACAAAACEAdpnFWswA&#10;AADiAAAADwAAAAAAAAAAAAAAAAAHAgAAZHJzL2Rvd25yZXYueG1sUEsFBgAAAAADAAMAtwAAAAAD&#10;AAAAAA==&#10;" filled="f" strokecolor="red" strokeweight=".72pt">
              <v:path o:connecttype="custom" o:connectlocs="0,0;0,0;0,0" o:connectangles="0,0,0"/>
              <o:lock v:ext="edit" aspectratio="t" verticies="t" text="t" shapetype="t"/>
            </v:polyline>
            <v:line id="Line 2475" o:spid="_x0000_s1989" style="position:absolute;visibility:visible;mso-wrap-style:square" from="3140,1559" to="3362,1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93yywAAAOIAAAAPAAAAZHJzL2Rvd25yZXYueG1sRI9Na8JA&#10;EIbvhf6HZQpepG4qxabRVUptUTy1VkqPk+zkg2ZnQ3ar8d87B6GXgZfhfV6exWpwrTpSHxrPBh4m&#10;CSjiwtuGKwOHr/f7FFSIyBZbz2TgTAFWy9ubBWbWn/iTjvtYKYFwyNBAHWOXaR2KmhyGie+I5Vf6&#10;3mGU2Ffa9ngSuGv1NElm2mHDslBjR681Fb/7P2eg/M7zcpfmxWHz9NPG5zLZjj/ejBndDeu5nJc5&#10;qEhD/G9cEVtrYPqYioQoiQ7o5QUAAP//AwBQSwECLQAUAAYACAAAACEA2+H2y+4AAACFAQAAEwAA&#10;AAAAAAAAAAAAAAAAAAAAW0NvbnRlbnRfVHlwZXNdLnhtbFBLAQItABQABgAIAAAAIQBa9CxbvwAA&#10;ABUBAAALAAAAAAAAAAAAAAAAAB8BAABfcmVscy8ucmVsc1BLAQItABQABgAIAAAAIQDmq93yywAA&#10;AOIAAAAPAAAAAAAAAAAAAAAAAAcCAABkcnMvZG93bnJldi54bWxQSwUGAAAAAAMAAwC3AAAA/wIA&#10;AAAA&#10;" strokecolor="red" strokeweight=".47308mm">
              <v:path arrowok="f"/>
              <o:lock v:ext="edit" aspectratio="t" verticies="t"/>
            </v:line>
            <v:polyline id="Freeform 2476" o:spid="_x0000_s1990" style="position:absolute;visibility:visible;mso-wrap-style:square;v-text-anchor:top" points="3147,1565,3147,1565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rl7ywAAAOIAAAAPAAAAZHJzL2Rvd25yZXYueG1sRI9fa8JA&#10;EMTfC/0Oxxb6UvSiLSLRU8TS4oMU/Iu+LbltEprbDbmrRj+9Vyj4MjAM8xtmPG1dpU7U+FLYQK+b&#10;gCLOxJacG9huPjpDUD4gW6yEycCFPEwnjw9jTK2ceUWndchVhLBP0UARQp1q7bOCHPqu1MQx+5bG&#10;YYi2ybVt8BzhrtL9JBlohyXHhQJrmheU/ax/nYGd8FEOm/3+Kq/t50upD+5ruTDm+al9H0WZjUAF&#10;asO98Y9YWAP9t2EP/i7FO6AnNwAAAP//AwBQSwECLQAUAAYACAAAACEA2+H2y+4AAACFAQAAEwAA&#10;AAAAAAAAAAAAAAAAAAAAW0NvbnRlbnRfVHlwZXNdLnhtbFBLAQItABQABgAIAAAAIQBa9CxbvwAA&#10;ABUBAAALAAAAAAAAAAAAAAAAAB8BAABfcmVscy8ucmVsc1BLAQItABQABgAIAAAAIQC9Orl7ywAA&#10;AOIAAAAPAAAAAAAAAAAAAAAAAAcCAABkcnMvZG93bnJldi54bWxQSwUGAAAAAAMAAwC3AAAA/wIA&#10;AAAA&#10;" filled="f" strokecolor="red" strokeweight=".72pt">
              <v:path o:connecttype="custom" o:connectlocs="0,0;0,0;0,0" o:connectangles="0,0,0"/>
              <o:lock v:ext="edit" aspectratio="t" verticies="t" text="t" shapetype="t"/>
            </v:polyline>
            <v:shape id="Picture 2477" o:spid="_x0000_s1991" type="#_x0000_t75" style="position:absolute;left:5208;top:2458;width:142;height: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i9FywAAAOIAAAAPAAAAZHJzL2Rvd25yZXYueG1sRI9Ba8JA&#10;FITvQv/D8gpepG4aqtjoKtJiqR4sWg89PrKvSTD7dptdTfrvXUHwMjAM8w0zW3SmFmdqfGVZwfMw&#10;AUGcW11xoeDwvXqagPABWWNtmRT8k4fF/KE3w0zblnd03odCRAj7DBWUIbhMSp+XZNAPrSOO2a9t&#10;DIZom0LqBtsIN7VMk2QsDVYcF0p09FZSftyfjIJ07KrDn1tvWG8+Xn8G7Wn3Ndoq1X/s3qdRllMQ&#10;gbpwb9wQnzqWXyYpXC/FOyDnFwAAAP//AwBQSwECLQAUAAYACAAAACEA2+H2y+4AAACFAQAAEwAA&#10;AAAAAAAAAAAAAAAAAAAAW0NvbnRlbnRfVHlwZXNdLnhtbFBLAQItABQABgAIAAAAIQBa9CxbvwAA&#10;ABUBAAALAAAAAAAAAAAAAAAAAB8BAABfcmVscy8ucmVsc1BLAQItABQABgAIAAAAIQBIYi9FywAA&#10;AOIAAAAPAAAAAAAAAAAAAAAAAAcCAABkcnMvZG93bnJldi54bWxQSwUGAAAAAAMAAwC3AAAA/wIA&#10;AAAA&#10;">
              <v:imagedata r:id="rId34" o:title=""/>
              <o:lock v:ext="edit" cropping="t" verticies="t" shapetype="t"/>
            </v:shape>
            <v:shape id="AutoShape 2478" o:spid="_x0000_s1992" style="position:absolute;left:5956;top:6831;width:149;height:944;visibility:visible;mso-wrap-style:square;v-text-anchor:top" coordsize="149,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1akywAAAOIAAAAPAAAAZHJzL2Rvd25yZXYueG1sRI9Pa8JA&#10;FMTvBb/D8gQvRTem4p/oKmoVLB5KrfT8yL4mwezbmF01fntXKPQyMAzzG2a2aEwprlS7wrKCfi8C&#10;QZxaXXCm4Pi97Y5BOI+ssbRMCu7kYDFvvcww0fbGX3Q9+EwECLsEFeTeV4mULs3JoOvZijhkv7Y2&#10;6IOtM6lrvAW4KWUcRUNpsOCwkGNF65zS0+FiFKw+X4c/+/MpnlSj83azXu325sMq1Wk379MgyykI&#10;T43/b/whdlpBPBi/wfNSuANy/gAAAP//AwBQSwECLQAUAAYACAAAACEA2+H2y+4AAACFAQAAEwAA&#10;AAAAAAAAAAAAAAAAAAAAW0NvbnRlbnRfVHlwZXNdLnhtbFBLAQItABQABgAIAAAAIQBa9CxbvwAA&#10;ABUBAAALAAAAAAAAAAAAAAAAAB8BAABfcmVscy8ucmVsc1BLAQItABQABgAIAAAAIQDBO1akywAA&#10;AOIAAAAPAAAAAAAAAAAAAAAAAAcCAABkcnMvZG93bnJldi54bWxQSwUGAAAAAAMAAwC3AAAA/wIA&#10;AAAA&#10;" path="m-1374,-3352r-33,213m-1407,-3139r,m-1374,-3352r33,-212m-1341,-3564r,e" filled="f" strokecolor="#5bbcd6" strokeweight=".72pt">
              <v:path o:connecttype="custom" o:connectlocs="-1374,3480;-1407,3693;-1407,3693;-1407,3693;-1407,3693;-1374,3480;-1341,3268;-1341,3268;-1341,3268;-1341,3268" o:connectangles="0,0,0,0,0,0,0,0,0,0"/>
              <o:lock v:ext="edit" aspectratio="t" verticies="t" text="t" shapetype="t"/>
            </v:shape>
            <v:shape id="Picture 2479" o:spid="_x0000_s1993" type="#_x0000_t75" style="position:absolute;left:4156;top:702;width:367;height: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5WCywAAAOIAAAAPAAAAZHJzL2Rvd25yZXYueG1sRI9Ba8JA&#10;FITvQv/D8gredNMoRaKrlBSLB3swLbTentlnkjb7NuyuGv99tyB4GRiG+YZZrHrTijM531hW8DRO&#10;QBCXVjdcKfj8WI9mIHxA1thaJgVX8rBaPgwWmGl74R2di1CJCGGfoYI6hC6T0pc1GfRj2xHH7Gid&#10;wRCtq6R2eIlw08o0SZ6lwYbjQo0d5TWVv8XJKPj+2h/eJ7vTdp1s3opjnh72+Y9TavjYv86jvMxB&#10;BOrDvXFDbLSCdDqbwv+leAfk8g8AAP//AwBQSwECLQAUAAYACAAAACEA2+H2y+4AAACFAQAAEwAA&#10;AAAAAAAAAAAAAAAAAAAAW0NvbnRlbnRfVHlwZXNdLnhtbFBLAQItABQABgAIAAAAIQBa9CxbvwAA&#10;ABUBAAALAAAAAAAAAAAAAAAAAB8BAABfcmVscy8ucmVsc1BLAQItABQABgAIAAAAIQB1v5WCywAA&#10;AOIAAAAPAAAAAAAAAAAAAAAAAAcCAABkcnMvZG93bnJldi54bWxQSwUGAAAAAAMAAwC3AAAA/wIA&#10;AAAA&#10;">
              <v:imagedata r:id="rId35" o:title=""/>
              <o:lock v:ext="edit" cropping="t" verticies="t" shapetype="t"/>
            </v:shape>
            <v:shape id="AutoShape 2480" o:spid="_x0000_s1994" style="position:absolute;left:1941;top:4615;width:96;height:217;visibility:visible;mso-wrap-style:square;v-text-anchor:top" coordsize="96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pEhygAAAOIAAAAPAAAAZHJzL2Rvd25yZXYueG1sRI/Na8JA&#10;FMTvBf+H5Qne6saPFo2uIi0tXgqpHwdvj+wzCcm+Ddk1if+9Wyh4GRiG+Q2z3vamEi01rrCsYDKO&#10;QBCnVhecKTgdv14XIJxH1lhZJgV3crDdDF7WGGvb8S+1B5+JAGEXo4Lc+zqW0qU5GXRjWxOH7Gob&#10;gz7YJpO6wS7ATSWnUfQuDRYcFnKs6SOntDzcjIIkumGru+9LUlp9Pte7ZZnMfpQaDfvPVZDdCoSn&#10;3j8b/4i9VjCdL97g71K4A3LzAAAA//8DAFBLAQItABQABgAIAAAAIQDb4fbL7gAAAIUBAAATAAAA&#10;AAAAAAAAAAAAAAAAAABbQ29udGVudF9UeXBlc10ueG1sUEsBAi0AFAAGAAgAAAAhAFr0LFu/AAAA&#10;FQEAAAsAAAAAAAAAAAAAAAAAHwEAAF9yZWxzLy5yZWxzUEsBAi0AFAAGAAgAAAAhAI96kSHKAAAA&#10;4gAAAA8AAAAAAAAAAAAAAAAABwIAAGRycy9kb3ducmV2LnhtbFBLBQYAAAAAAwADALcAAAD+AgAA&#10;AAA=&#10;" path="m823,-2296r22,48m845,-2248r,m823,-2296r-21,-49m802,-2345r,e" filled="f" strokecolor="#f69100" strokeweight=".72pt">
              <v:path o:connecttype="custom" o:connectlocs="823,2320;845,2368;845,2368;845,2368;845,2368;823,2320;802,2271;802,2271;802,2271;802,2271" o:connectangles="0,0,0,0,0,0,0,0,0,0"/>
              <o:lock v:ext="edit" aspectratio="t" verticies="t" text="t" shapetype="t"/>
            </v:shape>
            <v:shape id="AutoShape 2481" o:spid="_x0000_s1995" style="position:absolute;left:4174;top:4017;width:108;height:61;visibility:visible;mso-wrap-style:square;v-text-anchor:top" coordsize="108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Mk5ygAAAOIAAAAPAAAAZHJzL2Rvd25yZXYueG1sRI9Ba8JA&#10;FITvhf6H5Qm91Y1WgkRXaS0tglUwevD4yD6zodm3MbuN8d93CwUvA8Mw3zDzZW9r0VHrK8cKRsME&#10;BHHhdMWlguPh43kKwgdkjbVjUnAjD8vF48McM+2uvKcuD6WIEPYZKjAhNJmUvjBk0Q9dQxyzs2st&#10;hmjbUuoWrxFuazlOklRarDguGGxoZaj4zn9s3LV5udkdXtaXrqtO20369olfRqmnQf8+i/I6AxGo&#10;D/fGP2KtFYwn0xT+LsU7IBe/AAAA//8DAFBLAQItABQABgAIAAAAIQDb4fbL7gAAAIUBAAATAAAA&#10;AAAAAAAAAAAAAAAAAABbQ29udGVudF9UeXBlc10ueG1sUEsBAi0AFAAGAAgAAAAhAFr0LFu/AAAA&#10;FQEAAAsAAAAAAAAAAAAAAAAAHwEAAF9yZWxzLy5yZWxzUEsBAi0AFAAGAAgAAAAhACxkyTnKAAAA&#10;4gAAAA8AAAAAAAAAAAAAAAAABwIAAGRycy9kb3ducmV2LnhtbFBLBQYAAAAAAwADALcAAAD+AgAA&#10;AAA=&#10;" path="m-403,-2002r24,-14m-379,-2016r,m-403,-2002r-24,13m-427,-1989r,e" filled="f" strokecolor="red" strokeweight=".72pt">
              <v:path o:connecttype="custom" o:connectlocs="-403,2016;-379,2002;-379,2002;-379,2002;-379,2002;-403,2016;-427,2029;-427,2029;-427,2029;-427,2029" o:connectangles="0,0,0,0,0,0,0,0,0,0"/>
              <o:lock v:ext="edit" aspectratio="t" verticies="t" text="t" shapetype="t"/>
            </v:shape>
            <v:line id="Line 2482" o:spid="_x0000_s1996" style="position:absolute;visibility:visible;mso-wrap-style:square" from="5042,2368" to="5103,2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wtFyQAAAOIAAAAPAAAAZHJzL2Rvd25yZXYueG1sRI/NasMw&#10;EITvhb6D2EJujVyTNMGJEkpLSyGn5qfnrbWxnForIym28/ZRoZDLwDDMN8xyPdhGdORD7VjB0zgD&#10;QVw6XXOlYL97f5yDCBFZY+OYFFwowHp1f7fEQruev6jbxkokCIcCFZgY20LKUBqyGMauJU7Z0XmL&#10;MVlfSe2xT3DbyDzLnqXFmtOCwZZeDZW/27NV0PF0s+trzPcnb34az/bwMflWavQwvC2SvCxARBri&#10;rfGP+NQK8sl8Bn+X0h2QqysAAAD//wMAUEsBAi0AFAAGAAgAAAAhANvh9svuAAAAhQEAABMAAAAA&#10;AAAAAAAAAAAAAAAAAFtDb250ZW50X1R5cGVzXS54bWxQSwECLQAUAAYACAAAACEAWvQsW78AAAAV&#10;AQAACwAAAAAAAAAAAAAAAAAfAQAAX3JlbHMvLnJlbHNQSwECLQAUAAYACAAAACEAn7cLRckAAADi&#10;AAAADwAAAAAAAAAAAAAAAAAHAgAAZHJzL2Rvd25yZXYueG1sUEsFBgAAAAADAAMAtwAAAP0CAAAA&#10;AA==&#10;" strokecolor="#50a45c" strokeweight=".27306mm">
              <v:path arrowok="f"/>
              <o:lock v:ext="edit" aspectratio="t" verticies="t"/>
            </v:line>
            <v:polyline id="Freeform 2483" o:spid="_x0000_s1997" style="position:absolute;visibility:visible;mso-wrap-style:square;v-text-anchor:top" points="5095,2368,5095,2368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2jDyAAAAOIAAAAPAAAAZHJzL2Rvd25yZXYueG1sRI/BasMw&#10;DIbvg76DUWG31WkZI6R1y1hJaQc7rO0DiFhzwmI52G6Tvf10GOwi+BH/J32b3eR7daeYusAGlosC&#10;FHETbMfOwPVSP5WgUka22AcmAz+UYLedPWywsmHkT7qfs1MC4VShgTbnodI6NS15TIswEMvuK0SP&#10;WWJ02kYcBe57vSqKF+2xY7nQ4kBvLTXf55s30PDptjzoU1HW9Z4v8d198OiMeZxP+7WM1zWoTFP+&#10;b/whjtbA6rmUn0VJdEBvfwEAAP//AwBQSwECLQAUAAYACAAAACEA2+H2y+4AAACFAQAAEwAAAAAA&#10;AAAAAAAAAAAAAAAAW0NvbnRlbnRfVHlwZXNdLnhtbFBLAQItABQABgAIAAAAIQBa9CxbvwAAABUB&#10;AAALAAAAAAAAAAAAAAAAAB8BAABfcmVscy8ucmVsc1BLAQItABQABgAIAAAAIQB0f2jDyAAAAOIA&#10;AAAPAAAAAAAAAAAAAAAAAAcCAABkcnMvZG93bnJldi54bWxQSwUGAAAAAAMAAwC3AAAA/AIAAAAA&#10;" filled="f" strokecolor="#50a45c" strokeweight=".72pt">
              <v:path o:connecttype="custom" o:connectlocs="0,0;0,0;0,0" o:connectangles="0,0,0"/>
              <o:lock v:ext="edit" aspectratio="t" verticies="t" text="t" shapetype="t"/>
            </v:polyline>
            <v:line id="Line 2484" o:spid="_x0000_s1998" style="position:absolute;visibility:visible;mso-wrap-style:square" from="4995,2367" to="5056,2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DqsyAAAAOIAAAAPAAAAZHJzL2Rvd25yZXYueG1sRI9BawIx&#10;FITvBf9DeEJvNetii65GkZaWQk9V6/m5eW5WNy9Lku5u/31TEHoZGIb5hlltBtuIjnyoHSuYTjIQ&#10;xKXTNVcKDvvXhzmIEJE1No5JwQ8F2KxHdysstOv5k7pdrESCcChQgYmxLaQMpSGLYeJa4pSdnbcY&#10;k/WV1B77BLeNzLPsSVqsOS0YbOnZUHndfVsFHT9+7Psa88PFm1Pj2X69zY5K3Y+Hl2WS7RJEpCH+&#10;N26Id60gn80X8Hcp3QG5/gUAAP//AwBQSwECLQAUAAYACAAAACEA2+H2y+4AAACFAQAAEwAAAAAA&#10;AAAAAAAAAAAAAAAAW0NvbnRlbnRfVHlwZXNdLnhtbFBLAQItABQABgAIAAAAIQBa9CxbvwAAABUB&#10;AAALAAAAAAAAAAAAAAAAAB8BAABfcmVscy8ucmVsc1BLAQItABQABgAIAAAAIQCBZDqsyAAAAOIA&#10;AAAPAAAAAAAAAAAAAAAAAAcCAABkcnMvZG93bnJldi54bWxQSwUGAAAAAAMAAwC3AAAA/AIAAAAA&#10;" strokecolor="#50a45c" strokeweight=".27306mm">
              <v:path arrowok="f"/>
              <o:lock v:ext="edit" aspectratio="t" verticies="t"/>
            </v:line>
            <v:polyline id="Freeform 2485" o:spid="_x0000_s1999" style="position:absolute;visibility:visible;mso-wrap-style:square;v-text-anchor:top" points="5002,2366,5002,2366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PIYyAAAAOIAAAAPAAAAZHJzL2Rvd25yZXYueG1sRI/RagIx&#10;EEXfC/2HMAXfalaRYlejiLJSC32o9gOGzTS7uJksSXS3f995KPRl4DLccznr7eg7daeY2sAGZtMC&#10;FHEdbMvOwNelel6CShnZYheYDPxQgu3m8WGNpQ0Df9L9nJ0SCKcSDTQ596XWqW7IY5qGnlh+3yF6&#10;zBKj0zbiIHDf6XlRvGiPLctCgz3tG6qv55s3UPPpNjvqU7GsqgNf4rv74MEZM3kaDys5uxWoTGP+&#10;b/wh3qyB+eJVJERJdEBvfgEAAP//AwBQSwECLQAUAAYACAAAACEA2+H2y+4AAACFAQAAEwAAAAAA&#10;AAAAAAAAAAAAAAAAW0NvbnRlbnRfVHlwZXNdLnhtbFBLAQItABQABgAIAAAAIQBa9CxbvwAAABUB&#10;AAALAAAAAAAAAAAAAAAAAB8BAABfcmVscy8ucmVsc1BLAQItABQABgAIAAAAIQAP0PIYyAAAAOIA&#10;AAAPAAAAAAAAAAAAAAAAAAcCAABkcnMvZG93bnJldi54bWxQSwUGAAAAAAMAAwC3AAAA/AIAAAAA&#10;" filled="f" strokecolor="#50a45c" strokeweight=".72pt">
              <v:path o:connecttype="custom" o:connectlocs="0,0;0,0;0,0" o:connectangles="0,0,0"/>
              <o:lock v:ext="edit" aspectratio="t" verticies="t" text="t" shapetype="t"/>
            </v:polyline>
            <v:shape id="AutoShape 2486" o:spid="_x0000_s2000" style="position:absolute;left:3626;top:2374;width:252;height:658;visibility:visible;mso-wrap-style:square;v-text-anchor:top" coordsize="252,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h9syQAAAOIAAAAPAAAAZHJzL2Rvd25yZXYueG1sRI9Ra8JA&#10;EITfC/6HY4W+FL2oJZjoKZIiSOmLtj9gzW2T0NxeuDs1+fdeQfBlYFjmm531tjetuJLzjWUFs2kC&#10;gri0uuFKwc/3frIE4QOyxtYyKRjIw3Yzelljru2Nj3Q9hUpECPscFdQhdLmUvqzJoJ/ajjjefq0z&#10;GKJ1ldQObxFuWjlPklQabDg21NhRUVP5d7qY+MZZejd8ZWmRlm/Zwp2Hz7ZolHod9x+rKLsViEB9&#10;eCYeiINWMH/PZvA/KXJAbu4AAAD//wMAUEsBAi0AFAAGAAgAAAAhANvh9svuAAAAhQEAABMAAAAA&#10;AAAAAAAAAAAAAAAAAFtDb250ZW50X1R5cGVzXS54bWxQSwECLQAUAAYACAAAACEAWvQsW78AAAAV&#10;AQAACwAAAAAAAAAAAAAAAAAfAQAAX3JlbHMvLnJlbHNQSwECLQAUAAYACAAAACEAcuYfbMkAAADi&#10;AAAADwAAAAAAAAAAAAAAAAAHAgAAZHJzL2Rvd25yZXYueG1sUEsFBgAAAAADAAMAtwAAAP0CAAAA&#10;AA==&#10;" path="m-68,-964r-57,-148m-125,-1112r,m-68,-964r56,148m-12,-816r,e" filled="f" strokecolor="red" strokeweight=".72pt">
              <v:path o:connecttype="custom" o:connectlocs="-68,1410;-125,1262;-125,1262;-125,1262;-125,1262;-68,1410;-12,1558;-12,1558;-12,1558;-12,1558" o:connectangles="0,0,0,0,0,0,0,0,0,0"/>
              <o:lock v:ext="edit" aspectratio="t" verticies="t" text="t" shapetype="t"/>
            </v:shape>
            <v:shape id="AutoShape 2487" o:spid="_x0000_s2001" style="position:absolute;left:6159;top:2963;width:1356;height:2120;visibility:visible;mso-wrap-style:square;v-text-anchor:top" coordsize="1356,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cKdygAAAOIAAAAPAAAAZHJzL2Rvd25yZXYueG1sRI9BS8NA&#10;FITvgv9heYIXaTcJUTTttlSlIN6s0uLtkX3NhmbfprtrEv+9KwheBoZhvmGW68l2YiAfWscK8nkG&#10;grh2uuVGwcf7dnYPIkRkjZ1jUvBNAdary4slVtqN/EbDLjYiQThUqMDE2FdShtqQxTB3PXHKjs5b&#10;jMn6RmqPY4LbThZZdicttpwWDPb0ZKg+7b6sgu1nPpIZDvljuPWvN+d9eSjKUqnrq+l5kWSzABFp&#10;iv+NP8SLVlCUDwX8Xkp3QK5+AAAA//8DAFBLAQItABQABgAIAAAAIQDb4fbL7gAAAIUBAAATAAAA&#10;AAAAAAAAAAAAAAAAAABbQ29udGVudF9UeXBlc10ueG1sUEsBAi0AFAAGAAgAAAAhAFr0LFu/AAAA&#10;FQEAAAsAAAAAAAAAAAAAAAAAHwEAAF9yZWxzLy5yZWxzUEsBAi0AFAAGAAgAAAAhADURwp3KAAAA&#10;4gAAAA8AAAAAAAAAAAAAAAAABwIAAGRycy9kb3ducmV2LnhtbFBLBQYAAAAAAwADALcAAAD+AgAA&#10;AAA=&#10;" path="m-1221,-883r298,-400m-923,-1283r,m-1221,-883r-298,401m-1519,-482r,m-940,-1357r31,78m-909,-1279r,m-940,-1357r-32,-79m-972,-1436r,e" filled="f" strokecolor="#50a45c" strokeweight=".72pt">
              <v:path o:connecttype="custom" o:connectlocs="-1221,2080;-923,1680;-923,1680;-923,1680;-923,1680;-1221,2080;-1519,2481;-1519,2481;-1519,2481;-1519,2481;-940,1606;-909,1684;-909,1684;-909,1684;-909,1684;-940,1606;-972,1527;-972,1527;-972,1527;-972,1527" o:connectangles="0,0,0,0,0,0,0,0,0,0,0,0,0,0,0,0,0,0,0,0"/>
              <o:lock v:ext="edit" aspectratio="t" verticies="t" text="t" shapetype="t"/>
            </v:shape>
            <v:shape id="AutoShape 2488" o:spid="_x0000_s2002" style="position:absolute;left:2241;top:4543;width:262;height:197;visibility:visible;mso-wrap-style:square;v-text-anchor:top" coordsize="26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+yUzQAAAOIAAAAPAAAAZHJzL2Rvd25yZXYueG1sRI9Pa8JA&#10;FMTvhX6H5RV6qxutiI2uov1Di+jBtBSPz+wzCWbfht1tkvbTdwsFLwPDML9h5sve1KIl5yvLCoaD&#10;BARxbnXFhYKP95e7KQgfkDXWlknBN3lYLq6v5phq2/Ge2iwUIkLYp6igDKFJpfR5SQb9wDbEMTtZ&#10;ZzBE6wqpHXYRbmo5SpKJNFhxXCixoceS8nP2ZRSsd+PX1eHnmE0O7eZ5f8o+t64zSt3e9E+zKKsZ&#10;iEB9uDT+EW9awWj8cA9/l+IdkItfAAAA//8DAFBLAQItABQABgAIAAAAIQDb4fbL7gAAAIUBAAAT&#10;AAAAAAAAAAAAAAAAAAAAAABbQ29udGVudF9UeXBlc10ueG1sUEsBAi0AFAAGAAgAAAAhAFr0LFu/&#10;AAAAFQEAAAsAAAAAAAAAAAAAAAAAHwEAAF9yZWxzLy5yZWxzUEsBAi0AFAAGAAgAAAAhAAcX7JTN&#10;AAAA4gAAAA8AAAAAAAAAAAAAAAAABwIAAGRycy9kb3ducmV2LnhtbFBLBQYAAAAAAwADALcAAAAB&#10;AwAAAAA=&#10;" path="m696,-2261r-59,45m637,-2216r,m696,-2261r59,-44m755,-2305r,e" filled="f" strokecolor="#f69100" strokeweight=".72pt">
              <v:path o:connecttype="custom" o:connectlocs="696,2282;637,2327;637,2327;637,2327;637,2327;696,2282;755,2238;755,2238;755,2238;755,2238" o:connectangles="0,0,0,0,0,0,0,0,0,0"/>
              <o:lock v:ext="edit" aspectratio="t" verticies="t" text="t" shapetype="t"/>
            </v:shape>
            <v:shape id="AutoShape 2489" o:spid="_x0000_s2003" style="position:absolute;left:5023;top:5858;width:227;height:507;visibility:visible;mso-wrap-style:square;v-text-anchor:top" coordsize="227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llpzAAAAOIAAAAPAAAAZHJzL2Rvd25yZXYueG1sRI9BawIx&#10;FITvhf6H8AQvRbNVq+1qlFYrVBGxthSPj81zs3Tzsmyirv++KRR6GRiG+YaZzBpbijPVvnCs4L6b&#10;gCDOnC44V/D5sew8gvABWWPpmBRcycNsenszwVS7C7/TeR9yESHsU1RgQqhSKX1myKLvuoo4ZkdX&#10;WwzR1rnUNV4i3JaylyRDabHguGCwormh7Ht/sgqOpv+SLzbLV7u72/bXK+++HkYHpdqtZjGO8jwG&#10;EagJ/40/xJtW0Bs8DeD3UrwDcvoDAAD//wMAUEsBAi0AFAAGAAgAAAAhANvh9svuAAAAhQEAABMA&#10;AAAAAAAAAAAAAAAAAAAAAFtDb250ZW50X1R5cGVzXS54bWxQSwECLQAUAAYACAAAACEAWvQsW78A&#10;AAAVAQAACwAAAAAAAAAAAAAAAAAfAQAAX3JlbHMvLnJlbHNQSwECLQAUAAYACAAAACEACeJZacwA&#10;AADiAAAADwAAAAAAAAAAAAAAAAAHAgAAZHJzL2Rvd25yZXYueG1sUEsFBgAAAAADAAMAtwAAAAAD&#10;AAAAAA==&#10;" path="m-843,-2914r51,114m-792,-2800r,m-843,-2914r-51,-114m-894,-3028r,e" filled="f" strokecolor="#5bbcd6" strokeweight=".72pt">
              <v:path o:connecttype="custom" o:connectlocs="-843,2944;-792,3058;-792,3058;-792,3058;-792,3058;-843,2944;-894,2830;-894,2830;-894,2830;-894,2830" o:connectangles="0,0,0,0,0,0,0,0,0,0"/>
              <o:lock v:ext="edit" aspectratio="t" verticies="t" text="t" shapetype="t"/>
            </v:shape>
            <v:shape id="AutoShape 2490" o:spid="_x0000_s2004" style="position:absolute;left:6485;top:4808;width:748;height:207;visibility:visible;mso-wrap-style:square;v-text-anchor:top" coordsize="74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XOwyAAAAOIAAAAPAAAAZHJzL2Rvd25yZXYueG1sRI9Ba8JA&#10;FITvhf6H5RV6qxulShtdJShCezSWnp+7zySafRuya4z+elcQvAwMw3zDzBa9rUVHra8cKxgOEhDE&#10;2pmKCwV/2/XHFwgfkA3WjknBhTws5q8vM0yNO/OGujwUIkLYp6igDKFJpfS6JIt+4BrimO1dazFE&#10;2xbStHiOcFvLUZJMpMWK40KJDS1L0sf8ZBXo1WX934Xd0GZXnWen3229vB6Uen/rV9Mo2RREoD48&#10;Gw/Ej1Ew+vwew/1SvANyfgMAAP//AwBQSwECLQAUAAYACAAAACEA2+H2y+4AAACFAQAAEwAAAAAA&#10;AAAAAAAAAAAAAAAAW0NvbnRlbnRfVHlwZXNdLnhtbFBLAQItABQABgAIAAAAIQBa9CxbvwAAABUB&#10;AAALAAAAAAAAAAAAAAAAAB8BAABfcmVscy8ucmVsc1BLAQItABQABgAIAAAAIQCO/XOwyAAAAOIA&#10;AAAPAAAAAAAAAAAAAAAAAAcCAABkcnMvZG93bnJldi54bWxQSwUGAAAAAAMAAwC3AAAA/AIAAAAA&#10;" path="m-1530,-2405r-168,47m-1698,-2358r,m-1530,-2405r168,-46m-1362,-2451r,e" filled="f" strokecolor="#50a45c" strokeweight=".72pt">
              <v:path o:connecttype="custom" o:connectlocs="-1530,2404;-1698,2451;-1698,2451;-1698,2451;-1698,2451;-1530,2404;-1362,2358;-1362,2358;-1362,2358;-1362,2358" o:connectangles="0,0,0,0,0,0,0,0,0,0"/>
              <o:lock v:ext="edit" aspectratio="t" verticies="t" text="t" shapetype="t"/>
            </v:shape>
            <v:shape id="AutoShape 2491" o:spid="_x0000_s2005" style="position:absolute;left:4437;top:3136;width:42;height:305;visibility:visible;mso-wrap-style:square;v-text-anchor:top" coordsize="42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iSWyQAAAOIAAAAPAAAAZHJzL2Rvd25yZXYueG1sRI/dasJA&#10;FITvC77DcgTv6kaxotFVpKElV9a/Bzhmj0k0ezZkt5r06d1CoTcDwzDfMMt1aypxp8aVlhWMhhEI&#10;4szqknMFp+PH6wyE88gaK8ukoCMH61XvZYmxtg/e0/3gcxEg7GJUUHhfx1K6rCCDbmhr4pBdbGPQ&#10;B9vkUjf4CHBTyXEUTaXBksNCgTW9F5TdDt9GQXJ62/505xsnXztdXj+vqe7yVKlBv00WQTYLEJ5a&#10;/9/4Q6RawXgyn8LvpXAH5OoJAAD//wMAUEsBAi0AFAAGAAgAAAAhANvh9svuAAAAhQEAABMAAAAA&#10;AAAAAAAAAAAAAAAAAFtDb250ZW50X1R5cGVzXS54bWxQSwECLQAUAAYACAAAACEAWvQsW78AAAAV&#10;AQAACwAAAAAAAAAAAAAAAAAfAQAAX3JlbHMvLnJlbHNQSwECLQAUAAYACAAAACEA6d4klskAAADi&#10;AAAADwAAAAAAAAAAAAAAAAAHAgAAZHJzL2Rvd25yZXYueG1sUEsFBgAAAAADAAMAtwAAAP0CAAAA&#10;AA==&#10;" path="m-563,-1463r10,68m-553,-1395r,m-563,-1463r-9,-69m-572,-1532r,e" filled="f" strokecolor="red" strokeweight=".72pt">
              <v:path o:connecttype="custom" o:connectlocs="-563,1674;-553,1742;-553,1742;-553,1742;-553,1742;-563,1674;-572,1605;-572,1605;-572,1605;-572,1605" o:connectangles="0,0,0,0,0,0,0,0,0,0"/>
              <o:lock v:ext="edit" aspectratio="t" verticies="t" text="t" shapetype="t"/>
            </v:shape>
            <v:shape id="AutoShape 2492" o:spid="_x0000_s2006" style="position:absolute;left:1578;top:5284;width:420;height:62;visibility:visible;mso-wrap-style:square;v-text-anchor:top" coordsize="420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O1+yQAAAOIAAAAPAAAAZHJzL2Rvd25yZXYueG1sRI9Ba8JA&#10;FITvgv9heUJvulGq1egqISL0JrVC8fbIPpNo9m2aXWP8925B6GVgGOYbZrXpTCVaalxpWcF4FIEg&#10;zqwuOVdw/N4N5yCcR9ZYWSYFD3KwWfd7K4y1vfMXtQefiwBhF6OCwvs6ltJlBRl0I1sTh+xsG4M+&#10;2CaXusF7gJtKTqJoJg2WHBYKrCktKLsebkZB1NLlN9veWnlapMdduk9+3DRR6m3QbZdBkiUIT53/&#10;b7wQn1rB5H3xAX+Xwh2Q6ycAAAD//wMAUEsBAi0AFAAGAAgAAAAhANvh9svuAAAAhQEAABMAAAAA&#10;AAAAAAAAAAAAAAAAAFtDb250ZW50X1R5cGVzXS54bWxQSwECLQAUAAYACAAAACEAWvQsW78AAAAV&#10;AQAACwAAAAAAAAAAAAAAAAAfAQAAX3JlbHMvLnJlbHNQSwECLQAUAAYACAAAACEA/HTtfskAAADi&#10;AAAADwAAAAAAAAAAAAAAAAAHAgAAZHJzL2Rvd25yZXYueG1sUEsFBgAAAAADAAMAtwAAAP0CAAAA&#10;AA==&#10;" path="m1096,-2699r-95,-13m1001,-2712r,m1096,-2699r94,14m1190,-2685r,e" filled="f" strokecolor="#f69100" strokeweight=".72pt">
              <v:path o:connecttype="custom" o:connectlocs="1096,2585;1001,2572;1001,2572;1001,2572;1001,2572;1096,2585;1190,2599;1190,2599;1190,2599;1190,2599" o:connectangles="0,0,0,0,0,0,0,0,0,0"/>
              <o:lock v:ext="edit" aspectratio="t" verticies="t" text="t" shapetype="t"/>
            </v:shape>
            <v:shape id="AutoShape 2493" o:spid="_x0000_s2007" style="position:absolute;left:8152;top:3137;width:367;height:485;visibility:visible;mso-wrap-style:square;v-text-anchor:top" coordsize="367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1ZcygAAAOIAAAAPAAAAZHJzL2Rvd25yZXYueG1sRI9NS8NA&#10;EIbvQv/DMoI3uzGKtmm3pR8UvJpUobchO2Zjs7Mhu7bx3zsHwcvAy/A+M89yPfpOXWiIbWADD9MM&#10;FHEdbMuNgWN1uJ+BignZYheYDPxQhPVqcrPEwoYrv9GlTI0SCMcCDbiU+kLrWDvyGKehJ5bdZxg8&#10;JolDo+2AV4H7TudZ9qw9tiwXHPa0c1Sfy29vYP/+Ms5O56r6OrpDyfm2ffQfpTF3t+N+IWOzAJVo&#10;TP+NP8SrNZA/zeVnURId0KtfAAAA//8DAFBLAQItABQABgAIAAAAIQDb4fbL7gAAAIUBAAATAAAA&#10;AAAAAAAAAAAAAAAAAABbQ29udGVudF9UeXBlc10ueG1sUEsBAi0AFAAGAAgAAAAhAFr0LFu/AAAA&#10;FQEAAAsAAAAAAAAAAAAAAAAAHwEAAF9yZWxzLy5yZWxzUEsBAi0AFAAGAAgAAAAhAB7jVlzKAAAA&#10;4gAAAA8AAAAAAAAAAAAAAAAABwIAAGRycy9kb3ducmV2LnhtbFBLBQYAAAAAAwADALcAAAD+AgAA&#10;AAA=&#10;" path="m-2533,-1422r-82,-110m-2615,-1532r,m-2533,-1422r83,109m-2450,-1313r,e" filled="f" strokecolor="#50a45c" strokeweight=".72pt">
              <v:path o:connecttype="custom" o:connectlocs="-2533,1715;-2615,1605;-2615,1605;-2615,1605;-2615,1605;-2533,1715;-2450,1824;-2450,1824;-2450,1824;-2450,1824" o:connectangles="0,0,0,0,0,0,0,0,0,0"/>
              <o:lock v:ext="edit" aspectratio="t" verticies="t" text="t" shapetype="t"/>
            </v:shape>
            <v:shape id="AutoShape 2494" o:spid="_x0000_s2008" style="position:absolute;left:3109;top:1432;width:338;height:621;visibility:visible;mso-wrap-style:square;v-text-anchor:top" coordsize="33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r+QygAAAOIAAAAPAAAAZHJzL2Rvd25yZXYueG1sRI/NawIx&#10;FMTvgv9DeIXeNFtZ/FiN4kdbPHjRVrw+Nq+7qZuXZZPq9r83guBlYBjmN8xs0dpKXKjxxrGCt34C&#10;gjh32nCh4PvrozcG4QOyxsoxKfgnD4t5tzPDTLsr7+lyCIWIEPYZKihDqDMpfV6SRd93NXHMflxj&#10;MUTbFFI3eI1wW8lBkgylRcNxocSa1iXl58OfVWA+zVnjabtMf3erFN+Pu6EZeaVeX9rNNMpyCiJQ&#10;G56NB2KrFQzSyQTul+IdkPMbAAAA//8DAFBLAQItABQABgAIAAAAIQDb4fbL7gAAAIUBAAATAAAA&#10;AAAAAAAAAAAAAAAAAABbQ29udGVudF9UeXBlc10ueG1sUEsBAi0AFAAGAAgAAAAhAFr0LFu/AAAA&#10;FQEAAAsAAAAAAAAAAAAAAAAAHwEAAF9yZWxzLy5yZWxzUEsBAi0AFAAGAAgAAAAhABc6v5DKAAAA&#10;4gAAAA8AAAAAAAAAAAAAAAAABwIAAGRycy9kb3ducmV2LnhtbFBLBQYAAAAAAwADALcAAAD+AgAA&#10;AAA=&#10;" path="m234,-455r76,140m310,-315r,m234,-455l158,-595t,l158,-595e" filled="f" strokecolor="red" strokeweight=".72pt">
              <v:path o:connecttype="custom" o:connectlocs="234,978;310,1118;310,1118;310,1118;310,1118;234,978;158,838;158,838;158,838;158,838" o:connectangles="0,0,0,0,0,0,0,0,0,0"/>
              <o:lock v:ext="edit" aspectratio="t" verticies="t" text="t" shapetype="t"/>
            </v:shape>
            <v:shape id="AutoShape 2495" o:spid="_x0000_s2009" style="position:absolute;left:1939;top:4348;width:276;height:162;visibility:visible;mso-wrap-style:square;v-text-anchor:top" coordsize="276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Q0ByAAAAOIAAAAPAAAAZHJzL2Rvd25yZXYueG1sRI9BSwMx&#10;EIXvQv9DmII3m3ShRbZNi1gK4klrwR7HzXR3NZksSWzXf+8cBC8Dj+F9j2+9HYNXF0q5j2xhPjOg&#10;iJvoem4tHN/2d/egckF26COThR/KsN1MbtZYu3jlV7ocSqsEwrlGC10pQ611bjoKmGdxIJbfOaaA&#10;RWJqtUt4FXjwujJmqQP2LAsdDvTYUfN1+A4WdsOp+nDvx96/pMVoPv3yfMJna2+n424l52EFqtBY&#10;/ht/iCdnoVoYkRAl0QG9+QUAAP//AwBQSwECLQAUAAYACAAAACEA2+H2y+4AAACFAQAAEwAAAAAA&#10;AAAAAAAAAAAAAAAAW0NvbnRlbnRfVHlwZXNdLnhtbFBLAQItABQABgAIAAAAIQBa9CxbvwAAABUB&#10;AAALAAAAAAAAAAAAAAAAAB8BAABfcmVscy8ucmVsc1BLAQItABQABgAIAAAAIQBnsQ0ByAAAAOIA&#10;AAAPAAAAAAAAAAAAAAAAAAcCAABkcnMvZG93bnJldi54bWxQSwUGAAAAAAMAAwC3AAAA/AIAAAAA&#10;" path="m864,-2162r-62,-36m802,-2198r,m864,-2162r62,37m926,-2125r,e" filled="f" strokecolor="#f69100" strokeweight=".72pt">
              <v:path o:connecttype="custom" o:connectlocs="864,2187;802,2151;802,2151;802,2151;802,2151;864,2187;926,2224;926,2224;926,2224;926,2224" o:connectangles="0,0,0,0,0,0,0,0,0,0"/>
              <o:lock v:ext="edit" aspectratio="t" verticies="t" text="t" shapetype="t"/>
            </v:shape>
            <v:line id="Line 2496" o:spid="_x0000_s2010" style="position:absolute;visibility:visible;mso-wrap-style:square" from="5388,1999" to="5511,1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6ltyAAAAOIAAAAPAAAAZHJzL2Rvd25yZXYueG1sRI9Bi8Iw&#10;FITvwv6H8ARvmiqsLtUosq6oeFF3Ya+P5tmWNi+1ibX+eyMIXgaGYb5hZovWlKKh2uWWFQwHEQji&#10;xOqcUwV/v+v+FwjnkTWWlknBnRws5h+dGcba3vhIzcmnIkDYxagg876KpXRJRgbdwFbEITvb2qAP&#10;tk6lrvEW4KaUoygaS4M5h4UMK/rOKClOV6Pg/1A1m6Ipfja7yXKM+Rp3e7oo1eu2q2mQ5RSEp9a/&#10;Gy/EVisYfUZDeF4Kd0DOHwAAAP//AwBQSwECLQAUAAYACAAAACEA2+H2y+4AAACFAQAAEwAAAAAA&#10;AAAAAAAAAAAAAAAAW0NvbnRlbnRfVHlwZXNdLnhtbFBLAQItABQABgAIAAAAIQBa9CxbvwAAABUB&#10;AAALAAAAAAAAAAAAAAAAAB8BAABfcmVscy8ucmVsc1BLAQItABQABgAIAAAAIQAUW6ltyAAAAOIA&#10;AAAPAAAAAAAAAAAAAAAAAAcCAABkcnMvZG93bnJldi54bWxQSwUGAAAAAAMAAwC3AAAA/AIAAAAA&#10;" strokecolor="#50a45c" strokeweight=".43181mm">
              <v:path arrowok="f"/>
              <o:lock v:ext="edit" aspectratio="t" verticies="t"/>
            </v:line>
            <v:polyline id="Freeform 2497" o:spid="_x0000_s2011" style="position:absolute;visibility:visible;mso-wrap-style:square;v-text-anchor:top" points="5395,1993,5395,1993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VPuxwAAAOIAAAAPAAAAZHJzL2Rvd25yZXYueG1sRI/RagIx&#10;FETfC/2HcAu+1cSFiqxGkcqWKvig9gMum9vs4uZmSaK7/n1TKPRlYBjmDLPajK4Tdwqx9axhNlUg&#10;iGtvWrYavi7V6wJETMgGO8+k4UERNuvnpxWWxg98ovs5WZEhHEvU0KTUl1LGuiGHcep74px9++Aw&#10;ZRusNAGHDHedLJSaS4ct54UGe3pvqL6eb05Dzfvb7EPu1aKqdnwJB3vkwWo9eRl3yyzbJYhEY/pv&#10;/CE+jYbiTRXweynfAbn+AQAA//8DAFBLAQItABQABgAIAAAAIQDb4fbL7gAAAIUBAAATAAAAAAAA&#10;AAAAAAAAAAAAAABbQ29udGVudF9UeXBlc10ueG1sUEsBAi0AFAAGAAgAAAAhAFr0LFu/AAAAFQEA&#10;AAsAAAAAAAAAAAAAAAAAHwEAAF9yZWxzLy5yZWxzUEsBAi0AFAAGAAgAAAAhAA6lU+7HAAAA4gAA&#10;AA8AAAAAAAAAAAAAAAAABwIAAGRycy9kb3ducmV2LnhtbFBLBQYAAAAAAwADALcAAAD7AgAAAAA=&#10;" filled="f" strokecolor="#50a45c" strokeweight=".72pt">
              <v:path o:connecttype="custom" o:connectlocs="0,0;0,0;0,0" o:connectangles="0,0,0"/>
              <o:lock v:ext="edit" aspectratio="t" verticies="t" text="t" shapetype="t"/>
            </v:polyline>
            <v:line id="Line 2498" o:spid="_x0000_s2012" style="position:absolute;visibility:visible;mso-wrap-style:square" from="5497,2009" to="5620,2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ZKBygAAAOIAAAAPAAAAZHJzL2Rvd25yZXYueG1sRI9Ba8JA&#10;FITvQv/D8grezKZKbYnZiLQVFS/WCl4f2dckJPs2zW5j/PfdguBlYBjmGyZdDqYRPXWusqzgKYpB&#10;EOdWV1woOH2tJ68gnEfW2FgmBVdysMweRikm2l74k/qjL0SAsEtQQel9m0jp8pIMusi2xCH7tp1B&#10;H2xXSN3hJcBNI6dxPJcGKw4LJbb0VlJeH3+NgvOh7Td1X39sdi+rOVZr3O3pR6nx4/C+CLJagPA0&#10;+HvjhthqBdPneAb/l8IdkNkfAAAA//8DAFBLAQItABQABgAIAAAAIQDb4fbL7gAAAIUBAAATAAAA&#10;AAAAAAAAAAAAAAAAAABbQ29udGVudF9UeXBlc10ueG1sUEsBAi0AFAAGAAgAAAAhAFr0LFu/AAAA&#10;FQEAAAsAAAAAAAAAAAAAAAAAHwEAAF9yZWxzLy5yZWxzUEsBAi0AFAAGAAgAAAAhAIvFkoHKAAAA&#10;4gAAAA8AAAAAAAAAAAAAAAAABwIAAGRycy9kb3ducmV2LnhtbFBLBQYAAAAAAwADALcAAAD+AgAA&#10;AAA=&#10;" strokecolor="#50a45c" strokeweight=".43181mm">
              <v:path arrowok="f"/>
              <o:lock v:ext="edit" aspectratio="t" verticies="t"/>
            </v:line>
            <v:polyline id="Freeform 2499" o:spid="_x0000_s2013" style="position:absolute;visibility:visible;mso-wrap-style:square;v-text-anchor:top" points="5612,2014,5612,2014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G4BxwAAAOIAAAAPAAAAZHJzL2Rvd25yZXYueG1sRI/RagIx&#10;FETfC/5DuELfaqK0RVajSGVLFfqg9gMum9vs4uZmSaK7/ftGEHwZGIY5wyzXg2vFlUJsPGuYThQI&#10;4sqbhq2Gn1P5MgcRE7LB1jNp+KMI69XoaYmF8T0f6HpMVmQIxwI11Cl1hZSxqslhnPiOOGe/PjhM&#10;2QYrTcA+w10rZ0q9S4cN54UaO/qoqTofL05DxbvL9FPu1Lwst3wKe/vNvdX6eTxsF1k2CxCJhvRo&#10;3BFfRsPsTb3C7VK+A3L1DwAA//8DAFBLAQItABQABgAIAAAAIQDb4fbL7gAAAIUBAAATAAAAAAAA&#10;AAAAAAAAAAAAAABbQ29udGVudF9UeXBlc10ueG1sUEsBAi0AFAAGAAgAAAAhAFr0LFu/AAAAFQEA&#10;AAsAAAAAAAAAAAAAAAAAHwEAAF9yZWxzLy5yZWxzUEsBAi0AFAAGAAgAAAAhAO4AbgHHAAAA4gAA&#10;AA8AAAAAAAAAAAAAAAAABwIAAGRycy9kb3ducmV2LnhtbFBLBQYAAAAAAwADALcAAAD7AgAAAAA=&#10;" filled="f" strokecolor="#50a45c" strokeweight=".72pt">
              <v:path o:connecttype="custom" o:connectlocs="0,0;0,0;0,0" o:connectangles="0,0,0"/>
              <o:lock v:ext="edit" aspectratio="t" verticies="t" text="t" shapetype="t"/>
            </v:polyline>
            <v:shape id="AutoShape 2500" o:spid="_x0000_s2014" style="position:absolute;left:2861;top:5819;width:2256;height:1865;visibility:visible;mso-wrap-style:square;v-text-anchor:top" coordsize="2256,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ndayQAAAOIAAAAPAAAAZHJzL2Rvd25yZXYueG1sRI9BS8NA&#10;FITvgv9heUJvdmNoRdJui1hKezAWqxdvj+wzG5p9G7Ovbfz33YLgZWAY5htmvhx8q07UxyawgYdx&#10;Boq4Crbh2sDnx/r+CVQUZIttYDLwSxGWi9ubORY2nPmdTnupVYJwLNCAE+kKrWPlyGMch444Zd+h&#10;9yjJ9rW2PZ4T3Lc6z7JH7bHhtOCwoxdH1WF/9AbQSbnztHp9y0tsDl+Tsv7ZiDGju2E1S/I8AyU0&#10;yH/jD7G1BvJpNoXrpXQH9OICAAD//wMAUEsBAi0AFAAGAAgAAAAhANvh9svuAAAAhQEAABMAAAAA&#10;AAAAAAAAAAAAAAAAAFtDb250ZW50X1R5cGVzXS54bWxQSwECLQAUAAYACAAAACEAWvQsW78AAAAV&#10;AQAACwAAAAAAAAAAAAAAAAAfAQAAX3JlbHMvLnJlbHNQSwECLQAUAAYACAAAACEAEC53WskAAADi&#10;AAAADwAAAAAAAAAAAAAAAAAHAgAAZHJzL2Rvd25yZXYueG1sUEsFBgAAAAADAAMAtwAAAP0CAAAA&#10;AA==&#10;" path="m1280,-2329r31,161m1311,-2168r,m1280,-2329r-31,-161m1249,-2490r,m393,-2951r98,-56m491,-3007r,m393,-2951r-97,55m296,-2896r,e" filled="f" strokecolor="#5bbcd6" strokeweight=".72pt">
              <v:path o:connecttype="custom" o:connectlocs="1280,3491;1311,3652;1311,3652;1311,3652;1311,3652;1280,3491;1249,3330;1249,3330;1249,3330;1249,3330;393,2869;491,2813;491,2813;491,2813;491,2813;393,2869;296,2924;296,2924;296,2924;296,2924" o:connectangles="0,0,0,0,0,0,0,0,0,0,0,0,0,0,0,0,0,0,0,0"/>
              <o:lock v:ext="edit" aspectratio="t" verticies="t" text="t" shapetype="t"/>
            </v:shape>
            <v:shape id="AutoShape 2501" o:spid="_x0000_s2015" style="position:absolute;left:5806;top:5018;width:881;height:302;visibility:visible;mso-wrap-style:square;v-text-anchor:top" coordsize="881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3YnyQAAAOIAAAAPAAAAZHJzL2Rvd25yZXYueG1sRI9Ba8JA&#10;FITvQv/D8gredKNgKtFVbEuhFHswCnp8ZJ+bYPZtyK4m/fddQfAyMAzzDbNc97YWN2p95VjBZJyA&#10;IC6crtgoOOy/RnMQPiBrrB2Tgj/ysF69DJaYadfxjm55MCJC2GeooAyhyaT0RUkW/dg1xDE7u9Zi&#10;iLY1UrfYRbit5TRJUmmx4rhQYkMfJRWX/GoV6C43Lj9u39LTdUvNb737Mcd3pYav/eciymYBIlAf&#10;no0H4lsrmM6SFO6X4h2Qq38AAAD//wMAUEsBAi0AFAAGAAgAAAAhANvh9svuAAAAhQEAABMAAAAA&#10;AAAAAAAAAAAAAAAAAFtDb250ZW50X1R5cGVzXS54bWxQSwECLQAUAAYACAAAACEAWvQsW78AAAAV&#10;AQAACwAAAAAAAAAAAAAAAAAfAQAAX3JlbHMvLnJlbHNQSwECLQAUAAYACAAAACEAp992J8kAAADi&#10;AAAADwAAAAAAAAAAAAAAAAAHAgAAZHJzL2Rvd25yZXYueG1sUEsFBgAAAAADAAMAtwAAAP0CAAAA&#10;AA==&#10;" path="m-1126,-2498r198,68m-928,-2430r,m-1126,-2498r-198,-68m-1324,-2566r,e" filled="f" strokecolor="#50a45c" strokeweight=".72pt">
              <v:path o:connecttype="custom" o:connectlocs="-1126,2520;-928,2588;-928,2588;-928,2588;-928,2588;-1126,2520;-1324,2452;-1324,2452;-1324,2452;-1324,2452" o:connectangles="0,0,0,0,0,0,0,0,0,0"/>
              <o:lock v:ext="edit" aspectratio="t" verticies="t" text="t" shapetype="t"/>
            </v:shape>
            <v:shape id="AutoShape 2502" o:spid="_x0000_s2016" style="position:absolute;left:3136;top:925;width:1398;height:1398;visibility:visible;mso-wrap-style:square;v-text-anchor:top" coordsize="1398,1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YLeywAAAOIAAAAPAAAAZHJzL2Rvd25yZXYueG1sRI9BawIx&#10;FITvQv9DeAVvmq1iK6tRFkWwBcFaS9vbI3lml25elk2q2/56Uyj0MjAM8w0zX3auFmdqQ+VZwd0w&#10;A0GsvanYKji+bAZTECEiG6w9k4JvCrBc3PTmmBt/4Wc6H6IVCcIhRwVljE0uZdAlOQxD3xCn7ORb&#10;hzHZ1krT4iXBXS1HWXYvHVacFkpsaFWS/jx8OQWn/dPP227yOP54p1er7b7Y6Vgo1b/t1rMkxQxE&#10;pC7+N/4QW6NgNMke4PdSugNycQUAAP//AwBQSwECLQAUAAYACAAAACEA2+H2y+4AAACFAQAAEwAA&#10;AAAAAAAAAAAAAAAAAAAAW0NvbnRlbnRfVHlwZXNdLnhtbFBLAQItABQABgAIAAAAIQBa9CxbvwAA&#10;ABUBAAALAAAAAAAAAAAAAAAAAB8BAABfcmVscy8ucmVsc1BLAQItABQABgAIAAAAIQCxNYLeywAA&#10;AOIAAAAPAAAAAAAAAAAAAAAAAAcCAABkcnMvZG93bnJldi54bWxQSwUGAAAAAAMAAwC3AAAA/wIA&#10;AAAA&#10;" path="m160,-283r16,-16l160,-315r-16,16l160,-283t48,259l224,-40,208,-56r-16,16l208,-24m757,314r16,-16l757,282r-16,16l757,314m495,165r16,-16l495,133r-16,16l495,165e" filled="f" strokecolor="red" strokeweight=".1127mm">
              <v:path o:connecttype="custom" o:connectlocs="160,642;176,626;160,610;144,626;160,642;208,901;224,885;208,869;192,885;208,901;757,1239;773,1223;757,1207;741,1223;757,1239;495,1090;511,1074;495,1058;479,1074;495,1090" o:connectangles="0,0,0,0,0,0,0,0,0,0,0,0,0,0,0,0,0,0,0,0"/>
              <o:lock v:ext="edit" aspectratio="t" verticies="t" text="t" shapetype="t"/>
            </v:shape>
            <v:shape id="AutoShape 2503" o:spid="_x0000_s2017" style="position:absolute;left:7815;top:4020;width:355;height:974;visibility:visible;mso-wrap-style:square;v-text-anchor:top" coordsize="355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41PywAAAOIAAAAPAAAAZHJzL2Rvd25yZXYueG1sRI9NS8NA&#10;EIbvQv/DMoI3uzF+UNJuS6gogniwLfQ6ZqdJMDub7G6b+O+dg+Bl4GV4n5lntZlcpy4UYuvZwN08&#10;A0VcedtybeCwf7ldgIoJ2WLnmQz8UITNena1wsL6kT/psku1EgjHAg00KfWF1rFqyGGc+55Ydicf&#10;HCaJodY24Chw1+k8y560w5blQoM9bRuqvndnZ+B9eA3leKjPw+LLDQ/l6Ugf+b0xN9fT81JGuQSV&#10;aEr/jT/EmzWQP2bysyiJDuj1LwAAAP//AwBQSwECLQAUAAYACAAAACEA2+H2y+4AAACFAQAAEwAA&#10;AAAAAAAAAAAAAAAAAAAAW0NvbnRlbnRfVHlwZXNdLnhtbFBLAQItABQABgAIAAAAIQBa9CxbvwAA&#10;ABUBAAALAAAAAAAAAAAAAAAAAB8BAABfcmVscy8ucmVsc1BLAQItABQABgAIAAAAIQAnP41PywAA&#10;AOIAAAAPAAAAAAAAAAAAAAAAAAcCAABkcnMvZG93bnJldi54bWxQSwUGAAAAAAMAAwC3AAAA/wIA&#10;AAAA&#10;" path="m-2413,-1580r16,-16l-2413,-1612r-16,16l-2413,-1580t127,-406l-2270,-2002r-16,-16l-2302,-2002r16,16e" filled="f" strokecolor="#50a45c" strokeweight=".1127mm">
              <v:path o:connecttype="custom" o:connectlocs="-2413,2441;-2397,2425;-2413,2409;-2429,2425;-2413,2441;-2286,2035;-2270,2019;-2286,2003;-2302,2019;-2286,2035" o:connectangles="0,0,0,0,0,0,0,0,0,0"/>
              <o:lock v:ext="edit" aspectratio="t" verticies="t" text="t" shapetype="t"/>
            </v:shape>
            <v:shape id="AutoShape 2504" o:spid="_x0000_s2018" style="position:absolute;left:1527;top:3143;width:583;height:1008;visibility:visible;mso-wrap-style:square;v-text-anchor:top" coordsize="583,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7UEyQAAAOIAAAAPAAAAZHJzL2Rvd25yZXYueG1sRI9Pi8Iw&#10;FMTvwn6H8Ba8abpFZbcaxfUPqLd1vXh7NM+22LyUJtrqpzeC4GVgGOY3zGTWmlJcqXaFZQVf/QgE&#10;cWp1wZmCw/+69w3CeWSNpWVScCMHs+lHZ4KJtg3/0XXvMxEg7BJUkHtfJVK6NCeDrm8r4pCdbG3Q&#10;B1tnUtfYBLgpZRxFI2mw4LCQY0WLnNLz/mIUbE/F7rg7lPdmFFer+eD3Eg8HpFT3s12Og8zHIDy1&#10;/t14ITZaQTyMfuB5KdwBOX0AAAD//wMAUEsBAi0AFAAGAAgAAAAhANvh9svuAAAAhQEAABMAAAAA&#10;AAAAAAAAAAAAAAAAAFtDb250ZW50X1R5cGVzXS54bWxQSwECLQAUAAYACAAAACEAWvQsW78AAAAV&#10;AQAACwAAAAAAAAAAAAAAAAAfAQAAX3JlbHMvLnJlbHNQSwECLQAUAAYACAAAACEAdee1BMkAAADi&#10;AAAADwAAAAAAAAAAAAAAAAAHAgAAZHJzL2Rvd25yZXYueG1sUEsFBgAAAAADAAMAtwAAAP0CAAAA&#10;AA==&#10;" path="m1045,-1504r16,-16l1045,-1536r-16,16l1045,-1504t230,422l1291,-1098r-16,-16l1259,-1098r16,16e" filled="f" strokecolor="#f69100" strokeweight=".1127mm">
              <v:path o:connecttype="custom" o:connectlocs="1045,1640;1061,1624;1045,1608;1029,1624;1045,1640;1275,2062;1291,2046;1275,2030;1259,2046;1275,2062" o:connectangles="0,0,0,0,0,0,0,0,0,0"/>
              <o:lock v:ext="edit" aspectratio="t" verticies="t" text="t" shapetype="t"/>
            </v:shape>
            <v:shape id="AutoShape 2505" o:spid="_x0000_s2019" style="position:absolute;left:6491;top:2313;width:167;height:317;visibility:visible;mso-wrap-style:square;v-text-anchor:top" coordsize="167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Y60ygAAAOIAAAAPAAAAZHJzL2Rvd25yZXYueG1sRI9ba8JA&#10;EIXfC/6HZYS+1Y2Blja6ivSGpZZSL+9DdkyC2dltdtX4752HQl8GDsP5Dt903rtWnaiLjWcD41EG&#10;irj0tuHKwHbzdvcIKiZki61nMnChCPPZ4GaKhfVn/qHTOlVKIBwLNFCnFAqtY1mTwzjygVh+e985&#10;TBK7StsOzwJ3rc6z7EE7bFgWagz0XFN5WB+dgffw+pvCx+HzO3fbfMP7p9UufBlzO+xfJnIWE1CJ&#10;+vTf+EMsrYH8fiwSoiQ6oGdXAAAA//8DAFBLAQItABQABgAIAAAAIQDb4fbL7gAAAIUBAAATAAAA&#10;AAAAAAAAAAAAAAAAAABbQ29udGVudF9UeXBlc10ueG1sUEsBAi0AFAAGAAgAAAAhAFr0LFu/AAAA&#10;FQEAAAsAAAAAAAAAAAAAAAAAHwEAAF9yZWxzLy5yZWxzUEsBAi0AFAAGAAgAAAAhAL/djrTKAAAA&#10;4gAAAA8AAAAAAAAAAAAAAAAABwIAAGRycy9kb3ducmV2LnhtbFBLBQYAAAAAAwADALcAAAD+AgAA&#10;AAA=&#10;" path="m-1685,-1046r16,-16l-1685,-1078r-16,16l-1685,-1046t43,110l-1626,-952r-16,-16l-1658,-952r16,16e" filled="f" strokecolor="#50a45c" strokeweight=".1127mm">
              <v:path o:connecttype="custom" o:connectlocs="-1685,1267;-1669,1251;-1685,1235;-1701,1251;-1685,1267;-1642,1377;-1626,1361;-1642,1345;-1658,1361;-1642,1377" o:connectangles="0,0,0,0,0,0,0,0,0,0"/>
              <o:lock v:ext="edit" aspectratio="t" verticies="t" text="t" shapetype="t"/>
            </v:shape>
            <v:shape id="AutoShape 2506" o:spid="_x0000_s2020" style="position:absolute;left:5224;top:848;width:491;height:1246;visibility:visible;mso-wrap-style:square;v-text-anchor:top" coordsize="491,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neVxwAAAOIAAAAPAAAAZHJzL2Rvd25yZXYueG1sRI/RisIw&#10;FETfF/yHcAXf1rSKy1KNUhRFwZe1fsC1ubZlm5vSRFv/3giCLwPDMGeYxao3tbhT6yrLCuJxBII4&#10;t7riQsE5237/gnAeWWNtmRQ8yMFqOfhaYKJtx390P/lCBAi7BBWU3jeJlC4vyaAb24Y4ZFfbGvTB&#10;toXULXYBbmo5iaIfabDisFBiQ+uS8v/TzSiYYprVmD2Ou3SaXc/d4XJINxelRsN+Mw+SzkF46v2n&#10;8UbstYLJLI7hdSncAbl8AgAA//8DAFBLAQItABQABgAIAAAAIQDb4fbL7gAAAIUBAAATAAAAAAAA&#10;AAAAAAAAAAAAAABbQ29udGVudF9UeXBlc10ueG1sUEsBAi0AFAAGAAgAAAAhAFr0LFu/AAAAFQEA&#10;AAsAAAAAAAAAAAAAAAAAHwEAAF9yZWxzLy5yZWxzUEsBAi0AFAAGAAgAAAAhACiyd5XHAAAA4gAA&#10;AA8AAAAAAAAAAAAAAAAABwIAAGRycy9kb3ducmV2LnhtbFBLBQYAAAAAAwADALcAAAD7AgAAAAA=&#10;" path="m-800,-241r16,-16l-800,-273r-16,16l-800,-241m-989,287r16,-16l-989,255r-16,16l-989,287e" filled="f" strokecolor="red" strokeweight=".1127mm">
              <v:path o:connecttype="custom" o:connectlocs="-800,608;-784,592;-800,576;-816,592;-800,608;-989,1136;-973,1120;-989,1104;-1005,1120;-989,1136" o:connectangles="0,0,0,0,0,0,0,0,0,0"/>
              <o:lock v:ext="edit" aspectratio="t" verticies="t" text="t" shapetype="t"/>
            </v:shape>
            <v:shape id="AutoShape 2507" o:spid="_x0000_s2021" style="position:absolute;left:7423;top:1697;width:709;height:423;visibility:visible;mso-wrap-style:square;v-text-anchor:top" coordsize="709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AOEygAAAOIAAAAPAAAAZHJzL2Rvd25yZXYueG1sRI9BawIx&#10;EIXvhf6HMIVeSs26YCmrUUpFEaUHtxU8Dpsxu7iZLJvUjf/eFApeHjyG9715s0W0rbhQ7xvHCsaj&#10;DARx5XTDRsHP9+r1HYQPyBpbx6TgSh4W88eHGRbaDbynSxmMSBD2BSqoQ+gKKX1Vk0U/ch1xup1c&#10;bzEk2xupexwS3LYyz7I3abHh1FBjR581Vefy16Y3vsxpO6zP4YhxvTPXQ3zZur1Sz09xOU3yMQUR&#10;KIZ74h+x0QryyTiHv0mJA3J+AwAA//8DAFBLAQItABQABgAIAAAAIQDb4fbL7gAAAIUBAAATAAAA&#10;AAAAAAAAAAAAAAAAAABbQ29udGVudF9UeXBlc10ueG1sUEsBAi0AFAAGAAgAAAAhAFr0LFu/AAAA&#10;FQEAAAsAAAAAAAAAAAAAAAAAHwEAAF9yZWxzLy5yZWxzUEsBAi0AFAAGAAgAAAAhAIc0A4TKAAAA&#10;4gAAAA8AAAAAAAAAAAAAAAAABwIAAGRycy9kb3ducmV2LnhtbFBLBQYAAAAAAwADALcAAAD+AgAA&#10;AAA=&#10;" path="m-2197,-708r16,-16l-2197,-740r-17,16l-2197,-708t286,158l-1895,-566r-16,-16l-1927,-566r16,16e" filled="f" strokecolor="#50a45c" strokeweight=".1127mm">
              <v:path o:connecttype="custom" o:connectlocs="-2197,990;-2181,974;-2197,958;-2214,974;-2197,990;-1911,1148;-1895,1132;-1911,1116;-1927,1132;-1911,1148" o:connectangles="0,0,0,0,0,0,0,0,0,0"/>
              <o:lock v:ext="edit" aspectratio="t" verticies="t" text="t" shapetype="t"/>
            </v:shape>
            <v:shape id="AutoShape 2508" o:spid="_x0000_s2022" style="position:absolute;left:3153;top:4432;width:840;height:1801;visibility:visible;mso-wrap-style:square;v-text-anchor:top" coordsize="840,1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iy/zAAAAOIAAAAPAAAAZHJzL2Rvd25yZXYueG1sRI9RS8Mw&#10;FIXfBf9DuIJvLl3VId2yMRSxImxYheHbpblr45qbkmRb9+8XQdjLgcPhfIczWwy2EwfywThWMB5l&#10;IIhrpw03Cr6/Xu+eQISIrLFzTApOFGAxv76aYaHdkT/pUMVGJAiHAhW0MfaFlKFuyWIYuZ44ZVvn&#10;LcZkfSO1x2OC207mWTaRFg2nhRZ7em6p3lV7q2BSbqr1Kt9v3953/vdh82F+lqVR6vZmeJkmWU5B&#10;RBripfGPKLWC/HF8D3+X0h2Q8zMAAAD//wMAUEsBAi0AFAAGAAgAAAAhANvh9svuAAAAhQEAABMA&#10;AAAAAAAAAAAAAAAAAAAAAFtDb250ZW50X1R5cGVzXS54bWxQSwECLQAUAAYACAAAACEAWvQsW78A&#10;AAAVAQAACwAAAAAAAAAAAAAAAAAfAQAAX3JlbHMvLnJlbHNQSwECLQAUAAYACAAAACEAglosv8wA&#10;AADiAAAADwAAAAAAAAAAAAAAAAAHAgAAZHJzL2Rvd25yZXYueG1sUEsFBgAAAAADAAMAtwAAAAAD&#10;AAAAAA==&#10;" path="m151,-1434r16,-16l151,-1466r-16,16l151,-1434t346,-778l513,-2228r-16,-16l481,-2228r16,16e" filled="f" strokecolor="#5bbcd6" strokeweight=".1127mm">
              <v:path o:connecttype="custom" o:connectlocs="151,2999;167,2983;151,2967;135,2983;151,2999;497,2221;513,2205;497,2189;481,2205;497,2221" o:connectangles="0,0,0,0,0,0,0,0,0,0"/>
              <o:lock v:ext="edit" aspectratio="t" verticies="t" text="t" shapetype="t"/>
            </v:shape>
            <v:shape id="AutoShape 2509" o:spid="_x0000_s2023" style="position:absolute;left:2804;top:2956;width:995;height:127;visibility:visible;mso-wrap-style:square;v-text-anchor:top" coordsize="99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Qe2yAAAAOIAAAAPAAAAZHJzL2Rvd25yZXYueG1sRI/RagIx&#10;FETfhf5DuAXfNKu1UlajtFZREEpr+wGXze3u0s1NTKKufr0RCr4MDMOcYabz1jTiSD7UlhUM+hkI&#10;4sLqmksFP9+r3guIEJE1NpZJwZkCzGcPnSnm2p74i467WIoE4ZCjgipGl0sZiooMhr51xCn7td5g&#10;TNaXUns8Jbhp5DDLxtJgzWmhQkeLioq/3cEkyueba5d7/zEuHGly27W9rJ6U6j6275MkrxMQkdp4&#10;b/wjNlrB8HkwgtuldAfk7AoAAP//AwBQSwECLQAUAAYACAAAACEA2+H2y+4AAACFAQAAEwAAAAAA&#10;AAAAAAAAAAAAAAAAW0NvbnRlbnRfVHlwZXNdLnhtbFBLAQItABQABgAIAAAAIQBa9CxbvwAAABUB&#10;AAALAAAAAAAAAAAAAAAAAB8BAABfcmVscy8ucmVsc1BLAQItABQABgAIAAAAIQCiDQe2yAAAAOIA&#10;AAAPAAAAAAAAAAAAAAAAAAcCAABkcnMvZG93bnJldi54bWxQSwUGAAAAAAMAAwC3AAAA/AIAAAAA&#10;" path="m759,-1401r16,-16l759,-1433r-16,16l759,-1401t-416,25l359,-1392r-16,-16l327,-1392r16,16e" filled="f" strokecolor="red" strokeweight=".1127mm">
              <v:path o:connecttype="custom" o:connectlocs="759,1556;775,1540;759,1524;743,1540;759,1556;343,1581;359,1565;343,1549;327,1565;343,1581" o:connectangles="0,0,0,0,0,0,0,0,0,0"/>
              <o:lock v:ext="edit" aspectratio="t" verticies="t" text="t" shapetype="t"/>
            </v:shape>
            <v:shape id="AutoShape 2510" o:spid="_x0000_s2024" style="position:absolute;left:7402;top:5012;width:355;height:1034;visibility:visible;mso-wrap-style:square;v-text-anchor:top" coordsize="355,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X3XyQAAAOIAAAAPAAAAZHJzL2Rvd25yZXYueG1sRI9Ba8JA&#10;FITvBf/D8oTe6ia2lhJdRVsEj9YKxdsz+5oszb4N2RdN/323UPAyMAzzDbNYDb5RF+qiC2wgn2Sg&#10;iMtgHVcGjh/bhxdQUZAtNoHJwA9FWC1HdwssbLjyO10OUqkE4ViggVqkLbSOZU0e4yS0xCn7Cp1H&#10;SbartO3wmuC+0dMse9YeHaeFGlt6ran8PvTeQG9b1/Oj22/259OTSJ9/HndbY+7Hw9s8yXoOSmiQ&#10;W+MfsbMGprN8Bn+X0h3Qy18AAAD//wMAUEsBAi0AFAAGAAgAAAAhANvh9svuAAAAhQEAABMAAAAA&#10;AAAAAAAAAAAAAAAAAFtDb250ZW50X1R5cGVzXS54bWxQSwECLQAUAAYACAAAACEAWvQsW78AAAAV&#10;AQAACwAAAAAAAAAAAAAAAAAfAQAAX3JlbHMvLnJlbHNQSwECLQAUAAYACAAAACEAh+V918kAAADi&#10;AAAADwAAAAAAAAAAAAAAAAAHAgAAZHJzL2Rvd25yZXYueG1sUEsFBgAAAAADAAMAtwAAAP0CAAAA&#10;AA==&#10;" path="m-2058,-2097r16,-16l-2058,-2129r-16,16l-2058,-2097t-128,-434l-2170,-2547r-16,-16l-2202,-2547r16,16e" filled="f" strokecolor="#50a45c" strokeweight=".1127mm">
              <v:path o:connecttype="custom" o:connectlocs="-2058,2915;-2042,2899;-2058,2883;-2074,2899;-2058,2915;-2186,2481;-2170,2465;-2186,2449;-2202,2465;-2186,2481" o:connectangles="0,0,0,0,0,0,0,0,0,0"/>
              <o:lock v:ext="edit" aspectratio="t" verticies="t" text="t" shapetype="t"/>
            </v:shape>
            <v:shape id="AutoShape 2511" o:spid="_x0000_s2025" style="position:absolute;left:5921;top:6795;width:220;height:1015;visibility:visible;mso-wrap-style:square;v-text-anchor:top" coordsize="220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lxQyQAAAOIAAAAPAAAAZHJzL2Rvd25yZXYueG1sRI9Ba8JA&#10;FITvhf6H5Qm91U0ERaKrBEshKBXUHjw+sq9JSPZt2N3q9t93CwUvA8Mw3zDrbTSDuJHznWUF+TQD&#10;QVxb3XGj4PPy/roE4QOyxsEyKfghD9vN89MaC23vfKLbOTQiQdgXqKANYSyk9HVLBv3UjsQp+7LO&#10;YEjWNVI7vCe4GeQsyxbSYMdpocWRdi3V/fnbKDjyfkmHcI2HqoyuPPVX99FVSr1M4tsqSbkCESiG&#10;R+MfUWkFs3m+gL9L6Q7IzS8AAAD//wMAUEsBAi0AFAAGAAgAAAAhANvh9svuAAAAhQEAABMAAAAA&#10;AAAAAAAAAAAAAAAAAFtDb250ZW50X1R5cGVzXS54bWxQSwECLQAUAAYACAAAACEAWvQsW78AAAAV&#10;AQAACwAAAAAAAAAAAAAAAAAfAQAAX3JlbHMvLnJlbHNQSwECLQAUAAYACAAAACEAvh5cUMkAAADi&#10;AAAADwAAAAAAAAAAAAAAAAAHAgAAZHJzL2Rvd25yZXYueG1sUEsFBgAAAAADAAMAtwAAAP0CAAAA&#10;AA==&#10;" path="m-1371,-3087r16,-16l-1371,-3119r-16,16l-1371,-3087t66,-425l-1289,-3528r-16,-16l-1321,-3528r16,16e" filled="f" strokecolor="#5bbcd6" strokeweight=".1127mm">
              <v:path o:connecttype="custom" o:connectlocs="-1371,3709;-1355,3693;-1371,3677;-1387,3693;-1371,3709;-1305,3284;-1289,3268;-1305,3252;-1321,3268;-1305,3284" o:connectangles="0,0,0,0,0,0,0,0,0,0"/>
              <o:lock v:ext="edit" aspectratio="t" verticies="t" text="t" shapetype="t"/>
            </v:shape>
            <v:shape id="AutoShape 2512" o:spid="_x0000_s2026" style="position:absolute;left:5063;top:1110;width:855;height:1523;visibility:visible;mso-wrap-style:square;v-text-anchor:top" coordsize="855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MV3yQAAAOIAAAAPAAAAZHJzL2Rvd25yZXYueG1sRI/RagIx&#10;FETfC/5DuIW+SM26oN2uRilVQZ+Kth9w2Vw3Szc36yZq+vdGEPoyMAxzhpkvo23FhXrfOFYwHmUg&#10;iCunG64V/HxvXgsQPiBrbB2Tgj/ysFwMnuZYanflPV0OoRYJwr5EBSaErpTSV4Ys+pHriFN2dL3F&#10;kGxfS93jNcFtK/Msm0qLDacFgx19Gqp+D2erYB2nJhby1Lj3XH4V2Xo/3B2jUi/PcTVL8jEDESiG&#10;/8YDsdUK8sn4De6X0h2QixsAAAD//wMAUEsBAi0AFAAGAAgAAAAhANvh9svuAAAAhQEAABMAAAAA&#10;AAAAAAAAAAAAAAAAAFtDb250ZW50X1R5cGVzXS54bWxQSwECLQAUAAYACAAAACEAWvQsW78AAAAV&#10;AQAACwAAAAAAAAAAAAAAAAAfAQAAX3JlbHMvLnJlbHNQSwECLQAUAAYACAAAACEAvdjFd8kAAADi&#10;AAAADwAAAAAAAAAAAAAAAAAHAgAAZHJzL2Rvd25yZXYueG1sUEsFBgAAAAADAAMAtwAAAP0CAAAA&#10;AA==&#10;" path="m-900,-385r16,-16l-900,-417r-16,16l-900,-385t352,653l-532,252r-16,-16l-564,252r16,16e" filled="f" strokecolor="red" strokeweight=".1127mm">
              <v:path o:connecttype="custom" o:connectlocs="-900,726;-884,710;-900,694;-916,710;-900,726;-548,1379;-532,1363;-548,1347;-564,1363;-548,1379" o:connectangles="0,0,0,0,0,0,0,0,0,0"/>
              <o:lock v:ext="edit" aspectratio="t" verticies="t" text="t" shapetype="t"/>
            </v:shape>
            <v:shape id="AutoShape 2513" o:spid="_x0000_s2027" style="position:absolute;left:1905;top:4579;width:168;height:289;visibility:visible;mso-wrap-style:square;v-text-anchor:top" coordsize="168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OLRyQAAAOIAAAAPAAAAZHJzL2Rvd25yZXYueG1sRI/BasMw&#10;DIbvg76D0WC31WnKykjrlnWjdDvssCYPIGI1Do3lEDtt+vbTYbCL4Ef8n/RtdpPv1JWG2AY2sJhn&#10;oIjrYFtuDFTl4fkVVEzIFrvAZOBOEXbb2cMGCxtu/EPXU2qUQDgWaMCl1Bdax9qRxzgPPbHszmHw&#10;mCQOjbYD3gTuO51n2Up7bFkuOOzp3VF9OY3eAC/v1ViGYyrz4zh9aXLfq2pvzNPj9LGW8bYGlWhK&#10;/40/xKc1kL8s5GdREh3Q218AAAD//wMAUEsBAi0AFAAGAAgAAAAhANvh9svuAAAAhQEAABMAAAAA&#10;AAAAAAAAAAAAAAAAAFtDb250ZW50X1R5cGVzXS54bWxQSwECLQAUAAYACAAAACEAWvQsW78AAAAV&#10;AQAACwAAAAAAAAAAAAAAAAAfAQAAX3JlbHMvLnJlbHNQSwECLQAUAAYACAAAACEAovzi0ckAAADi&#10;AAAADwAAAAAAAAAAAAAAAAAHAgAAZHJzL2Rvd25yZXYueG1sUEsFBgAAAAADAAMAtwAAAP0CAAAA&#10;AA==&#10;" path="m880,-2196r16,-16l880,-2228r-16,16l880,-2196t-43,-97l853,-2309r-16,-16l821,-2309r16,16e" filled="f" strokecolor="#f69100" strokeweight=".1127mm">
              <v:path o:connecttype="custom" o:connectlocs="880,2384;896,2368;880,2352;864,2368;880,2384;837,2287;853,2271;837,2255;821,2271;837,2287" o:connectangles="0,0,0,0,0,0,0,0,0,0"/>
              <o:lock v:ext="edit" aspectratio="t" verticies="t" text="t" shapetype="t"/>
            </v:shape>
            <v:shape id="AutoShape 2514" o:spid="_x0000_s2028" style="position:absolute;left:4139;top:3982;width:180;height:132;visibility:visible;mso-wrap-style:square;v-text-anchor:top" coordsize="180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WnoyQAAAOIAAAAPAAAAZHJzL2Rvd25yZXYueG1sRI9PawIx&#10;FMTvQr9DeAUvUrP+pa5GEUXQo9bS6+vmdbPt5mXZRF399EYQehkYhvkNM1s0thRnqn3hWEGvm4Ag&#10;zpwuOFdw/Ni8vYPwAVlj6ZgUXMnDYv7SmmGq3YX3dD6EXEQI+xQVmBCqVEqfGbLou64ijtmPqy2G&#10;aOtc6hovEW5L2U+SsbRYcFwwWNHKUPZ3OFkFt0n1eRuG4+93Zzn+KiztEjMYKdV+bdbTKMspiEBN&#10;+G88EVutoD/qTeBxKd4BOb8DAAD//wMAUEsBAi0AFAAGAAgAAAAhANvh9svuAAAAhQEAABMAAAAA&#10;AAAAAAAAAAAAAAAAAFtDb250ZW50X1R5cGVzXS54bWxQSwECLQAUAAYACAAAACEAWvQsW78AAAAV&#10;AQAACwAAAAAAAAAAAAAAAAAfAQAAX3JlbHMvLnJlbHNQSwECLQAUAAYACAAAACEALUVp6MkAAADi&#10;AAAADwAAAAAAAAAAAAAAAAAHAgAAZHJzL2Rvd25yZXYueG1sUEsFBgAAAAADAAMAtwAAAP0CAAAA&#10;AA==&#10;" path="m-343,-1964r16,-16l-343,-1996r-16,16l-343,-1964t-48,27l-375,-1953r-16,-16l-407,-1953r16,16e" filled="f" strokecolor="red" strokeweight=".1127mm">
              <v:path o:connecttype="custom" o:connectlocs="-343,2018;-327,2002;-343,1986;-359,2002;-343,2018;-391,2045;-375,2029;-391,2013;-407,2029;-391,2045" o:connectangles="0,0,0,0,0,0,0,0,0,0"/>
              <o:lock v:ext="edit" aspectratio="t" verticies="t" text="t" shapetype="t"/>
            </v:shape>
            <v:shape id="AutoShape 2515" o:spid="_x0000_s2029" style="position:absolute;left:6928;top:4792;width:279;height:76;visibility:visible;mso-wrap-style:square;v-text-anchor:top" coordsize="279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LQ2yAAAAOIAAAAPAAAAZHJzL2Rvd25yZXYueG1sRI9BS8NA&#10;EIXvQv/DMoIXsRsXlJJ2W0pF6amYttDrkB2TYHY27K5p+u+dg+Bl4DG87/GtNpPv1UgxdYEtPM8L&#10;UMR1cB03Fs6n96cFqJSRHfaBycKNEmzWs7sVli5cuaLxmBslEE4lWmhzHkqtU92SxzQPA7H8vkL0&#10;mCXGRruIV4H7XpuieNUeO5aFFgfatVR/H3+8hW1lsvmgQ9Xdxv3l83GiuOgP1j7cT29LOdslqExT&#10;/m/8IfbOgnkxIiFKogN6/QsAAP//AwBQSwECLQAUAAYACAAAACEA2+H2y+4AAACFAQAAEwAAAAAA&#10;AAAAAAAAAAAAAAAAW0NvbnRlbnRfVHlwZXNdLnhtbFBLAQItABQABgAIAAAAIQBa9CxbvwAAABUB&#10;AAALAAAAAAAAAAAAAAAAAB8BAABfcmVscy8ucmVsc1BLAQItABQABgAIAAAAIQCBNLQ2yAAAAOIA&#10;AAAPAAAAAAAAAAAAAAAAAAcCAABkcnMvZG93bnJldi54bWxQSwUGAAAAAAMAAwC3AAAA/AIAAAAA&#10;" path="m-1832,-2408r16,-16l-1832,-2440r-16,16l-1832,-2408t-93,-2l-1909,-2427r-16,-16l-1941,-2427r16,17e" filled="f" strokecolor="#50a45c" strokeweight=".1127mm">
              <v:path o:connecttype="custom" o:connectlocs="-1832,2385;-1816,2369;-1832,2353;-1848,2369;-1832,2385;-1925,2383;-1909,2366;-1925,2350;-1941,2366;-1925,2383" o:connectangles="0,0,0,0,0,0,0,0,0,0"/>
              <o:lock v:ext="edit" aspectratio="t" verticies="t" text="t" shapetype="t"/>
            </v:shape>
            <v:shape id="AutoShape 2516" o:spid="_x0000_s2030" style="position:absolute;left:3590;top:2338;width:324;height:729;visibility:visible;mso-wrap-style:square;v-text-anchor:top" coordsize="324,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cbXygAAAOIAAAAPAAAAZHJzL2Rvd25yZXYueG1sRI/NasMw&#10;EITvhb6D2EJujRyHhuBECe5PoIUckrTQ62KtLVNrZSTFdt++KhR6GRiG+YbZ7ifbiYF8aB0rWMwz&#10;EMSV0y03Cj7eD/drECEia+wck4JvCrDf3d5ssdBu5DMNl9iIBOFQoAITY19IGSpDFsPc9cQpq523&#10;GJP1jdQexwS3ncyzbCUttpwWDPb0ZKj6ulytgsPx5XHo4rWuyzdz/GxXo1+eSqVmd9PzJkm5ARFp&#10;iv+NP8SrVpA/5Av4vZTugNz9AAAA//8DAFBLAQItABQABgAIAAAAIQDb4fbL7gAAAIUBAAATAAAA&#10;AAAAAAAAAAAAAAAAAABbQ29udGVudF9UeXBlc10ueG1sUEsBAi0AFAAGAAgAAAAhAFr0LFu/AAAA&#10;FQEAAAsAAAAAAAAAAAAAAAAAHwEAAF9yZWxzLy5yZWxzUEsBAi0AFAAGAAgAAAAhAF0pxtfKAAAA&#10;4gAAAA8AAAAAAAAAAAAAAAAABwIAAGRycy9kb3ducmV2LnhtbFBLBQYAAAAAAwADALcAAAD+AgAA&#10;AAA=&#10;" path="m-90,-1061r16,-16l-90,-1093r-16,16l-90,-1061m23,-765r16,-16l23,-797,7,-781r16,16e" filled="f" strokecolor="red" strokeweight=".1127mm">
              <v:path o:connecttype="custom" o:connectlocs="-90,1278;-74,1262;-90,1246;-106,1262;-90,1278;23,1574;39,1558;23,1542;7,1558;23,1574" o:connectangles="0,0,0,0,0,0,0,0,0,0"/>
              <o:lock v:ext="edit" aspectratio="t" verticies="t" text="t" shapetype="t"/>
            </v:shape>
            <v:shape id="AutoShape 2517" o:spid="_x0000_s2031" style="position:absolute;left:6123;top:2927;width:1427;height:2191;visibility:visible;mso-wrap-style:square;v-text-anchor:top" coordsize="1427,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MAyQAAAOIAAAAPAAAAZHJzL2Rvd25yZXYueG1sRI9Pa8JA&#10;FMTvBb/D8oTe6qYR2xJdRSL+QelBK4i3R/Y1CWbfht2txm/vFgq9DAzD/IaZzDrTiCs5X1tW8DpI&#10;QBAXVtdcKjh+LV8+QPiArLGxTAru5GE27T1NMNP2xnu6HkIpIoR9hgqqENpMSl9UZNAPbEscs2/r&#10;DIZoXSm1w1uEm0amSfImDdYcFypsKa+ouBx+jILh+kSn8/s+Z6bP7dJhjqvdXannfrcYR5mPQQTq&#10;wn/jD7HRCtJRmsLvpXgH5PQBAAD//wMAUEsBAi0AFAAGAAgAAAAhANvh9svuAAAAhQEAABMAAAAA&#10;AAAAAAAAAAAAAAAAAFtDb250ZW50X1R5cGVzXS54bWxQSwECLQAUAAYACAAAACEAWvQsW78AAAAV&#10;AQAACwAAAAAAAAAAAAAAAAAfAQAAX3JlbHMvLnJlbHNQSwECLQAUAAYACAAAACEADz7TAMkAAADi&#10;AAAADwAAAAAAAAAAAAAAAAAHAgAAZHJzL2Rvd25yZXYueG1sUEsFBgAAAAADAAMAtwAAAP0CAAAA&#10;AA==&#10;" path="m-887,-1232r16,-16l-887,-1264r-16,16l-887,-1232t-596,801l-1467,-447r-16,-16l-1499,-447r16,16m-873,-1228r16,-16l-873,-1260r-16,16l-873,-1228t-63,-157l-920,-1401r-16,-16l-952,-1401r16,16e" filled="f" strokecolor="#50a45c" strokeweight=".1127mm">
              <v:path o:connecttype="custom" o:connectlocs="-887,1696;-871,1680;-887,1664;-903,1680;-887,1696;-1483,2497;-1467,2481;-1483,2465;-1499,2481;-1483,2497;-873,1700;-857,1684;-873,1668;-889,1684;-873,1700;-936,1543;-920,1527;-936,1511;-952,1527;-936,1543" o:connectangles="0,0,0,0,0,0,0,0,0,0,0,0,0,0,0,0,0,0,0,0"/>
              <o:lock v:ext="edit" aspectratio="t" verticies="t" text="t" shapetype="t"/>
            </v:shape>
            <v:shape id="AutoShape 2518" o:spid="_x0000_s2032" style="position:absolute;left:2205;top:4507;width:334;height:268;visibility:visible;mso-wrap-style:square;v-text-anchor:top" coordsize="3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4rryQAAAOIAAAAPAAAAZHJzL2Rvd25yZXYueG1sRI9Ba8JA&#10;FITvgv9heUJvummsVaOrFIsS6aVVDx4f2dckNPs2ZLcx/ntXELwMDMN8wyzXnalES40rLSt4HUUg&#10;iDOrS84VnI7b4QyE88gaK8uk4EoO1qt+b4mJthf+ofbgcxEg7BJUUHhfJ1K6rCCDbmRr4pD92sag&#10;D7bJpW7wEuCmknEUvUuDJYeFAmvaFJT9Hf6Ngok8O/rev6VnZ6bpvP2aZ7utV+pl0H0ugnwsQHjq&#10;/LPxQKRaQTyJx3C/FO6AXN0AAAD//wMAUEsBAi0AFAAGAAgAAAAhANvh9svuAAAAhQEAABMAAAAA&#10;AAAAAAAAAAAAAAAAAFtDb250ZW50X1R5cGVzXS54bWxQSwECLQAUAAYACAAAACEAWvQsW78AAAAV&#10;AQAACwAAAAAAAAAAAAAAAAAfAQAAX3JlbHMvLnJlbHNQSwECLQAUAAYACAAAACEAygeK68kAAADi&#10;AAAADwAAAAAAAAAAAAAAAAAHAgAAZHJzL2Rvd25yZXYueG1sUEsFBgAAAAADAAMAtwAAAP0CAAAA&#10;AA==&#10;" path="m672,-2165r16,-16l672,-2198r-16,17l672,-2165t118,-89l806,-2270r-16,-16l774,-2270r16,16e" filled="f" strokecolor="#f69100" strokeweight=".1127mm">
              <v:path o:connecttype="custom" o:connectlocs="672,2343;688,2327;672,2310;656,2327;672,2343;790,2254;806,2238;790,2222;774,2238;790,2254" o:connectangles="0,0,0,0,0,0,0,0,0,0"/>
              <o:lock v:ext="edit" aspectratio="t" verticies="t" text="t" shapetype="t"/>
            </v:shape>
            <v:shape id="AutoShape 2519" o:spid="_x0000_s2033" style="position:absolute;left:4987;top:5822;width:298;height:579;visibility:visible;mso-wrap-style:square;v-text-anchor:top" coordsize="298,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FZxwAAAOIAAAAPAAAAZHJzL2Rvd25yZXYueG1sRI9RS8NA&#10;EITfhf6HY4W+2UujFkl7La1F9NHG/oAltyahub1wt03Sf+8Jgi8DwzDfMJvd5Do1UIitZwPLRQaK&#10;uPK25drA+evt4QVUFGSLnWcycKMIu+3sboOF9SOfaCilVgnCsUADjUhfaB2rhhzGhe+JU/btg0NJ&#10;NtTaBhwT3HU6z7KVdthyWmiwp9eGqkt5dQaG6+fxUi5jIH8e+/3ju6z8QYyZ30/HdZL9GpTQJP+N&#10;P8SHNZA/50/weyndAb39AQAA//8DAFBLAQItABQABgAIAAAAIQDb4fbL7gAAAIUBAAATAAAAAAAA&#10;AAAAAAAAAAAAAABbQ29udGVudF9UeXBlc10ueG1sUEsBAi0AFAAGAAgAAAAhAFr0LFu/AAAAFQEA&#10;AAsAAAAAAAAAAAAAAAAAHwEAAF9yZWxzLy5yZWxzUEsBAi0AFAAGAAgAAAAhAB6HAVnHAAAA4gAA&#10;AA8AAAAAAAAAAAAAAAAABwIAAGRycy9kb3ducmV2LnhtbFBLBQYAAAAAAwADALcAAAD7AgAAAAA=&#10;" path="m-756,-2748r16,-16l-756,-2780r-16,16l-756,-2748t-102,-228l-842,-2992r-16,-16l-874,-2992r16,16e" filled="f" strokecolor="#5bbcd6" strokeweight=".1127mm">
              <v:path o:connecttype="custom" o:connectlocs="-756,3074;-740,3058;-756,3042;-772,3058;-756,3074;-858,2846;-842,2830;-858,2814;-874,2830;-858,2846" o:connectangles="0,0,0,0,0,0,0,0,0,0"/>
              <o:lock v:ext="edit" aspectratio="t" verticies="t" text="t" shapetype="t"/>
            </v:shape>
            <v:shape id="AutoShape 2520" o:spid="_x0000_s2034" style="position:absolute;left:6450;top:4772;width:819;height:279;visibility:visible;mso-wrap-style:square;v-text-anchor:top" coordsize="819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/soxwAAAOIAAAAPAAAAZHJzL2Rvd25yZXYueG1sRI9Pi8Iw&#10;FMTvC36H8ARv29RCF61GKf4Br+ruwdujebbF5qU2qdZvbxYW9jIwDPMbZrkeTCMe1LnasoJpFIMg&#10;LqyuuVTwfd5/zkA4j6yxsUwKXuRgvRp9LDHT9slHepx8KQKEXYYKKu/bTEpXVGTQRbYlDtnVdgZ9&#10;sF0pdYfPADeNTOL4SxqsOSxU2NKmouJ26o2COO3Nfd4MP6U1u/56yQudo1NqMh62iyD5AoSnwf83&#10;/hAHrSBJkxR+L4U7IFdvAAAA//8DAFBLAQItABQABgAIAAAAIQDb4fbL7gAAAIUBAAATAAAAAAAA&#10;AAAAAAAAAAAAAABbQ29udGVudF9UeXBlc10ueG1sUEsBAi0AFAAGAAgAAAAhAFr0LFu/AAAAFQEA&#10;AAsAAAAAAAAAAAAAAAAAHwEAAF9yZWxzLy5yZWxzUEsBAi0AFAAGAAgAAAAhAKZ7+yjHAAAA4gAA&#10;AA8AAAAAAAAAAAAAAAAABwIAAGRycy9kb3ducmV2LnhtbFBLBQYAAAAAAwADALcAAAD7AgAAAAA=&#10;" path="m-1662,-2306r16,-16l-1662,-2338r-16,16l-1662,-2306t336,-93l-1310,-2415r-16,-16l-1342,-2415r16,16e" filled="f" strokecolor="#50a45c" strokeweight=".1127mm">
              <v:path o:connecttype="custom" o:connectlocs="-1662,2467;-1646,2451;-1662,2435;-1678,2451;-1662,2467;-1326,2374;-1310,2358;-1326,2342;-1342,2358;-1326,2374" o:connectangles="0,0,0,0,0,0,0,0,0,0"/>
              <o:lock v:ext="edit" aspectratio="t" verticies="t" text="t" shapetype="t"/>
            </v:shape>
            <v:shape id="AutoShape 2521" o:spid="_x0000_s2035" style="position:absolute;left:4402;top:3101;width:113;height:376;visibility:visible;mso-wrap-style:square;v-text-anchor:top" coordsize="113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+MwyAAAAOIAAAAPAAAAZHJzL2Rvd25yZXYueG1sRI/RasJA&#10;FETfC/7DcgXf6sYURaJrCJbWPhVq+wGX7DUbzd4N2U2Mfn1XKPRlYBjmDLPNR9uIgTpfO1awmCcg&#10;iEuna64U/Hy/Pa9B+ICssXFMCm7kId9NnraYaXflLxqOoRIRwj5DBSaENpPSl4Ys+rlriWN2cp3F&#10;EG1XSd3hNcJtI9MkWUmLNccFgy3tDZWXY28VrM++Mu5d2uLzkPT+5XDW6e2u1Gw6vm6iFBsQgcbw&#10;3/hDfGgF6TJdweNSvANy9wsAAP//AwBQSwECLQAUAAYACAAAACEA2+H2y+4AAACFAQAAEwAAAAAA&#10;AAAAAAAAAAAAAAAAW0NvbnRlbnRfVHlwZXNdLnhtbFBLAQItABQABgAIAAAAIQBa9CxbvwAAABUB&#10;AAALAAAAAAAAAAAAAAAAAB8BAABfcmVscy8ucmVsc1BLAQItABQABgAIAAAAIQAS6+MwyAAAAOIA&#10;AAAPAAAAAAAAAAAAAAAAAAcCAABkcnMvZG93bnJldi54bWxQSwUGAAAAAAMAAwC3AAAA/AIAAAAA&#10;" path="m-517,-1343r16,-16l-517,-1375r-16,16l-517,-1343t-19,-137l-520,-1496r-16,-16l-552,-1496r16,16e" filled="f" strokecolor="red" strokeweight=".1127mm">
              <v:path o:connecttype="custom" o:connectlocs="-517,1758;-501,1742;-517,1726;-533,1742;-517,1758;-536,1621;-520,1605;-536,1589;-552,1605;-536,1621" o:connectangles="0,0,0,0,0,0,0,0,0,0"/>
              <o:lock v:ext="edit" aspectratio="t" verticies="t" text="t" shapetype="t"/>
            </v:shape>
            <v:shape id="AutoShape 2522" o:spid="_x0000_s2036" style="position:absolute;left:1542;top:5248;width:491;height:133;visibility:visible;mso-wrap-style:square;v-text-anchor:top" coordsize="491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qh5yAAAAOIAAAAPAAAAZHJzL2Rvd25yZXYueG1sRI9Ba8JA&#10;FITvBf/D8gRvdWPARqKraEPBQxGMUnp8ZF+zodm3Ibtq/PeuUOhlYBjmG2a1GWwrrtT7xrGC2TQB&#10;QVw53XCt4Hz6eF2A8AFZY+uYFNzJw2Y9ellhrt2Nj3QtQy0ihH2OCkwIXS6lrwxZ9FPXEcfsx/UW&#10;Q7R9LXWPtwi3rUyT5E1abDguGOzo3VD1W16sAve5Le4hy46X8nuHReXN4asxSk3GQ7GMsl2CCDSE&#10;/8YfYq8VpPM0g+eleAfk+gEAAP//AwBQSwECLQAUAAYACAAAACEA2+H2y+4AAACFAQAAEwAAAAAA&#10;AAAAAAAAAAAAAAAAW0NvbnRlbnRfVHlwZXNdLnhtbFBLAQItABQABgAIAAAAIQBa9CxbvwAAABUB&#10;AAALAAAAAAAAAAAAAAAAAB8BAABfcmVscy8ucmVsc1BLAQItABQABgAIAAAAIQBShqh5yAAAAOIA&#10;AAAPAAAAAAAAAAAAAAAAAAcCAABkcnMvZG93bnJldi54bWxQSwUGAAAAAAMAAwC3AAAA/AIAAAAA&#10;" path="m1036,-2661r16,-16l1036,-2693r-16,16l1036,-2661t189,27l1241,-2650r-16,-16l1209,-2650r16,16e" filled="f" strokecolor="#f69100" strokeweight=".1127mm">
              <v:path o:connecttype="custom" o:connectlocs="1036,2588;1052,2572;1036,2556;1020,2572;1036,2588;1225,2615;1241,2599;1225,2583;1209,2599;1225,2615" o:connectangles="0,0,0,0,0,0,0,0,0,0"/>
              <o:lock v:ext="edit" aspectratio="t" verticies="t" text="t" shapetype="t"/>
            </v:shape>
            <v:shape id="AutoShape 2523" o:spid="_x0000_s2037" style="position:absolute;left:8116;top:3101;width:439;height:557;visibility:visible;mso-wrap-style:square;v-text-anchor:top" coordsize="439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kSNxgAAAOIAAAAPAAAAZHJzL2Rvd25yZXYueG1sRI9BawIx&#10;EIXvBf9DGKG3mnWhpaxGEUWw4KHV9j5sxs3iZrIkWd3+e+dQ6GXgMbzvvbdcj75TN4qpDWxgPitA&#10;EdfBttwY+D7vX95BpYxssQtMBn4pwXo1eVpiZcOdv+h2yo0SCKcKDbic+0rrVDvymGahJ5bfJUSP&#10;WWRstI14F7jvdFkUb9pjy5LgsKeto/p6GryB8my3mY8fQ/zk/TC6hgr8IWOep+NuIWezAJVpzP+O&#10;P8TBivm1lM4ySeaAXj0AAAD//wMAUEsBAi0AFAAGAAgAAAAhANvh9svuAAAAhQEAABMAAAAAAAAA&#10;AAAAAAAAAAAAAFtDb250ZW50X1R5cGVzXS54bWxQSwECLQAUAAYACAAAACEAWvQsW78AAAAVAQAA&#10;CwAAAAAAAAAAAAAAAAAfAQAAX3JlbHMvLnJlbHNQSwECLQAUAAYACAAAACEA4H5EjcYAAADiAAAA&#10;DwAAAAAAAAAAAAAAAAAHAgAAZHJzL2Rvd25yZXYueG1sUEsFBgAAAAADAAMAtwAAAPoCAAAAAA==&#10;" path="m-2579,-1481r16,-16l-2579,-1513r-16,16l-2579,-1481t165,219l-2398,-1278r-16,-16l-2430,-1278r16,16e" filled="f" strokecolor="#50a45c" strokeweight=".1127mm">
              <v:path o:connecttype="custom" o:connectlocs="-2579,1621;-2563,1605;-2579,1589;-2595,1605;-2579,1621;-2414,1840;-2398,1824;-2414,1808;-2430,1824;-2414,1840" o:connectangles="0,0,0,0,0,0,0,0,0,0"/>
              <o:lock v:ext="edit" aspectratio="t" verticies="t" text="t" shapetype="t"/>
            </v:shape>
            <v:shape id="AutoShape 2524" o:spid="_x0000_s2038" style="position:absolute;left:3074;top:1397;width:409;height:692;visibility:visible;mso-wrap-style:square;v-text-anchor:top" coordsize="409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tuKywAAAOIAAAAPAAAAZHJzL2Rvd25yZXYueG1sRI9BawIx&#10;FITvQv9DeAUvUrNdtbSrUcRSKJZSqqXnx+Z1N3XzsiRxXf99Iwi9DAzDfMMsVr1tREc+GMcK7scZ&#10;COLSacOVgq/9y90jiBCRNTaOScGZAqyWN4MFFtqd+JO6XaxEgnAoUEEdY1tIGcqaLIaxa4lT9uO8&#10;xZisr6T2eEpw28g8yx6kRcNpocaWNjWVh93RKvh4N2babfFt/X2cxNHh/DuZ+b1Sw9v+eZ5kPQcR&#10;qY//jSviVSvIZ/kTXC6lOyCXfwAAAP//AwBQSwECLQAUAAYACAAAACEA2+H2y+4AAACFAQAAEwAA&#10;AAAAAAAAAAAAAAAAAAAAW0NvbnRlbnRfVHlwZXNdLnhtbFBLAQItABQABgAIAAAAIQBa9CxbvwAA&#10;ABUBAAALAAAAAAAAAAAAAAAAAB8BAABfcmVscy8ucmVsc1BLAQItABQABgAIAAAAIQB0qtuKywAA&#10;AOIAAAAPAAAAAAAAAAAAAAAAAAcCAABkcnMvZG93bnJldi54bWxQSwUGAAAAAAMAAwC3AAAA/wIA&#10;AAAA&#10;" path="m346,-263r16,-16l346,-295r-16,16l346,-263m194,-542r16,-17l194,-575r-16,16l194,-542e" filled="f" strokecolor="red" strokeweight=".1127mm">
              <v:path o:connecttype="custom" o:connectlocs="346,1134;362,1118;346,1102;330,1118;346,1134;194,855;210,838;194,822;178,838;194,855" o:connectangles="0,0,0,0,0,0,0,0,0,0"/>
              <o:lock v:ext="edit" aspectratio="t" verticies="t" text="t" shapetype="t"/>
            </v:shape>
            <v:shape id="AutoShape 2525" o:spid="_x0000_s2039" style="position:absolute;left:1904;top:4313;width:348;height:233;visibility:visible;mso-wrap-style:square;v-text-anchor:top" coordsize="348,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sQfyQAAAOIAAAAPAAAAZHJzL2Rvd25yZXYueG1sRI9BT8JA&#10;EIXvJvyHzZB4ky2YEi0sRAGRq5XgddIdu8XubNNdof5752DiZZKXyftevuV68K26UB+bwAamkwwU&#10;cRVsw7WB4/vL3QOomJAttoHJwA9FWK9GN0ssbLjyG13KVCuBcCzQgEupK7SOlSOPcRI6Yvl9ht5j&#10;ktjX2vZ4Fbhv9SzL5tpjw7LgsKONo+qr/PYGTttnLneP+9yVvt1tzvOP13zPxtyOh+1CztMCVKIh&#10;/Tf+EAdrYJbfi4QoiQ7o1S8AAAD//wMAUEsBAi0AFAAGAAgAAAAhANvh9svuAAAAhQEAABMAAAAA&#10;AAAAAAAAAAAAAAAAAFtDb250ZW50X1R5cGVzXS54bWxQSwECLQAUAAYACAAAACEAWvQsW78AAAAV&#10;AQAACwAAAAAAAAAAAAAAAAAfAQAAX3JlbHMvLnJlbHNQSwECLQAUAAYACAAAACEAPp7EH8kAAADi&#10;AAAADwAAAAAAAAAAAAAAAAAHAgAAZHJzL2Rvd25yZXYueG1sUEsFBgAAAAADAAMAtwAAAP0CAAAA&#10;AA==&#10;" path="m838,-2146r16,-16l838,-2178r-16,16l838,-2146t124,73l978,-2089r-16,-17l946,-2089r16,16e" filled="f" strokecolor="#f69100" strokeweight=".1127mm">
              <v:path o:connecttype="custom" o:connectlocs="838,2167;854,2151;838,2135;822,2151;838,2167;962,2240;978,2224;962,2207;946,2224;962,2240" o:connectangles="0,0,0,0,0,0,0,0,0,0"/>
              <o:lock v:ext="edit" aspectratio="t" verticies="t" text="t" shapetype="t"/>
            </v:shape>
            <v:shape id="AutoShape 2526" o:spid="_x0000_s2040" style="position:absolute;left:7800;top:3964;width:555;height:116;visibility:visible;mso-wrap-style:square;v-text-anchor:top" coordsize="555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FrxQAAAOIAAAAPAAAAZHJzL2Rvd25yZXYueG1sRI/NqsIw&#10;FIT3F3yHcAR317QW5VKN4g+CCzfqxfWhOTbF5qQ0UevbG0FwMzAM8w0zW3S2FndqfeVYQTpMQBAX&#10;TldcKvg/bX//QPiArLF2TAqe5GEx7/3MMNfuwQe6H0MpIoR9jgpMCE0upS8MWfRD1xDH7OJaiyHa&#10;tpS6xUeE21qOkmQiLVYcFww2tDZUXI83qyCT5kSYNufNKkkvSPtMXieZUoN+t5lGWU5BBOrCt/FB&#10;7LSC0ThL4X0p3gE5fwEAAP//AwBQSwECLQAUAAYACAAAACEA2+H2y+4AAACFAQAAEwAAAAAAAAAA&#10;AAAAAAAAAAAAW0NvbnRlbnRfVHlwZXNdLnhtbFBLAQItABQABgAIAAAAIQBa9CxbvwAAABUBAAAL&#10;AAAAAAAAAAAAAAAAAB8BAABfcmVscy8ucmVsc1BLAQItABQABgAIAAAAIQDxujFrxQAAAOIAAAAP&#10;AAAAAAAAAAAAAAAAAAcCAABkcnMvZG93bnJldi54bWxQSwUGAAAAAAMAAwC3AAAA+QIAAAAA&#10;" path="m-2405,-1955r16,-16l-2405,-1987r-16,16l-2405,-1955t218,20l-2171,-1951r-16,-16l-2203,-1951r16,16e" filled="f" strokecolor="#50a45c" strokeweight=".1127mm">
              <v:path o:connecttype="custom" o:connectlocs="-2405,2010;-2389,1994;-2405,1978;-2421,1994;-2405,2010;-2187,2030;-2171,2014;-2187,1998;-2203,2014;-2187,2030" o:connectangles="0,0,0,0,0,0,0,0,0,0"/>
              <o:lock v:ext="edit" aspectratio="t" verticies="t" text="t" shapetype="t"/>
            </v:shape>
            <v:shape id="AutoShape 2527" o:spid="_x0000_s2041" style="position:absolute;left:2825;top:5784;width:2327;height:1936;visibility:visible;mso-wrap-style:square;v-text-anchor:top" coordsize="2327,1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7jLyAAAAOIAAAAPAAAAZHJzL2Rvd25yZXYueG1sRI9BS8NA&#10;FITvBf/D8oTe2o2xBkm7LWIt1KOpgsdH9pkNZt+m2Web/ntXEHoZGIb5hlltRt+pEw2xDWzgbp6B&#10;Iq6Dbbkx8H7YzR5BRUG22AUmAxeKsFnfTFZY2nDmNzpV0qgE4ViiASfSl1rH2pHHOA89ccq+wuBR&#10;kh0abQc8J7jvdJ5lhfbYclpw2NOzo/q7+vEG9v5FjovD67H6kH78rKzzxdYZM70dt8skT0tQQqNc&#10;G/+IvTWQP9zn8Hcp3QG9/gUAAP//AwBQSwECLQAUAAYACAAAACEA2+H2y+4AAACFAQAAEwAAAAAA&#10;AAAAAAAAAAAAAAAAW0NvbnRlbnRfVHlwZXNdLnhtbFBLAQItABQABgAIAAAAIQBa9CxbvwAAABUB&#10;AAALAAAAAAAAAAAAAAAAAB8BAABfcmVscy8ucmVsc1BLAQItABQABgAIAAAAIQAI27jLyAAAAOIA&#10;AAAPAAAAAAAAAAAAAAAAAAcCAABkcnMvZG93bnJldi54bWxQSwUGAAAAAAMAAwC3AAAA/AIAAAAA&#10;" path="m1346,-2116r16,-16l1346,-2148r-17,16l1346,-2116t-62,-322l1300,-2454r-16,-16l1268,-2454r16,16m526,-2955r16,-16l526,-2987r-16,16l526,-2955t-195,111l347,-2860r-16,-16l315,-2860r16,16e" filled="f" strokecolor="#5bbcd6" strokeweight=".1127mm">
              <v:path o:connecttype="custom" o:connectlocs="1346,3668;1362,3652;1346,3636;1329,3652;1346,3668;1284,3346;1300,3330;1284,3314;1268,3330;1284,3346;526,2829;542,2813;526,2797;510,2813;526,2829;331,2940;347,2924;331,2908;315,2924;331,2940" o:connectangles="0,0,0,0,0,0,0,0,0,0,0,0,0,0,0,0,0,0,0,0"/>
              <o:lock v:ext="edit" aspectratio="t" verticies="t" text="t" shapetype="t"/>
            </v:shape>
            <v:shape id="AutoShape 2528" o:spid="_x0000_s2042" style="position:absolute;left:5770;top:4982;width:952;height:373;visibility:visible;mso-wrap-style:square;v-text-anchor:top" coordsize="952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smSyAAAAOIAAAAPAAAAZHJzL2Rvd25yZXYueG1sRI9BS8NA&#10;FITvgv9heYI3u2miRdJuS2mpCJ5MpV4f2WcSzXsbdtc0/ntXEHoZGIb5hlltJu7VSD50TgzMZxko&#10;ktrZThoDb8fD3SOoEFEs9k7IwA8F2Kyvr1ZYWneWVxqr2KgEkVCigTbGodQ61C0xhpkbSFL24Txj&#10;TNY32no8Jzj3Os+yhWbsJC20ONCupfqr+mYD1ROP+/vT/KUailHzwefvn3wy5vZm2i+TbJegIk3x&#10;0vhHPFsD+UNRwN+ldAf0+hcAAP//AwBQSwECLQAUAAYACAAAACEA2+H2y+4AAACFAQAAEwAAAAAA&#10;AAAAAAAAAAAAAAAAW0NvbnRlbnRfVHlwZXNdLnhtbFBLAQItABQABgAIAAAAIQBa9CxbvwAAABUB&#10;AAALAAAAAAAAAAAAAAAAAB8BAABfcmVscy8ucmVsc1BLAQItABQABgAIAAAAIQD6GsmSyAAAAOIA&#10;AAAPAAAAAAAAAAAAAAAAAAcCAABkcnMvZG93bnJldi54bWxQSwUGAAAAAAMAAwC3AAAA/AIAAAAA&#10;" path="m-893,-2379r16,-16l-893,-2411r-16,16l-893,-2379t-396,-136l-1273,-2531r-16,-16l-1305,-2531r16,16e" filled="f" strokecolor="#50a45c" strokeweight=".1127mm">
              <v:path o:connecttype="custom" o:connectlocs="-893,2604;-877,2588;-893,2572;-909,2588;-893,2604;-1289,2468;-1273,2452;-1289,2436;-1305,2452;-1289,2468" o:connectangles="0,0,0,0,0,0,0,0,0,0"/>
              <o:lock v:ext="edit" aspectratio="t" verticies="t" text="t" shapetype="t"/>
            </v:shape>
            <v:shape id="AutoShape 2529" o:spid="_x0000_s2043" style="position:absolute;left:778;top:1720;width:6550;height:6865;visibility:visible;mso-wrap-style:square;v-text-anchor:top" coordsize="6550,6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pQryAAAAOIAAAAPAAAAZHJzL2Rvd25yZXYueG1sRI/RSgMx&#10;FETfBf8hXME3m23VItumpbQIwj6IbT/gurndLN3chCTdRr/eCIIvA8MwZ5jlOttBjBRi71jBdFKB&#10;IG6d7rlTcDy8PryAiAlZ4+CYFHxRhPXq9maJtXZX/qBxnzpRIBxrVGBS8rWUsTVkMU6cJy7ZyQWL&#10;qdjQSR3wWuB2kLOqmkuLPZcFg562htrz/mIV6PEz5Oy/d03m49Q3pnkP20ap+7u8WxTZLEAkyum/&#10;8Yd40wpmz49P8Hup3AG5+gEAAP//AwBQSwECLQAUAAYACAAAACEA2+H2y+4AAACFAQAAEwAAAAAA&#10;AAAAAAAAAAAAAAAAW0NvbnRlbnRfVHlwZXNdLnhtbFBLAQItABQABgAIAAAAIQBa9CxbvwAAABUB&#10;AAALAAAAAAAAAAAAAAAAAB8BAABfcmVscy8ucmVsc1BLAQItABQABgAIAAAAIQCmTpQryAAAAOIA&#10;AAAPAAAAAAAAAAAAAAAAAAcCAABkcnMvZG93bnJldi54bWxQSwUGAAAAAAMAAwC3AAAA/AIAAAAA&#10;" path="m1440,1309r25,m1440,278r25,m1440,-753r25,m2325,2336r,-24m3357,2336r,-24m4388,2336r,-24e" filled="f" strokecolor="#333" strokeweight=".16986mm">
              <v:path o:connecttype="custom" o:connectlocs="1440,3030;1465,3030;1440,1999;1465,1999;1440,968;1465,968;2325,4057;2325,4033;3357,4057;3357,4033;4388,4057;4388,4033" o:connectangles="0,0,0,0,0,0,0,0,0,0,0,0"/>
              <o:lock v:ext="edit" aspectratio="t" verticies="t" text="t" shapetype="t"/>
            </v:shape>
            <v:shape id="Text Box 2530" o:spid="_x0000_s2044" type="#_x0000_t202" style="position:absolute;left:3199;top:658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RpGygAAAOIAAAAPAAAAZHJzL2Rvd25yZXYueG1sRI9Ba8JA&#10;FITvBf/D8oTe6kZFsdFVRC0UhGJMDz2+Zp/JYvZtzG41/vtuoeBlYBjmG2ax6mwtrtR641jBcJCA&#10;IC6cNlwq+MzfXmYgfEDWWDsmBXfysFr2nhaYanfjjK7HUIoIYZ+igiqEJpXSFxVZ9APXEMfs5FqL&#10;Idq2lLrFW4TbWo6SZCotGo4LFTa0qag4H3+sgvUXZztz+fg+ZKfM5PlrwvvpWannfredR1nPQQTq&#10;wqPxj3jXCkaT8QT+LsU7IJe/AAAA//8DAFBLAQItABQABgAIAAAAIQDb4fbL7gAAAIUBAAATAAAA&#10;AAAAAAAAAAAAAAAAAABbQ29udGVudF9UeXBlc10ueG1sUEsBAi0AFAAGAAgAAAAhAFr0LFu/AAAA&#10;FQEAAAsAAAAAAAAAAAAAAAAAHwEAAF9yZWxzLy5yZWxzUEsBAi0AFAAGAAgAAAAhAH9VGkb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6B6D7EC6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531" o:spid="_x0000_s2045" type="#_x0000_t202" style="position:absolute;left:3291;top:743;width:104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4QxygAAAOIAAAAPAAAAZHJzL2Rvd25yZXYueG1sRI9Ba8JA&#10;FITvQv/D8gq96UaLoY2uImpBKJTGePD4zD6TxezbmN1q+u+7hUIvA8Mw3zDzZW8bcaPOG8cKxqME&#10;BHHptOFKwaF4G76A8AFZY+OYFHyTh+XiYTDHTLs753Tbh0pECPsMFdQhtJmUvqzJoh+5ljhmZ9dZ&#10;DNF2ldQd3iPcNnKSJKm0aDgu1NjSuqbysv+yClZHzrfm+nH6zM+5KYrXhN/Ti1JPj/1mFmU1AxGo&#10;D/+NP8ROK5hMn1P4vRTvgFz8AAAA//8DAFBLAQItABQABgAIAAAAIQDb4fbL7gAAAIUBAAATAAAA&#10;AAAAAAAAAAAAAAAAAABbQ29udGVudF9UeXBlc10ueG1sUEsBAi0AFAAGAAgAAAAhAFr0LFu/AAAA&#10;FQEAAAsAAAAAAAAAAAAAAAAAHwEAAF9yZWxzLy5yZWxzUEsBAi0AFAAGAAgAAAAhAI+HhDH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C8BFCF6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532" o:spid="_x0000_s2046" type="#_x0000_t202" style="position:absolute;left:4060;top:742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GqywAAAOIAAAAPAAAAZHJzL2Rvd25yZXYueG1sRI9Pa8JA&#10;FMTvQr/D8gq91U0t9U90FbEVCgUxxoPH1+wzWcy+jdlV02/fLRS8DAzD/IaZLTpbiyu13jhW8NJP&#10;QBAXThsuFezz9fMYhA/IGmvHpOCHPCzmD70ZptrdOKPrLpQiQtinqKAKoUml9EVFFn3fNcQxO7rW&#10;Yoi2LaVu8RbhtpaDJBlKi4bjQoUNrSoqTruLVbA8cPZhzpvvbXbMTJ5PEv4anpR6euzep1GWUxCB&#10;unBv/CM+tYLB2+sI/i7FOyDnvwAAAP//AwBQSwECLQAUAAYACAAAACEA2+H2y+4AAACFAQAAEwAA&#10;AAAAAAAAAAAAAAAAAAAAW0NvbnRlbnRfVHlwZXNdLnhtbFBLAQItABQABgAIAAAAIQBa9CxbvwAA&#10;ABUBAAALAAAAAAAAAAAAAAAAAB8BAABfcmVscy8ucmVsc1BLAQItABQABgAIAAAAIQDgyyGq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0AAC703C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533" o:spid="_x0000_s2047" type="#_x0000_t202" style="position:absolute;left:3140;top:779;width:76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LXYywAAAOIAAAAPAAAAZHJzL2Rvd25yZXYueG1sRI/BasJA&#10;EIbvhb7DMoXe6kZLRaOrSFuhUCjG9NDjmB2Txexsml01ffvOodDLwM/wfzPfcj34Vl2ojy6wgfEo&#10;A0VcBeu4NvBZbh9moGJCttgGJgM/FGG9ur1ZYm7DlQu67FOtBMIxRwNNSl2udawa8hhHoSOW3TH0&#10;HpPEvta2x6vAfasnWTbVHh3LhQY7em6oOu3P3sDmi4tX9/1x2BXHwpXlPOP36cmY+7vhZSFjswCV&#10;aEj/jT/EmzUweXqUn0VJdECvfgEAAP//AwBQSwECLQAUAAYACAAAACEA2+H2y+4AAACFAQAAEwAA&#10;AAAAAAAAAAAAAAAAAAAAW0NvbnRlbnRfVHlwZXNdLnhtbFBLAQItABQABgAIAAAAIQBa9CxbvwAA&#10;ABUBAAALAAAAAAAAAAAAAAAAAB8BAABfcmVscy8ucmVsc1BLAQItABQABgAIAAAAIQCRVLXY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6A66AB32" w14:textId="77777777" w:rsidR="00787276" w:rsidRDefault="00787276">
                    <w:pPr>
                      <w:spacing w:line="113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sz w:val="10"/>
                      </w:rPr>
                      <w:t>cerpt.1</w:t>
                    </w:r>
                  </w:p>
                  <w:p w14:paraId="7FC28011" w14:textId="77777777" w:rsidR="00787276" w:rsidRDefault="00787276">
                    <w:pPr>
                      <w:spacing w:before="18" w:line="117" w:lineRule="exact"/>
                      <w:ind w:left="104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position w:val="4"/>
                        <w:sz w:val="5"/>
                      </w:rPr>
                      <w:t xml:space="preserve">AM </w:t>
                    </w:r>
                    <w:r>
                      <w:rPr>
                        <w:rFonts w:ascii="Helvetica"/>
                        <w:b/>
                        <w:color w:val="FF0000"/>
                        <w:sz w:val="10"/>
                      </w:rPr>
                      <w:t>Excerpt.25</w:t>
                    </w:r>
                  </w:p>
                </w:txbxContent>
              </v:textbox>
            </v:shape>
            <v:shape id="Text Box 2534" o:spid="_x0000_s3072" type="#_x0000_t202" style="position:absolute;left:3648;top:979;width:104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BBDygAAAOIAAAAPAAAAZHJzL2Rvd25yZXYueG1sRI9Ba8JA&#10;FITvBf/D8gRvdVOlotFVRC0UhGJMDz2+Zp/JYvZtzG41/vtuoeBlYBjmG2ax6mwtrtR641jByzAB&#10;QVw4bbhU8Jm/PU9B+ICssXZMCu7kYbXsPS0w1e7GGV2PoRQRwj5FBVUITSqlLyqy6IeuIY7ZybUW&#10;Q7RtKXWLtwi3tRwlyURaNBwXKmxoU1FxPv5YBesvznbm8vF9yE6ZyfNZwvvJWalBv9vOo6znIAJ1&#10;4dH4R7xrBaPX8Qz+LsU7IJe/AAAA//8DAFBLAQItABQABgAIAAAAIQDb4fbL7gAAAIUBAAATAAAA&#10;AAAAAAAAAAAAAAAAAABbQ29udGVudF9UeXBlc10ueG1sUEsBAi0AFAAGAAgAAAAhAFr0LFu/AAAA&#10;FQEAAAsAAAAAAAAAAAAAAAAAHwEAAF9yZWxzLy5yZWxzUEsBAi0AFAAGAAgAAAAhAP4YEEP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566C682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535" o:spid="_x0000_s3073" type="#_x0000_t202" style="position:absolute;left:3326;top:1150;width:61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MqjygAAAOIAAAAPAAAAZHJzL2Rvd25yZXYueG1sRI9BS8NA&#10;EIXvgv9hGcGb3bRoadNuS1ELgiBN48HjNDtNlmZnY3bbxn/vHAQvA4/hfY9vuR58qy7URxfYwHiU&#10;gSKugnVcG/gstw8zUDEhW2wDk4EfirBe3d4sMbfhygVd9qlWAuGYo4EmpS7XOlYNeYyj0BHL7xh6&#10;j0liX2vb41XgvtWTLJtqj45locGOnhuqTvuzN7D54uLVfX8cdsWxcGU5z/h9ejLm/m54WcjZLEAl&#10;GtJ/4w/xZg1Mnh5FQpREB/TqFwAA//8DAFBLAQItABQABgAIAAAAIQDb4fbL7gAAAIUBAAATAAAA&#10;AAAAAAAAAAAAAAAAAABbQ29udGVudF9UeXBlc10ueG1sUEsBAi0AFAAGAAgAAAAhAFr0LFu/AAAA&#10;FQEAAAsAAAAAAAAAAAAAAAAAHwEAAF9yZWxzLy5yZWxzUEsBAi0AFAAGAAgAAAAhADckyqP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4E5130E" w14:textId="77777777" w:rsidR="00787276" w:rsidRDefault="00787276">
                    <w:pPr>
                      <w:spacing w:line="118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position w:val="5"/>
                        <w:sz w:val="5"/>
                      </w:rPr>
                      <w:t xml:space="preserve">FR    </w:t>
                    </w:r>
                    <w:r>
                      <w:rPr>
                        <w:rFonts w:ascii="Helvetica"/>
                        <w:b/>
                        <w:color w:val="FF0000"/>
                        <w:spacing w:val="9"/>
                        <w:position w:val="5"/>
                        <w:sz w:val="5"/>
                      </w:rPr>
                      <w:t xml:space="preserve"> </w:t>
                    </w:r>
                    <w:r>
                      <w:rPr>
                        <w:rFonts w:ascii="Helvetica"/>
                        <w:b/>
                        <w:color w:val="FF0000"/>
                        <w:sz w:val="10"/>
                      </w:rPr>
                      <w:t>Excerpt.2</w:t>
                    </w:r>
                  </w:p>
                  <w:p w14:paraId="5318CCE3" w14:textId="77777777" w:rsidR="00787276" w:rsidRDefault="00787276">
                    <w:pPr>
                      <w:spacing w:before="16" w:line="117" w:lineRule="exact"/>
                      <w:ind w:left="47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spacing w:val="-34"/>
                        <w:w w:val="99"/>
                        <w:sz w:val="10"/>
                      </w:rPr>
                      <w:t>E</w:t>
                    </w:r>
                    <w:r>
                      <w:rPr>
                        <w:rFonts w:ascii="Helvetica"/>
                        <w:b/>
                        <w:color w:val="FF0000"/>
                        <w:w w:val="108"/>
                        <w:position w:val="4"/>
                        <w:sz w:val="5"/>
                      </w:rPr>
                      <w:t>F</w:t>
                    </w:r>
                    <w:r>
                      <w:rPr>
                        <w:rFonts w:ascii="Helvetica"/>
                        <w:b/>
                        <w:color w:val="FF0000"/>
                        <w:spacing w:val="-39"/>
                        <w:w w:val="108"/>
                        <w:position w:val="4"/>
                        <w:sz w:val="5"/>
                      </w:rPr>
                      <w:t>R</w:t>
                    </w:r>
                    <w:r>
                      <w:rPr>
                        <w:rFonts w:ascii="Helvetica"/>
                        <w:b/>
                        <w:color w:val="FF0000"/>
                        <w:w w:val="99"/>
                        <w:sz w:val="10"/>
                      </w:rPr>
                      <w:t>xcerpt.16</w:t>
                    </w:r>
                  </w:p>
                </w:txbxContent>
              </v:textbox>
            </v:shape>
            <v:shape id="Text Box 2536" o:spid="_x0000_s3074" type="#_x0000_t202" style="position:absolute;left:3795;top:1255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G84ygAAAOIAAAAPAAAAZHJzL2Rvd25yZXYueG1sRI9Ba8JA&#10;FITvQv/D8gq96UZpRaOrSLVQKIgxHjw+s89kMfs2zW41/ffdguBlYBjmG2a+7GwtrtR641jBcJCA&#10;IC6cNlwqOOQf/QkIH5A11o5JwS95WC6eenNMtbtxRtd9KEWEsE9RQRVCk0rpi4os+oFriGN2dq3F&#10;EG1bSt3iLcJtLUdJMpYWDceFCht6r6i47H+sgtWRs4353p522TkzeT5N+Gt8UerluVvPoqxmIAJ1&#10;4dG4Iz61gtHb6xD+L8U7IBd/AAAA//8DAFBLAQItABQABgAIAAAAIQDb4fbL7gAAAIUBAAATAAAA&#10;AAAAAAAAAAAAAAAAAABbQ29udGVudF9UeXBlc10ueG1sUEsBAi0AFAAGAAgAAAAhAFr0LFu/AAAA&#10;FQEAAAsAAAAAAAAAAAAAAAAAHwEAAF9yZWxzLy5yZWxzUEsBAi0AFAAGAAgAAAAhAFhobzj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232A7FB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537" o:spid="_x0000_s3075" type="#_x0000_t202" style="position:absolute;left:2867;top:1428;width:466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vFPygAAAOIAAAAPAAAAZHJzL2Rvd25yZXYueG1sRI9Ba8JA&#10;FITvQv/D8gq96cbQShtdRWwLhUIxxoPHZ/aZLGbfxuxW03/vCgUvA8Mw3zCzRW8bcabOG8cKxqME&#10;BHHptOFKwbb4HL6C8AFZY+OYFPyRh8X8YTDDTLsL53TehEpECPsMFdQhtJmUvqzJoh+5ljhmB9dZ&#10;DNF2ldQdXiLcNjJNkom0aDgu1NjSqqbyuPm1CpY7zj/M6We/zg+5KYq3hL8nR6WeHvv3aZTlFESg&#10;Ptwb/4gvrSB9eU7hdineATm/AgAA//8DAFBLAQItABQABgAIAAAAIQDb4fbL7gAAAIUBAAATAAAA&#10;AAAAAAAAAAAAAAAAAABbQ29udGVudF9UeXBlc10ueG1sUEsBAi0AFAAGAAgAAAAhAFr0LFu/AAAA&#10;FQEAAAsAAAAAAAAAAAAAAAAAHwEAAF9yZWxzLy5yZWxzUEsBAi0AFAAGAAgAAAAhAKi68U/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621D11DA" w14:textId="77777777" w:rsidR="00787276" w:rsidRDefault="00787276">
                    <w:pPr>
                      <w:spacing w:line="113" w:lineRule="exact"/>
                      <w:ind w:right="18"/>
                      <w:jc w:val="center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95"/>
                        <w:sz w:val="10"/>
                      </w:rPr>
                      <w:t>Excerpt.9</w:t>
                    </w:r>
                  </w:p>
                  <w:p w14:paraId="1042B197" w14:textId="77777777" w:rsidR="00787276" w:rsidRDefault="00787276">
                    <w:pPr>
                      <w:spacing w:before="58"/>
                      <w:ind w:right="33"/>
                      <w:jc w:val="center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538" o:spid="_x0000_s3076" type="#_x0000_t202" style="position:absolute;left:3462;top:1572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lTUygAAAOIAAAAPAAAAZHJzL2Rvd25yZXYueG1sRI9Ba8JA&#10;FITvQv/D8gq96aZWpY2uIraCUBBjeujxNftMFrNvY3bV9N93C4KXgWGYb5jZorO1uFDrjWMFz4ME&#10;BHHhtOFSwVe+7r+C8AFZY+2YFPySh8X8oTfDVLsrZ3TZh1JECPsUFVQhNKmUvqjIoh+4hjhmB9da&#10;DNG2pdQtXiPc1nKYJBNp0XBcqLChVUXFcX+2CpbfnH2Y0/Znlx0yk+dvCX9Ojko9PXbv0yjLKYhA&#10;Xbg3boiNVjAcj17g/1K8A3L+BwAA//8DAFBLAQItABQABgAIAAAAIQDb4fbL7gAAAIUBAAATAAAA&#10;AAAAAAAAAAAAAAAAAABbQ29udGVudF9UeXBlc10ueG1sUEsBAi0AFAAGAAgAAAAhAFr0LFu/AAAA&#10;FQEAAAsAAAAAAAAAAAAAAAAAHwEAAF9yZWxzLy5yZWxzUEsBAi0AFAAGAAgAAAAhAMf2VNT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43B37F99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539" o:spid="_x0000_s3077" type="#_x0000_t202" style="position:absolute;left:5221;top:1474;width:191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8ygygAAAOIAAAAPAAAAZHJzL2Rvd25yZXYueG1sRI9Ba8JA&#10;FITvBf/D8gre6qZipUZXEatQKBRjPHh8Zp/JYvZtml01/feuUOhlYBjmG2a26GwtrtR641jB6yAB&#10;QVw4bbhUsM83L+8gfEDWWDsmBb/kYTHvPc0w1e7GGV13oRQRwj5FBVUITSqlLyqy6AeuIY7ZybUW&#10;Q7RtKXWLtwi3tRwmyVhaNBwXKmxoVVFx3l2sguWBs7X5+T5us1Nm8nyS8Nf4rFT/ufuYRllOQQTq&#10;wn/jD/GpFQzfRiN4XIp3QM7vAAAA//8DAFBLAQItABQABgAIAAAAIQDb4fbL7gAAAIUBAAATAAAA&#10;AAAAAAAAAAAAAAAAAABbQ29udGVudF9UeXBlc10ueG1sUEsBAi0AFAAGAAgAAAAhAFr0LFu/AAAA&#10;FQEAAAsAAAAAAAAAAAAAAAAAHwEAAF9yZWxzLy5yZWxzUEsBAi0AFAAGAAgAAAAhAEgfzKD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2443AD5" w14:textId="77777777" w:rsidR="00787276" w:rsidRDefault="00787276">
                    <w:pPr>
                      <w:spacing w:line="113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sz w:val="10"/>
                      </w:rPr>
                      <w:t>t.18</w:t>
                    </w:r>
                  </w:p>
                  <w:p w14:paraId="7E91D1E5" w14:textId="77777777" w:rsidR="00787276" w:rsidRDefault="00787276">
                    <w:pPr>
                      <w:ind w:left="43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540" o:spid="_x0000_s3078" type="#_x0000_t202" style="position:absolute;left:5154;top:1719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2k7ygAAAOIAAAAPAAAAZHJzL2Rvd25yZXYueG1sRI9Ba8JA&#10;FITvBf/D8oTe6kZRsdFVRC0UhGJMDz2+Zp/JYvZtzG41/vtuoeBlYBjmG2ax6mwtrtR641jBcJCA&#10;IC6cNlwq+MzfXmYgfEDWWDsmBXfysFr2nhaYanfjjK7HUIoIYZ+igiqEJpXSFxVZ9APXEMfs5FqL&#10;Idq2lLrFW4TbWo6SZCotGo4LFTa0qag4H3+sgvUXZztz+fg+ZKfM5PlrwvvpWannfredR1nPQQTq&#10;wqPxj3jXCkaT8QT+LsU7IJe/AAAA//8DAFBLAQItABQABgAIAAAAIQDb4fbL7gAAAIUBAAATAAAA&#10;AAAAAAAAAAAAAAAAAABbQ29udGVudF9UeXBlc10ueG1sUEsBAi0AFAAGAAgAAAAhAFr0LFu/AAAA&#10;FQEAAAsAAAAAAAAAAAAAAAAAHwEAAF9yZWxzLy5yZWxzUEsBAi0AFAAGAAgAAAAhACdTaTv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77B81AD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541" o:spid="_x0000_s3079" type="#_x0000_t202" style="position:absolute;left:5437;top:1641;width:583;height: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fdMygAAAOIAAAAPAAAAZHJzL2Rvd25yZXYueG1sRI9Ba8JA&#10;FITvQv/D8gq96UapoY2uImpBKJTGePD4zD6TxezbmN1q+u+7hUIvA8Mw3zDzZW8bcaPOG8cKxqME&#10;BHHptOFKwaF4G76A8AFZY+OYFHyTh+XiYTDHTLs753Tbh0pECPsMFdQhtJmUvqzJoh+5ljhmZ9dZ&#10;DNF2ldQd3iPcNnKSJKm0aDgu1NjSuqbysv+yClZHzrfm+nH6zM+5KYrXhN/Ti1JPj/1mFmU1AxGo&#10;D/+NP8ROK5hMn1P4vRTvgFz8AAAA//8DAFBLAQItABQABgAIAAAAIQDb4fbL7gAAAIUBAAATAAAA&#10;AAAAAAAAAAAAAAAAAABbQ29udGVudF9UeXBlc10ueG1sUEsBAi0AFAAGAAgAAAAhAFr0LFu/AAAA&#10;FQEAAAsAAAAAAAAAAAAAAAAAHwEAAF9yZWxzLy5yZWxzUEsBAi0AFAAGAAgAAAAhANeB90z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DA73A41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10"/>
                        <w:sz w:val="5"/>
                      </w:rPr>
                      <w:t>FR</w:t>
                    </w:r>
                  </w:p>
                  <w:p w14:paraId="1372D570" w14:textId="77777777" w:rsidR="00787276" w:rsidRDefault="00787276">
                    <w:pPr>
                      <w:spacing w:before="27" w:line="117" w:lineRule="exact"/>
                      <w:ind w:left="61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sz w:val="10"/>
                      </w:rPr>
                      <w:t>Excerpt.24</w:t>
                    </w:r>
                  </w:p>
                </w:txbxContent>
              </v:textbox>
            </v:shape>
            <v:shape id="Text Box 2542" o:spid="_x0000_s3080" type="#_x0000_t202" style="position:absolute;left:2654;top:1859;width:196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VLXywAAAOIAAAAPAAAAZHJzL2Rvd25yZXYueG1sRI9Pa8JA&#10;FMTvQr/D8gq91U2l9U90FbEVCgUxxoPH1+wzWcy+jdlV02/fLRS8DAzD/IaZLTpbiyu13jhW8NJP&#10;QBAXThsuFezz9fMYhA/IGmvHpOCHPCzmD70ZptrdOKPrLpQiQtinqKAKoUml9EVFFn3fNcQxO7rW&#10;Yoi2LaVu8RbhtpaDJBlKi4bjQoUNrSoqTruLVbA8cPZhzpvvbXbMTJ5PEv4anpR6euzep1GWUxCB&#10;unBv/CM+tYLB2+sI/i7FOyDnvwAAAP//AwBQSwECLQAUAAYACAAAACEA2+H2y+4AAACFAQAAEwAA&#10;AAAAAAAAAAAAAAAAAAAAW0NvbnRlbnRfVHlwZXNdLnhtbFBLAQItABQABgAIAAAAIQBa9CxbvwAA&#10;ABUBAAALAAAAAAAAAAAAAAAAAB8BAABfcmVscy8ucmVsc1BLAQItABQABgAIAAAAIQC4zVLX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4EFCCA83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sz w:val="10"/>
                      </w:rPr>
                      <w:t>pt.4</w:t>
                    </w:r>
                  </w:p>
                </w:txbxContent>
              </v:textbox>
            </v:shape>
            <v:shape id="Text Box 2543" o:spid="_x0000_s3081" type="#_x0000_t202" style="position:absolute;left:5333;top:1871;width:32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salywAAAOIAAAAPAAAAZHJzL2Rvd25yZXYueG1sRI/BasJA&#10;EIbvhb7DMoXe6kZpRaOrSFuhUCjG9NDjmB2Txexsml01ffvOodDLwM/wfzPfcj34Vl2ojy6wgfEo&#10;A0VcBeu4NvBZbh9moGJCttgGJgM/FGG9ur1ZYm7DlQu67FOtBMIxRwNNSl2udawa8hhHoSOW3TH0&#10;HpPEvta2x6vAfasnWTbVHh3LhQY7em6oOu3P3sDmi4tX9/1x2BXHwpXlPOP36cmY+7vhZSFjswCV&#10;aEj/jT/EmzUweXqUn0VJdECvfgEAAP//AwBQSwECLQAUAAYACAAAACEA2+H2y+4AAACFAQAAEwAA&#10;AAAAAAAAAAAAAAAAAAAAW0NvbnRlbnRfVHlwZXNdLnhtbFBLAQItABQABgAIAAAAIQBa9CxbvwAA&#10;ABUBAAALAAAAAAAAAAAAAAAAAB8BAABfcmVscy8ucmVsc1BLAQItABQABgAIAAAAIQDJUsal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2504C869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spacing w:val="-5"/>
                        <w:sz w:val="10"/>
                      </w:rPr>
                      <w:t>Excerp</w:t>
                    </w:r>
                  </w:p>
                </w:txbxContent>
              </v:textbox>
            </v:shape>
            <v:shape id="Text Box 2544" o:spid="_x0000_s3082" type="#_x0000_t202" style="position:absolute;left:5598;top:1856;width:256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mM+ygAAAOIAAAAPAAAAZHJzL2Rvd25yZXYueG1sRI9Ba8JA&#10;FITvBf/D8gRvdVOxotFVRC0UhGJMDz2+Zp/JYvZtzG41/vtuoeBlYBjmG2ax6mwtrtR641jByzAB&#10;QVw4bbhU8Jm/PU9B+ICssXZMCu7kYbXsPS0w1e7GGV2PoRQRwj5FBVUITSqlLyqy6IeuIY7ZybUW&#10;Q7RtKXWLtwi3tRwlyURaNBwXKmxoU1FxPv5YBesvznbm8vF9yE6ZyfNZwvvJWalBv9vOo6znIAJ1&#10;4dH4R7xrBaPX8Qz+LsU7IJe/AAAA//8DAFBLAQItABQABgAIAAAAIQDb4fbL7gAAAIUBAAATAAAA&#10;AAAAAAAAAAAAAAAAAABbQ29udGVudF9UeXBlc10ueG1sUEsBAi0AFAAGAAgAAAAhAFr0LFu/AAAA&#10;FQEAAAsAAAAAAAAAAAAAAAAAHwEAAF9yZWxzLy5yZWxzUEsBAi0AFAAGAAgAAAAhAKYeYz7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E58F50D" w14:textId="77777777" w:rsidR="00787276" w:rsidRDefault="00787276">
                    <w:pPr>
                      <w:spacing w:before="1" w:line="33" w:lineRule="exact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10"/>
                        <w:sz w:val="5"/>
                      </w:rPr>
                      <w:t>AM</w:t>
                    </w:r>
                  </w:p>
                  <w:p w14:paraId="35BDE218" w14:textId="77777777" w:rsidR="00787276" w:rsidRDefault="00787276">
                    <w:pPr>
                      <w:spacing w:line="91" w:lineRule="exact"/>
                      <w:ind w:left="34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spacing w:val="-9"/>
                        <w:w w:val="108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50A45C"/>
                        <w:spacing w:val="-25"/>
                        <w:w w:val="99"/>
                        <w:position w:val="1"/>
                        <w:sz w:val="10"/>
                      </w:rPr>
                      <w:t>t</w:t>
                    </w:r>
                    <w:r>
                      <w:rPr>
                        <w:rFonts w:ascii="Helvetica"/>
                        <w:b/>
                        <w:color w:val="50A45C"/>
                        <w:spacing w:val="-21"/>
                        <w:w w:val="108"/>
                        <w:sz w:val="5"/>
                      </w:rPr>
                      <w:t>M</w:t>
                    </w:r>
                    <w:r>
                      <w:rPr>
                        <w:rFonts w:ascii="Helvetica"/>
                        <w:b/>
                        <w:color w:val="50A45C"/>
                        <w:w w:val="99"/>
                        <w:position w:val="1"/>
                        <w:sz w:val="10"/>
                      </w:rPr>
                      <w:t>.27</w:t>
                    </w:r>
                  </w:p>
                </w:txbxContent>
              </v:textbox>
            </v:shape>
            <v:shape id="Text Box 2545" o:spid="_x0000_s3083" type="#_x0000_t202" style="position:absolute;left:4450;top:3726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Vx+ygAAAOIAAAAPAAAAZHJzL2Rvd25yZXYueG1sRI9Ba8JA&#10;EIXvBf/DMkJvdaOgtNFVxLZQKEhjeuhxmh2Txexsmt1q+u87B8HLwGN43+NbbQbfqjP10QU2MJ1k&#10;oIirYB3XBj7L14dHUDEhW2wDk4E/irBZj+5WmNtw4YLOh1QrgXDM0UCTUpdrHauGPMZJ6Ijldwy9&#10;xySxr7Xt8SJw3+pZli20R8ey0GBHu4aq0+HXG9h+cfHifvbfH8WxcGX5lPH74mTM/Xh4XsrZLkEl&#10;GtKtcUW8WQOz+VwkREl0QK//AQAA//8DAFBLAQItABQABgAIAAAAIQDb4fbL7gAAAIUBAAATAAAA&#10;AAAAAAAAAAAAAAAAAABbQ29udGVudF9UeXBlc10ueG1sUEsBAi0AFAAGAAgAAAAhAFr0LFu/AAAA&#10;FQEAAAsAAAAAAAAAAAAAAAAAHwEAAF9yZWxzLy5yZWxzUEsBAi0AFAAGAAgAAAAhALL9XH7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5E6E78D9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546" o:spid="_x0000_s3084" type="#_x0000_t202" style="position:absolute;left:4174;top:3515;width:158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fnlygAAAOIAAAAPAAAAZHJzL2Rvd25yZXYueG1sRI9Ba8JA&#10;FITvQv/D8gq96UZBqdGNiLZQKBRjPPT4mn1JFrNv0+xW03/fFQpeBoZhvmHWm8G24kK9N44VTCcJ&#10;COLSacO1glPxOn4G4QOyxtYxKfglD5vsYbTGVLsr53Q5hlpECPsUFTQhdKmUvmzIop+4jjhmlest&#10;hmj7WuoerxFuWzlLkoW0aDguNNjRrqHyfPyxCrafnL+Y74+vQ17lpiiWCb8vzko9PQ77VZTtCkSg&#10;Idwb/4g3rWA2n0/hdineAZn9AQAA//8DAFBLAQItABQABgAIAAAAIQDb4fbL7gAAAIUBAAATAAAA&#10;AAAAAAAAAAAAAAAAAABbQ29udGVudF9UeXBlc10ueG1sUEsBAi0AFAAGAAgAAAAhAFr0LFu/AAAA&#10;FQEAAAsAAAAAAAAAAAAAAAAAHwEAAF9yZWxzLy5yZWxzUEsBAi0AFAAGAAgAAAAhAN2x+eX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370E491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sz w:val="10"/>
                      </w:rPr>
                      <w:t>.28</w:t>
                    </w:r>
                  </w:p>
                </w:txbxContent>
              </v:textbox>
            </v:shape>
            <v:shape id="Text Box 2547" o:spid="_x0000_s3085" type="#_x0000_t202" style="position:absolute;left:3622;top:3548;width:503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d2KyQAAAOIAAAAPAAAAZHJzL2Rvd25yZXYueG1sRI9Pa8JA&#10;FMTvBb/D8gq91U1TU2N0lWIRvCjUP/dH9plEs29jdtX47V2h0MvAMMxvmMmsM7W4Uusqywo++hEI&#10;4tzqigsFu+3iPQXhPLLG2jIpuJOD2bT3MsFM2xv/0nXjCxEg7DJUUHrfZFK6vCSDrm8b4pAdbGvQ&#10;B9sWUrd4C3BTyziKvqTBisNCiQ3NS8pPm4tRUK/y9Lz3n9vhPD2uJV4Go12yVOrttfsZB/keg/DU&#10;+f/GH2KpFcRJEsPzUrgDcvoAAAD//wMAUEsBAi0AFAAGAAgAAAAhANvh9svuAAAAhQEAABMAAAAA&#10;AAAAAAAAAAAAAAAAAFtDb250ZW50X1R5cGVzXS54bWxQSwECLQAUAAYACAAAACEAWvQsW78AAAAV&#10;AQAACwAAAAAAAAAAAAAAAAAfAQAAX3JlbHMvLnJlbHNQSwECLQAUAAYACAAAACEAX1ndiskAAADi&#10;AAAADwAAAAAAAAAAAAAAAAAHAgAAZHJzL2Rvd25yZXYueG1sUEsFBgAAAAADAAMAtwAAAP0CAAAA&#10;AA=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32CD089D" w14:textId="77777777" w:rsidR="00787276" w:rsidRDefault="00787276">
                    <w:pPr>
                      <w:spacing w:line="81" w:lineRule="exact"/>
                      <w:ind w:left="188" w:right="-58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sz w:val="10"/>
                      </w:rPr>
                      <w:t>Excerpt</w:t>
                    </w:r>
                  </w:p>
                  <w:p w14:paraId="7ED02F2C" w14:textId="77777777" w:rsidR="00787276" w:rsidRDefault="00787276">
                    <w:pPr>
                      <w:spacing w:before="56"/>
                      <w:ind w:right="-29"/>
                      <w:jc w:val="right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w w:val="105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548" o:spid="_x0000_s3086" type="#_x0000_t202" style="position:absolute;left:4741;top:3347;width:191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8IJygAAAOIAAAAPAAAAZHJzL2Rvd25yZXYueG1sRI9Ba8JA&#10;FITvBf/D8oTe6kZFsdFVRC0UhGJMDz2+Zp/JYvZtzG41/vtuoeBlYBjmG2ax6mwtrtR641jBcJCA&#10;IC6cNlwq+MzfXmYgfEDWWDsmBXfysFr2nhaYanfjjK7HUIoIYZ+igiqEJpXSFxVZ9APXEMfs5FqL&#10;Idq2lLrFW4TbWo6SZCotGo4LFTa0qag4H3+sgvUXZztz+fg+ZKfM5PlrwvvpWannfredR1nPQQTq&#10;wqPxj3jXCkaTyRj+LsU7IJe/AAAA//8DAFBLAQItABQABgAIAAAAIQDb4fbL7gAAAIUBAAATAAAA&#10;AAAAAAAAAAAAAAAAAABbQ29udGVudF9UeXBlc10ueG1sUEsBAi0AFAAGAAgAAAAhAFr0LFu/AAAA&#10;FQEAAAsAAAAAAAAAAAAAAAAAHwEAAF9yZWxzLy5yZWxzUEsBAi0AFAAGAAgAAAAhAEIvwgn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BF34454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sz w:val="10"/>
                      </w:rPr>
                      <w:t>t.11</w:t>
                    </w:r>
                  </w:p>
                </w:txbxContent>
              </v:textbox>
            </v:shape>
            <v:shape id="Text Box 2549" o:spid="_x0000_s3087" type="#_x0000_t202" style="position:absolute;left:4639;top:3169;width:104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lp9ygAAAOIAAAAPAAAAZHJzL2Rvd25yZXYueG1sRI9Ba8JA&#10;FITvBf/D8oTe6kZRsdFVRC0UhGJMDz2+Zp/JYvZtzG41/vtuoeBlYBjmG2ax6mwtrtR641jBcJCA&#10;IC6cNlwq+MzfXmYgfEDWWDsmBXfysFr2nhaYanfjjK7HUIoIYZ+igiqEJpXSFxVZ9APXEMfs5FqL&#10;Idq2lLrFW4TbWo6SZCotGo4LFTa0qag4H3+sgvUXZztz+fg+ZKfM5PlrwvvpWannfredR1nPQQTq&#10;wqPxj3jXCkaTyRj+LsU7IJe/AAAA//8DAFBLAQItABQABgAIAAAAIQDb4fbL7gAAAIUBAAATAAAA&#10;AAAAAAAAAAAAAAAAAABbQ29udGVudF9UeXBlc10ueG1sUEsBAi0AFAAGAAgAAAAhAFr0LFu/AAAA&#10;FQEAAAsAAAAAAAAAAAAAAAAAHwEAAF9yZWxzLy5yZWxzUEsBAi0AFAAGAAgAAAAhAM3GWn3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0E77C7E7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550" o:spid="_x0000_s3088" type="#_x0000_t202" style="position:absolute;left:4411;top:3347;width:351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v/mygAAAOIAAAAPAAAAZHJzL2Rvd25yZXYueG1sRI9Ba8JA&#10;FITvBf/D8oTe6kYh0kZXEW2hIEhjPHh8Zp/JYvZtmt1q/PduodDLwDDMN8x82dtGXKnzxrGC8SgB&#10;QVw6bbhScCg+Xl5B+ICssXFMCu7kYbkYPM0x0+7GOV33oRIRwj5DBXUIbSalL2uy6EeuJY7Z2XUW&#10;Q7RdJXWHtwi3jZwkyVRaNBwXamxpXVN52f9YBasj5+/me3f6ys+5KYq3hLfTi1LPw34zi7KagQjU&#10;h//GH+JTK5ikaQq/l+IdkIsHAAAA//8DAFBLAQItABQABgAIAAAAIQDb4fbL7gAAAIUBAAATAAAA&#10;AAAAAAAAAAAAAAAAAABbQ29udGVudF9UeXBlc10ueG1sUEsBAi0AFAAGAAgAAAAhAFr0LFu/AAAA&#10;FQEAAAsAAAAAAAAAAAAAAAAAHwEAAF9yZWxzLy5yZWxzUEsBAi0AFAAGAAgAAAAhAKKK/+b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43938883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sz w:val="10"/>
                      </w:rPr>
                      <w:t>Excerp</w:t>
                    </w:r>
                  </w:p>
                </w:txbxContent>
              </v:textbox>
            </v:shape>
            <v:shape id="Text Box 2551" o:spid="_x0000_s3089" type="#_x0000_t202" style="position:absolute;left:4126;top:3092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GGRygAAAOIAAAAPAAAAZHJzL2Rvd25yZXYueG1sRI9Ba8JA&#10;FITvBf/D8oTe6qaCoY2uImpBEKQxPfT4mn0mi9m3Mbtq/PduodDLwDDMN8xs0dtGXKnzxrGC11EC&#10;grh02nCl4Kv4eHkD4QOyxsYxKbiTh8V88DTDTLsb53Q9hEpECPsMFdQhtJmUvqzJoh+5ljhmR9dZ&#10;DNF2ldQd3iLcNnKcJKm0aDgu1NjSqqbydLhYBctvzjfmvP/5zI+5KYr3hHfpSannYb+eRllOQQTq&#10;w3/jD7HVCsaTSQq/l+IdkPMHAAAA//8DAFBLAQItABQABgAIAAAAIQDb4fbL7gAAAIUBAAATAAAA&#10;AAAAAAAAAAAAAAAAAABbQ29udGVudF9UeXBlc10ueG1sUEsBAi0AFAAGAAgAAAAhAFr0LFu/AAAA&#10;FQEAAAsAAAAAAAAAAAAAAAAAHwEAAF9yZWxzLy5yZWxzUEsBAi0AFAAGAAgAAAAhAFJYYZH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90274CD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552" o:spid="_x0000_s3090" type="#_x0000_t202" style="position:absolute;left:4005;top:3363;width:104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MQKygAAAOIAAAAPAAAAZHJzL2Rvd25yZXYueG1sRI9Ba8JA&#10;FITvBf/D8gq91U0FtUZXEW1BKBRjPHh8Zp/JYvZtzG41/vtuQehlYBjmG2a26GwtrtR641jBWz8B&#10;QVw4bbhUsM8/X99B+ICssXZMCu7kYTHvPc0w1e7GGV13oRQRwj5FBVUITSqlLyqy6PuuIY7ZybUW&#10;Q7RtKXWLtwi3tRwkyUhaNBwXKmxoVVFx3v1YBcsDZx/m8n3cZqfM5Pkk4a/RWamX5249jbKcggjU&#10;hf/GA7HRCgbD4Rj+LsU7IOe/AAAA//8DAFBLAQItABQABgAIAAAAIQDb4fbL7gAAAIUBAAATAAAA&#10;AAAAAAAAAAAAAAAAAABbQ29udGVudF9UeXBlc10ueG1sUEsBAi0AFAAGAAgAAAAhAFr0LFu/AAAA&#10;FQEAAAsAAAAAAAAAAAAAAAAAHwEAAF9yZWxzLy5yZWxzUEsBAi0AFAAGAAgAAAAhAD0UxAr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0CCE7368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553" o:spid="_x0000_s3091" type="#_x0000_t202" style="position:absolute;left:5171;top:2517;width:509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1B4ygAAAOIAAAAPAAAAZHJzL2Rvd25yZXYueG1sRI/BasJA&#10;EIbvBd9hGaG3ulFQ2ugqYlsoFKQxPfQ4zY7JYnY2zW41ffvOQfAy8DP838y32gy+VWfqowtsYDrJ&#10;QBFXwTquDXyWrw+PoGJCttgGJgN/FGGzHt2tMLfhwgWdD6lWAuGYo4EmpS7XOlYNeYyT0BHL7hh6&#10;j0liX2vb40XgvtWzLFtoj47lQoMd7RqqTodfb2D7xcWL+9l/fxTHwpXlU8bvi5Mx9+PheSljuwSV&#10;aEi3xhXxZg3M5nP5WZREB/T6HwAA//8DAFBLAQItABQABgAIAAAAIQDb4fbL7gAAAIUBAAATAAAA&#10;AAAAAAAAAAAAAAAAAABbQ29udGVudF9UeXBlc10ueG1sUEsBAi0AFAAGAAgAAAAhAFr0LFu/AAAA&#10;FQEAAAsAAAAAAAAAAAAAAAAAHwEAAF9yZWxzLy5yZWxzUEsBAi0AFAAGAAgAAAAhAEyLUHj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6DD09E88" w14:textId="77777777" w:rsidR="00787276" w:rsidRDefault="00787276">
                    <w:pPr>
                      <w:spacing w:before="26"/>
                      <w:ind w:left="21" w:right="-15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95"/>
                        <w:sz w:val="10"/>
                      </w:rPr>
                      <w:t>Excerpt.10</w:t>
                    </w:r>
                  </w:p>
                  <w:p w14:paraId="775ECAAD" w14:textId="77777777" w:rsidR="00787276" w:rsidRDefault="00787276">
                    <w:pPr>
                      <w:rPr>
                        <w:rFonts w:ascii="Helvetica"/>
                        <w:b/>
                        <w:sz w:val="10"/>
                      </w:rPr>
                    </w:pPr>
                  </w:p>
                  <w:p w14:paraId="0A92580C" w14:textId="77777777" w:rsidR="00787276" w:rsidRDefault="00787276">
                    <w:pPr>
                      <w:rPr>
                        <w:rFonts w:ascii="Helvetica"/>
                        <w:b/>
                        <w:sz w:val="13"/>
                      </w:rPr>
                    </w:pPr>
                  </w:p>
                  <w:p w14:paraId="2B4867F4" w14:textId="77777777" w:rsidR="00787276" w:rsidRDefault="00787276">
                    <w:pPr>
                      <w:spacing w:before="1"/>
                      <w:ind w:left="66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554" o:spid="_x0000_s3092" type="#_x0000_t202" style="position:absolute;left:4653;top:2517;width:509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/XjygAAAOIAAAAPAAAAZHJzL2Rvd25yZXYueG1sRI9Pa8JA&#10;FMTvgt9heYXedFNB0egq4h8oFIoxPfT4mn0mi9m3MbvV+O3dgtDLwDDMb5jFqrO1uFLrjWMFb8ME&#10;BHHhtOFSwVe+H0xB+ICssXZMCu7kYbXs9xaYanfjjK7HUIoIYZ+igiqEJpXSFxVZ9EPXEMfs5FqL&#10;Idq2lLrFW4TbWo6SZCItGo4LFTa0qag4H3+tgvU3Zztz+fw5ZKfM5Pks4Y/JWanXl247j7KegwjU&#10;hf/GE/GuFYzG4xn8XYp3QC4fAAAA//8DAFBLAQItABQABgAIAAAAIQDb4fbL7gAAAIUBAAATAAAA&#10;AAAAAAAAAAAAAAAAAABbQ29udGVudF9UeXBlc10ueG1sUEsBAi0AFAAGAAgAAAAhAFr0LFu/AAAA&#10;FQEAAAsAAAAAAAAAAAAAAAAAHwEAAF9yZWxzLy5yZWxzUEsBAi0AFAAGAAgAAAAhACPH9eP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168DF114" w14:textId="77777777" w:rsidR="00787276" w:rsidRDefault="00787276">
                    <w:pPr>
                      <w:spacing w:before="37"/>
                      <w:ind w:left="54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99"/>
                        <w:position w:val="2"/>
                        <w:sz w:val="10"/>
                      </w:rPr>
                      <w:t>3</w:t>
                    </w:r>
                    <w:r>
                      <w:rPr>
                        <w:rFonts w:ascii="Helvetica"/>
                        <w:b/>
                        <w:color w:val="50A45C"/>
                        <w:spacing w:val="-36"/>
                        <w:w w:val="99"/>
                        <w:position w:val="2"/>
                        <w:sz w:val="10"/>
                      </w:rPr>
                      <w:t>0</w:t>
                    </w:r>
                    <w:r>
                      <w:rPr>
                        <w:rFonts w:ascii="Helvetica"/>
                        <w:b/>
                        <w:color w:val="50A45C"/>
                        <w:w w:val="108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555" o:spid="_x0000_s3093" type="#_x0000_t202" style="position:absolute;left:4146;top:2517;width:503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ZbDygAAAOIAAAAPAAAAZHJzL2Rvd25yZXYueG1sRI9BS8NA&#10;EIXvgv9hGcGb3bTQoGm3pbQWBEFM48HjNDtNlmZnY3Zt4793DoKXgcfwvse3XI++UxcaogtsYDrJ&#10;QBHXwTpuDHxU+4dHUDEhW+wCk4EfirBe3d4ssbDhyiVdDqlRAuFYoIE2pb7QOtYteYyT0BPL7xQG&#10;j0ni0Gg74FXgvtOzLMu1R8ey0GJP25bq8+HbG9h8cvnsvt6O7+WpdFX1lPFrfjbm/m7cLeRsFqAS&#10;jem/8Yd4sQZm81wkREl0QK9+AQAA//8DAFBLAQItABQABgAIAAAAIQDb4fbL7gAAAIUBAAATAAAA&#10;AAAAAAAAAAAAAAAAAABbQ29udGVudF9UeXBlc10ueG1sUEsBAi0AFAAGAAgAAAAhAFr0LFu/AAAA&#10;FQEAAAsAAAAAAAAAAAAAAAAAHwEAAF9yZWxzLy5yZWxzUEsBAi0AFAAGAAgAAAAhAHyRlsP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1742E42F" w14:textId="77777777" w:rsidR="00787276" w:rsidRDefault="00787276">
                    <w:pPr>
                      <w:spacing w:line="50" w:lineRule="exact"/>
                      <w:ind w:right="24"/>
                      <w:jc w:val="right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05"/>
                        <w:sz w:val="5"/>
                      </w:rPr>
                      <w:t>AM</w:t>
                    </w:r>
                  </w:p>
                  <w:p w14:paraId="7C38A5F4" w14:textId="77777777" w:rsidR="00787276" w:rsidRDefault="00787276">
                    <w:pPr>
                      <w:spacing w:line="110" w:lineRule="exact"/>
                      <w:ind w:left="171" w:right="-72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sz w:val="10"/>
                      </w:rPr>
                      <w:t>Excerpt.</w:t>
                    </w:r>
                  </w:p>
                  <w:p w14:paraId="24437B67" w14:textId="77777777" w:rsidR="00787276" w:rsidRDefault="00787276">
                    <w:pPr>
                      <w:spacing w:before="10"/>
                      <w:rPr>
                        <w:rFonts w:ascii="Helvetica"/>
                        <w:b/>
                        <w:sz w:val="10"/>
                      </w:rPr>
                    </w:pPr>
                  </w:p>
                  <w:p w14:paraId="4BE1D856" w14:textId="77777777" w:rsidR="00787276" w:rsidRDefault="00787276">
                    <w:pPr>
                      <w:ind w:left="38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sz w:val="10"/>
                      </w:rPr>
                      <w:t>erpt.20</w:t>
                    </w:r>
                  </w:p>
                </w:txbxContent>
              </v:textbox>
            </v:shape>
            <v:shape id="Text Box 2556" o:spid="_x0000_s3094" type="#_x0000_t202" style="position:absolute;left:3622;top:2517;width:503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4lAyQAAAOIAAAAPAAAAZHJzL2Rvd25yZXYueG1sRI9Pi8Iw&#10;FMTvgt8hPMGbpuqqtRpFXBa8rLD+uT+aZ1ttXmoTtfvtjbCwl4FhmN8wi1VjSvGg2hWWFQz6EQji&#10;1OqCMwXHw1cvBuE8ssbSMin4JQerZbu1wETbJ//QY+8zESDsElSQe18lUro0J4OubyvikJ1tbdAH&#10;W2dS1/gMcFPKYRRNpMGCw0KOFW1ySq/7u1FQfqfx7eRHh+kmvuwk3j9mx/FWqW6n+ZwHWc9BeGr8&#10;f+MPsdUKhuPJAN6Xwh2QyxcAAAD//wMAUEsBAi0AFAAGAAgAAAAhANvh9svuAAAAhQEAABMAAAAA&#10;AAAAAAAAAAAAAAAAAFtDb250ZW50X1R5cGVzXS54bWxQSwECLQAUAAYACAAAACEAWvQsW78AAAAV&#10;AQAACwAAAAAAAAAAAAAAAAAfAQAAX3JlbHMvLnJlbHNQSwECLQAUAAYACAAAACEAYeeJQMkAAADi&#10;AAAADwAAAAAAAAAAAAAAAAAHAgAAZHJzL2Rvd25yZXYueG1sUEsFBgAAAAADAAMAtwAAAP0CAAAA&#10;AA=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409AFD46" w14:textId="77777777" w:rsidR="00787276" w:rsidRDefault="00787276">
                    <w:pPr>
                      <w:rPr>
                        <w:sz w:val="12"/>
                      </w:rPr>
                    </w:pPr>
                  </w:p>
                  <w:p w14:paraId="14F32E83" w14:textId="77777777" w:rsidR="00787276" w:rsidRDefault="00787276">
                    <w:pPr>
                      <w:spacing w:before="5"/>
                      <w:rPr>
                        <w:sz w:val="13"/>
                      </w:rPr>
                    </w:pPr>
                  </w:p>
                  <w:p w14:paraId="504C2763" w14:textId="77777777" w:rsidR="00787276" w:rsidRDefault="00787276">
                    <w:pPr>
                      <w:ind w:right="-72"/>
                      <w:jc w:val="righ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spacing w:val="-57"/>
                        <w:w w:val="99"/>
                        <w:position w:val="1"/>
                        <w:sz w:val="10"/>
                      </w:rPr>
                      <w:t>E</w:t>
                    </w:r>
                    <w:r>
                      <w:rPr>
                        <w:rFonts w:ascii="Helvetica"/>
                        <w:b/>
                        <w:color w:val="5BBCD6"/>
                        <w:w w:val="108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5BBCD6"/>
                        <w:spacing w:val="-28"/>
                        <w:w w:val="108"/>
                        <w:sz w:val="5"/>
                      </w:rPr>
                      <w:t>M</w:t>
                    </w:r>
                    <w:r>
                      <w:rPr>
                        <w:rFonts w:ascii="Helvetica"/>
                        <w:b/>
                        <w:color w:val="5BBCD6"/>
                        <w:w w:val="99"/>
                        <w:position w:val="1"/>
                        <w:sz w:val="10"/>
                      </w:rPr>
                      <w:t>xc</w:t>
                    </w:r>
                  </w:p>
                </w:txbxContent>
              </v:textbox>
            </v:shape>
            <v:shape id="Text Box 2557" o:spid="_x0000_s3095" type="#_x0000_t202" style="position:absolute;left:3109;top:2517;width:509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60vygAAAOIAAAAPAAAAZHJzL2Rvd25yZXYueG1sRI9Ba8JA&#10;FITvhf6H5Qne6saAoY2uIrWFgiCN6aHH1+wzWcy+jdmtxn/vFgpeBoZhvmEWq8G24ky9N44VTCcJ&#10;COLKacO1gq/y/ekZhA/IGlvHpOBKHlbLx4cF5tpduKDzPtQiQtjnqKAJocul9FVDFv3EdcQxO7je&#10;Yoi2r6Xu8RLhtpVpkmTSouG40GBHrw1Vx/2vVbD+5uLNnHY/n8WhMGX5kvA2Oyo1Hg2beZT1HESg&#10;Idwb/4gPrSCdZSn8XYp3QC5vAAAA//8DAFBLAQItABQABgAIAAAAIQDb4fbL7gAAAIUBAAATAAAA&#10;AAAAAAAAAAAAAAAAAABbQ29udGVudF9UeXBlc10ueG1sUEsBAi0AFAAGAAgAAAAhAFr0LFu/AAAA&#10;FQEAAAsAAAAAAAAAAAAAAAAAHwEAAF9yZWxzLy5yZWxzUEsBAi0AFAAGAAgAAAAhAOMPrS/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05C24E4" w14:textId="77777777" w:rsidR="00787276" w:rsidRDefault="00787276">
                    <w:pPr>
                      <w:spacing w:before="75" w:line="130" w:lineRule="atLeast"/>
                      <w:ind w:left="84" w:right="-15" w:hanging="11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w w:val="95"/>
                        <w:sz w:val="10"/>
                      </w:rPr>
                      <w:t xml:space="preserve">Excerpt.8 </w:t>
                    </w:r>
                    <w:r>
                      <w:rPr>
                        <w:rFonts w:ascii="Helvetica"/>
                        <w:b/>
                        <w:color w:val="5BBCD6"/>
                        <w:sz w:val="10"/>
                      </w:rPr>
                      <w:t>cerpt.29</w:t>
                    </w:r>
                  </w:p>
                  <w:p w14:paraId="1A002795" w14:textId="77777777" w:rsidR="00787276" w:rsidRDefault="00787276">
                    <w:pPr>
                      <w:spacing w:before="10" w:line="170" w:lineRule="auto"/>
                      <w:ind w:left="223" w:right="210" w:hanging="86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w w:val="110"/>
                        <w:sz w:val="5"/>
                      </w:rPr>
                      <w:t>FR  FR</w:t>
                    </w:r>
                  </w:p>
                </w:txbxContent>
              </v:textbox>
            </v:shape>
            <v:shape id="Text Box 2558" o:spid="_x0000_s3096" type="#_x0000_t202" style="position:absolute;left:3049;top:2745;width:165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wi0ygAAAOIAAAAPAAAAZHJzL2Rvd25yZXYueG1sRI9Ba8JA&#10;FITvQv/D8gq96UaLoY2uImpBKJTGePD4zD6TxezbmN1q+u+7hUIvA8Mw3zDzZW8bcaPOG8cKxqME&#10;BHHptOFKwaF4G76A8AFZY+OYFHyTh+XiYTDHTLs753Tbh0pECPsMFdQhtJmUvqzJoh+5ljhmZ9dZ&#10;DNF2ldQd3iPcNnKSJKm0aDgu1NjSuqbysv+yClZHzrfm+nH6zM+5KYrXhN/Ti1JPj/1mFmU1AxGo&#10;D/+NP8ROK5hM02f4vRTvgFz8AAAA//8DAFBLAQItABQABgAIAAAAIQDb4fbL7gAAAIUBAAATAAAA&#10;AAAAAAAAAAAAAAAAAABbQ29udGVudF9UeXBlc10ueG1sUEsBAi0AFAAGAAgAAAAhAFr0LFu/AAAA&#10;FQEAAAsAAAAAAAAAAAAAAAAAHwEAAF9yZWxzLy5yZWxzUEsBAi0AFAAGAAgAAAAhAIxDCLT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49753A1E" w14:textId="77777777" w:rsidR="00787276" w:rsidRDefault="00787276">
                    <w:pPr>
                      <w:spacing w:line="113" w:lineRule="exact"/>
                      <w:ind w:left="23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sz w:val="10"/>
                      </w:rPr>
                      <w:t>Ex</w:t>
                    </w:r>
                  </w:p>
                  <w:p w14:paraId="31437B13" w14:textId="77777777" w:rsidR="00787276" w:rsidRDefault="00787276">
                    <w:pPr>
                      <w:spacing w:before="7"/>
                      <w:rPr>
                        <w:rFonts w:ascii="Helvetica"/>
                        <w:b/>
                        <w:sz w:val="8"/>
                      </w:rPr>
                    </w:pPr>
                  </w:p>
                  <w:p w14:paraId="04D54A25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559" o:spid="_x0000_s3097" type="#_x0000_t202" style="position:absolute;left:2668;top:2632;width:104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pDAygAAAOIAAAAPAAAAZHJzL2Rvd25yZXYueG1sRI9Ba8JA&#10;FITvQv/D8gq96UapoY2uImpBKJTGePD4zD6TxezbmN1q+u+7hUIvA8Mw3zDzZW8bcaPOG8cKxqME&#10;BHHptOFKwaF4G76A8AFZY+OYFHyTh+XiYTDHTLs753Tbh0pECPsMFdQhtJmUvqzJoh+5ljhmZ9dZ&#10;DNF2ldQd3iPcNnKSJKm0aDgu1NjSuqbysv+yClZHzrfm+nH6zM+5KYrXhN/Ti1JPj/1mFmU1AxGo&#10;D/+NP8ROK5hM02f4vRTvgFz8AAAA//8DAFBLAQItABQABgAIAAAAIQDb4fbL7gAAAIUBAAATAAAA&#10;AAAAAAAAAAAAAAAAAABbQ29udGVudF9UeXBlc10ueG1sUEsBAi0AFAAGAAgAAAAhAFr0LFu/AAAA&#10;FQEAAAsAAAAAAAAAAAAAAAAAHwEAAF9yZWxzLy5yZWxzUEsBAi0AFAAGAAgAAAAhAAOqkMD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1CA5457F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560" o:spid="_x0000_s3098" type="#_x0000_t202" style="position:absolute;left:2485;top:2604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jVbygAAAOIAAAAPAAAAZHJzL2Rvd25yZXYueG1sRI9Ba8JA&#10;FITvBf/D8oTe6qaCoY2uImpBEKQxPfT4mn0mi9m3Mbtq/PduodDLwDDMN8xs0dtGXKnzxrGC11EC&#10;grh02nCl4Kv4eHkD4QOyxsYxKbiTh8V88DTDTLsb53Q9hEpECPsMFdQhtJmUvqzJoh+5ljhmR9dZ&#10;DNF2ldQd3iLcNnKcJKm0aDgu1NjSqqbydLhYBctvzjfmvP/5zI+5KYr3hHfpSannYb+eRllOQQTq&#10;w3/jD7HVCsaTdAK/l+IdkPMHAAAA//8DAFBLAQItABQABgAIAAAAIQDb4fbL7gAAAIUBAAATAAAA&#10;AAAAAAAAAAAAAAAAAABbQ29udGVudF9UeXBlc10ueG1sUEsBAi0AFAAGAAgAAAAhAFr0LFu/AAAA&#10;FQEAAAsAAAAAAAAAAAAAAAAAHwEAAF9yZWxzLy5yZWxzUEsBAi0AFAAGAAgAAAAhAGzmNVv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BB38B95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561" o:spid="_x0000_s3099" type="#_x0000_t202" style="position:absolute;left:5171;top:2011;width:509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KssyQAAAOIAAAAPAAAAZHJzL2Rvd25yZXYueG1sRI9Ba8JA&#10;FITvBf/D8gre6qaCoUZXEatQEKQxHnp8zT6TxezbNLvV+O/dQsHLwDDMN8x82dtGXKjzxrGC11EC&#10;grh02nCl4FhsX95A+ICssXFMCm7kYbkYPM0x0+7KOV0OoRIRwj5DBXUIbSalL2uy6EeuJY7ZyXUW&#10;Q7RdJXWH1wi3jRwnSSotGo4LNba0rqk8H36tgtUX5xvzs//+zE+5KYppwrv0rNTwuX+fRVnNQATq&#10;w6Pxj/jQCsaTNIW/S/EOyMUdAAD//wMAUEsBAi0AFAAGAAgAAAAhANvh9svuAAAAhQEAABMAAAAA&#10;AAAAAAAAAAAAAAAAAFtDb250ZW50X1R5cGVzXS54bWxQSwECLQAUAAYACAAAACEAWvQsW78AAAAV&#10;AQAACwAAAAAAAAAAAAAAAAAfAQAAX3JlbHMvLnJlbHNQSwECLQAUAAYACAAAACEAnDSrLMkAAADi&#10;AAAADwAAAAAAAAAAAAAAAAAHAgAAZHJzL2Rvd25yZXYueG1sUEsFBgAAAAADAAMAtwAAAP0CAAAA&#10;AA==&#10;" filled="f" stroked="f">
              <o:lock v:ext="edit" aspectratio="t" verticies="t" text="t" shapetype="t"/>
              <v:textbox inset="0,0,0,0">
                <w:txbxContent>
                  <w:p w14:paraId="41418326" w14:textId="77777777" w:rsidR="00787276" w:rsidRDefault="00787276">
                    <w:pPr>
                      <w:spacing w:before="35" w:line="124" w:lineRule="auto"/>
                      <w:ind w:left="117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10"/>
                        <w:sz w:val="5"/>
                      </w:rPr>
                      <w:t xml:space="preserve">FR </w:t>
                    </w:r>
                    <w:r>
                      <w:rPr>
                        <w:rFonts w:ascii="Helvetica"/>
                        <w:b/>
                        <w:color w:val="50A45C"/>
                        <w:w w:val="110"/>
                        <w:position w:val="-1"/>
                        <w:sz w:val="5"/>
                      </w:rPr>
                      <w:t>AM</w:t>
                    </w:r>
                  </w:p>
                  <w:p w14:paraId="09510D38" w14:textId="77777777" w:rsidR="00787276" w:rsidRDefault="00787276">
                    <w:pPr>
                      <w:spacing w:line="104" w:lineRule="exact"/>
                      <w:ind w:left="150" w:right="-101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sz w:val="10"/>
                      </w:rPr>
                      <w:t>Excerpt.3</w:t>
                    </w:r>
                  </w:p>
                  <w:p w14:paraId="0574CA9B" w14:textId="77777777" w:rsidR="00787276" w:rsidRDefault="00787276">
                    <w:pPr>
                      <w:spacing w:before="68" w:line="165" w:lineRule="auto"/>
                      <w:ind w:left="-28" w:right="22" w:firstLine="39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position w:val="3"/>
                        <w:sz w:val="5"/>
                      </w:rPr>
                      <w:t>M</w:t>
                    </w:r>
                    <w:r>
                      <w:rPr>
                        <w:rFonts w:ascii="Helvetica"/>
                        <w:b/>
                        <w:color w:val="50A45C"/>
                        <w:sz w:val="10"/>
                      </w:rPr>
                      <w:t xml:space="preserve">cerpt.15 </w:t>
                    </w:r>
                    <w:r>
                      <w:rPr>
                        <w:rFonts w:ascii="Helvetica"/>
                        <w:b/>
                        <w:color w:val="50A45C"/>
                        <w:w w:val="105"/>
                        <w:sz w:val="5"/>
                      </w:rPr>
                      <w:t xml:space="preserve">FR </w:t>
                    </w:r>
                    <w:r>
                      <w:rPr>
                        <w:rFonts w:ascii="Helvetica"/>
                        <w:b/>
                        <w:color w:val="50A45C"/>
                        <w:w w:val="105"/>
                        <w:position w:val="-1"/>
                        <w:sz w:val="5"/>
                      </w:rPr>
                      <w:t xml:space="preserve">AM </w:t>
                    </w:r>
                    <w:r>
                      <w:rPr>
                        <w:rFonts w:ascii="Helvetica"/>
                        <w:b/>
                        <w:color w:val="50A45C"/>
                        <w:w w:val="105"/>
                        <w:position w:val="2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562" o:spid="_x0000_s3100" type="#_x0000_t202" style="position:absolute;left:4653;top:2009;width:509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A63ywAAAOIAAAAPAAAAZHJzL2Rvd25yZXYueG1sRI9Pa8JA&#10;FMTvQr/D8gq96aZCYxtdRfwDQqE0poceX7PPZDH7NmZXjd++WxB6GRiG+Q0zW/S2ERfqvHGs4HmU&#10;gCAunTZcKfgqtsNXED4ga2wck4IbeVjMHwYzzLS7ck6XfahEhLDPUEEdQptJ6cuaLPqRa4ljdnCd&#10;xRBtV0nd4TXCbSPHSZJKi4bjQo0trWoqj/uzVbD85nxjTh8/n/khN0XxlvB7elTq6bFfT6MspyAC&#10;9eG/cUfstILxSzqBv0vxDsj5LwAAAP//AwBQSwECLQAUAAYACAAAACEA2+H2y+4AAACFAQAAEwAA&#10;AAAAAAAAAAAAAAAAAAAAW0NvbnRlbnRfVHlwZXNdLnhtbFBLAQItABQABgAIAAAAIQBa9CxbvwAA&#10;ABUBAAALAAAAAAAAAAAAAAAAAB8BAABfcmVscy8ucmVsc1BLAQItABQABgAIAAAAIQDzeA63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029136D6" w14:textId="77777777" w:rsidR="00787276" w:rsidRDefault="00787276">
                    <w:pPr>
                      <w:spacing w:before="88"/>
                      <w:ind w:left="27"/>
                      <w:jc w:val="center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sz w:val="10"/>
                      </w:rPr>
                      <w:t>cerpt.17</w:t>
                    </w:r>
                  </w:p>
                  <w:p w14:paraId="17F15F06" w14:textId="77777777" w:rsidR="00787276" w:rsidRDefault="00787276">
                    <w:pPr>
                      <w:spacing w:before="23" w:line="100" w:lineRule="exact"/>
                      <w:ind w:right="-29"/>
                      <w:jc w:val="righ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sz w:val="10"/>
                      </w:rPr>
                      <w:t>E</w:t>
                    </w:r>
                    <w:r>
                      <w:rPr>
                        <w:rFonts w:ascii="Helvetica"/>
                        <w:b/>
                        <w:color w:val="50A45C"/>
                        <w:position w:val="3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50A45C"/>
                        <w:sz w:val="10"/>
                      </w:rPr>
                      <w:t>x</w:t>
                    </w:r>
                  </w:p>
                  <w:p w14:paraId="21D73443" w14:textId="77777777" w:rsidR="00787276" w:rsidRDefault="00787276">
                    <w:pPr>
                      <w:spacing w:before="2" w:line="136" w:lineRule="auto"/>
                      <w:ind w:left="167" w:right="182" w:firstLine="54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10"/>
                        <w:sz w:val="5"/>
                      </w:rPr>
                      <w:t>AM</w:t>
                    </w:r>
                    <w:r>
                      <w:rPr>
                        <w:rFonts w:ascii="Helvetica"/>
                        <w:b/>
                        <w:color w:val="50A45C"/>
                        <w:w w:val="108"/>
                        <w:sz w:val="5"/>
                      </w:rPr>
                      <w:t xml:space="preserve"> </w:t>
                    </w:r>
                    <w:r>
                      <w:rPr>
                        <w:rFonts w:ascii="Helvetica"/>
                        <w:b/>
                        <w:color w:val="50A45C"/>
                        <w:w w:val="110"/>
                        <w:sz w:val="5"/>
                      </w:rPr>
                      <w:t>FR</w:t>
                    </w:r>
                  </w:p>
                  <w:p w14:paraId="57FCB8F8" w14:textId="77777777" w:rsidR="00787276" w:rsidRDefault="00787276">
                    <w:pPr>
                      <w:spacing w:before="11" w:line="91" w:lineRule="exact"/>
                      <w:ind w:left="-28" w:right="33"/>
                      <w:jc w:val="center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95"/>
                        <w:sz w:val="10"/>
                      </w:rPr>
                      <w:t>Excerpt.21</w:t>
                    </w:r>
                  </w:p>
                </w:txbxContent>
              </v:textbox>
            </v:shape>
            <v:shape id="Text Box 2563" o:spid="_x0000_s3101" type="#_x0000_t202" style="position:absolute;left:4503;top:2360;width:104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5rFygAAAOIAAAAPAAAAZHJzL2Rvd25yZXYueG1sRI/BSsNA&#10;EIbvgu+wjODNblpo0LTbUloLgiCm8eBxmp0mS7OzMbu28e2dg+Bl4Gf4v5lvuR59py40RBfYwHSS&#10;gSKug3XcGPio9g+PoGJCttgFJgM/FGG9ur1ZYmHDlUu6HFKjBMKxQANtSn2hdaxb8hgnoSeW3SkM&#10;HpPEodF2wKvAfadnWZZrj47lQos9bVuqz4dvb2DzyeWz+3o7vpen0lXVU8av+dmY+7txt5CxWYBK&#10;NKb/xh/ixRqYzXP5WZREB/TqFwAA//8DAFBLAQItABQABgAIAAAAIQDb4fbL7gAAAIUBAAATAAAA&#10;AAAAAAAAAAAAAAAAAABbQ29udGVudF9UeXBlc10ueG1sUEsBAi0AFAAGAAgAAAAhAFr0LFu/AAAA&#10;FQEAAAsAAAAAAAAAAAAAAAAAHwEAAF9yZWxzLy5yZWxzUEsBAi0AFAAGAAgAAAAhAILnmsX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5993B72F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564" o:spid="_x0000_s3102" type="#_x0000_t202" style="position:absolute;left:4610;top:2104;width:142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z9eygAAAOIAAAAPAAAAZHJzL2Rvd25yZXYueG1sRI9Ba8JA&#10;FITvBf/D8oTe6kahoUZXEW2hUJDGePD4zD6TxezbNLvV+O9dodDLwDDMN8x82dtGXKjzxrGC8SgB&#10;QVw6bbhSsC8+Xt5A+ICssXFMCm7kYbkYPM0x0+7KOV12oRIRwj5DBXUIbSalL2uy6EeuJY7ZyXUW&#10;Q7RdJXWH1wi3jZwkSSotGo4LNba0rqk8736tgtWB83fzsz1+56fcFMU04a/0rNTzsN/MoqxmIAL1&#10;4b/xh/jUCiav6RQel+IdkIs7AAAA//8DAFBLAQItABQABgAIAAAAIQDb4fbL7gAAAIUBAAATAAAA&#10;AAAAAAAAAAAAAAAAAABbQ29udGVudF9UeXBlc10ueG1sUEsBAi0AFAAGAAgAAAAhAFr0LFu/AAAA&#10;FQEAAAsAAAAAAAAAAAAAAAAAHwEAAF9yZWxzLy5yZWxzUEsBAi0AFAAGAAgAAAAhAO2rP17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55737658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sz w:val="10"/>
                      </w:rPr>
                      <w:t>Ex</w:t>
                    </w:r>
                  </w:p>
                </w:txbxContent>
              </v:textbox>
            </v:shape>
            <v:shape id="Text Box 2565" o:spid="_x0000_s3103" type="#_x0000_t202" style="position:absolute;left:3622;top:2009;width:503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AAeygAAAOIAAAAPAAAAZHJzL2Rvd25yZXYueG1sRI9BS8NA&#10;EIXvgv9hGcGb3bRgbdNuS6kKgiBN48HjNDtNlmZn0+zaxn/vHAQvA4/hfY9vuR58qy7URxfYwHiU&#10;gSKugnVcG/gsXx9moGJCttgGJgM/FGG9ur1ZYm7DlQu67FOtBMIxRwNNSl2udawa8hhHoSOW3zH0&#10;HpPEvta2x6vAfasnWTbVHh3LQoMdbRuqTvtvb2DzxcWLO38cdsWxcGU5z/h9ejLm/m54XsjZLEAl&#10;GtJ/4w/xZg1MHp9EQpREB/TqFwAA//8DAFBLAQItABQABgAIAAAAIQDb4fbL7gAAAIUBAAATAAAA&#10;AAAAAAAAAAAAAAAAAABbQ29udGVudF9UeXBlc10ueG1sUEsBAi0AFAAGAAgAAAAhAFr0LFu/AAAA&#10;FQEAAAsAAAAAAAAAAAAAAAAAHwEAAF9yZWxzLy5yZWxzUEsBAi0AFAAGAAgAAAAhAPlIAB7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4999562" w14:textId="77777777" w:rsidR="00787276" w:rsidRDefault="00787276">
                    <w:pPr>
                      <w:spacing w:before="23" w:line="99" w:lineRule="exact"/>
                      <w:ind w:left="14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position w:val="1"/>
                        <w:sz w:val="5"/>
                      </w:rPr>
                      <w:t>AM</w:t>
                    </w:r>
                    <w:r>
                      <w:rPr>
                        <w:rFonts w:ascii="Helvetica"/>
                        <w:b/>
                        <w:color w:val="FF0000"/>
                        <w:sz w:val="10"/>
                      </w:rPr>
                      <w:t>pt.14</w:t>
                    </w:r>
                  </w:p>
                  <w:p w14:paraId="0304ABCB" w14:textId="77777777" w:rsidR="00787276" w:rsidRDefault="00787276">
                    <w:pPr>
                      <w:spacing w:line="39" w:lineRule="exact"/>
                      <w:ind w:left="52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BBCD6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566" o:spid="_x0000_s3104" type="#_x0000_t202" style="position:absolute;left:3172;top:2306;width:191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KWFygAAAOIAAAAPAAAAZHJzL2Rvd25yZXYueG1sRI9Ba8JA&#10;FITvBf/D8gRvdaOgtdFVRC0UhGJMDz2+Zp/JYvZtzG41/fduoeBlYBjmG2ax6mwtrtR641jBaJiA&#10;IC6cNlwq+MzfnmcgfEDWWDsmBb/kYbXsPS0w1e7GGV2PoRQRwj5FBVUITSqlLyqy6IeuIY7ZybUW&#10;Q7RtKXWLtwi3tRwnyVRaNBwXKmxoU1FxPv5YBesvznbm8vF9yE6ZyfPXhPfTs1KDfredR1nPQQTq&#10;wqPxj3jXCsaTlxH8XYp3QC7vAAAA//8DAFBLAQItABQABgAIAAAAIQDb4fbL7gAAAIUBAAATAAAA&#10;AAAAAAAAAAAAAAAAAABbQ29udGVudF9UeXBlc10ueG1sUEsBAi0AFAAGAAgAAAAhAFr0LFu/AAAA&#10;FQEAAAsAAAAAAAAAAAAAAAAAHwEAAF9yZWxzLy5yZWxzUEsBAi0AFAAGAAgAAAAhAJYEpYX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46963EA1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sz w:val="10"/>
                      </w:rPr>
                      <w:t>t.19</w:t>
                    </w:r>
                  </w:p>
                </w:txbxContent>
              </v:textbox>
            </v:shape>
            <v:shape id="Text Box 2567" o:spid="_x0000_s3105" type="#_x0000_t202" style="position:absolute;left:3443;top:2039;width:252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jvyygAAAOIAAAAPAAAAZHJzL2Rvd25yZXYueG1sRI9Ba8JA&#10;FITvhf6H5RV6qxsDtW10FVELQqEY48HjM/tMFrNvY3ar8d93CwUvA8Mw3zCTWW8bcaHOG8cKhoME&#10;BHHptOFKwa74fHkH4QOyxsYxKbiRh9n08WGCmXZXzumyDZWIEPYZKqhDaDMpfVmTRT9wLXHMjq6z&#10;GKLtKqk7vEa4bWSaJCNp0XBcqLGlRU3laftjFcz3nK/M+fuwyY+5KYqPhL9GJ6Wen/rlOMp8DCJQ&#10;H+6Nf8RaK0hf31L4uxTvgJz+AgAA//8DAFBLAQItABQABgAIAAAAIQDb4fbL7gAAAIUBAAATAAAA&#10;AAAAAAAAAAAAAAAAAABbQ29udGVudF9UeXBlc10ueG1sUEsBAi0AFAAGAAgAAAAhAFr0LFu/AAAA&#10;FQEAAAsAAAAAAAAAAAAAAAAAHwEAAF9yZWxzLy5yZWxzUEsBAi0AFAAGAAgAAAAhAGbWO/L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111888E5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sz w:val="10"/>
                      </w:rPr>
                      <w:t>Exce</w:t>
                    </w:r>
                  </w:p>
                </w:txbxContent>
              </v:textbox>
            </v:shape>
            <v:shape id="Text Box 2568" o:spid="_x0000_s3106" type="#_x0000_t202" style="position:absolute;left:2591;top:2009;width:509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p5pywAAAOIAAAAPAAAAZHJzL2Rvd25yZXYueG1sRI9Pa8JA&#10;FMTvQr/D8gq91U0t9U90FbEVCgUxxoPH1+wzWcy+jdlV02/fLRS8DAzD/IaZLTpbiyu13jhW8NJP&#10;QBAXThsuFezz9fMYhA/IGmvHpOCHPCzmD70ZptrdOKPrLpQiQtinqKAKoUml9EVFFn3fNcQxO7rW&#10;Yoi2LaVu8RbhtpaDJBlKi4bjQoUNrSoqTruLVbA8cPZhzpvvbXbMTJ5PEv4anpR6euzep1GWUxCB&#10;unBv/CM+tYLB2+gV/i7FOyDnvwAAAP//AwBQSwECLQAUAAYACAAAACEA2+H2y+4AAACFAQAAEwAA&#10;AAAAAAAAAAAAAAAAAAAAW0NvbnRlbnRfVHlwZXNdLnhtbFBLAQItABQABgAIAAAAIQBa9CxbvwAA&#10;ABUBAAALAAAAAAAAAAAAAAAAAB8BAABfcmVscy8ucmVsc1BLAQItABQABgAIAAAAIQAJmp5p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76722E4F" w14:textId="77777777" w:rsidR="00787276" w:rsidRDefault="00787276">
                    <w:pPr>
                      <w:spacing w:before="38" w:line="108" w:lineRule="exact"/>
                      <w:ind w:left="55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spacing w:val="-30"/>
                        <w:w w:val="108"/>
                        <w:position w:val="4"/>
                        <w:sz w:val="5"/>
                      </w:rPr>
                      <w:t>F</w:t>
                    </w:r>
                    <w:r>
                      <w:rPr>
                        <w:rFonts w:ascii="Helvetica"/>
                        <w:b/>
                        <w:color w:val="F69100"/>
                        <w:spacing w:val="-26"/>
                        <w:w w:val="99"/>
                        <w:sz w:val="10"/>
                      </w:rPr>
                      <w:t>e</w:t>
                    </w:r>
                    <w:r>
                      <w:rPr>
                        <w:rFonts w:ascii="Helvetica"/>
                        <w:b/>
                        <w:color w:val="F69100"/>
                        <w:spacing w:val="-24"/>
                        <w:w w:val="108"/>
                        <w:position w:val="4"/>
                        <w:sz w:val="5"/>
                      </w:rPr>
                      <w:t>R</w:t>
                    </w:r>
                    <w:r>
                      <w:rPr>
                        <w:rFonts w:ascii="Helvetica"/>
                        <w:b/>
                        <w:color w:val="F69100"/>
                        <w:spacing w:val="-29"/>
                        <w:w w:val="108"/>
                        <w:position w:val="1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F69100"/>
                        <w:spacing w:val="-10"/>
                        <w:w w:val="99"/>
                        <w:sz w:val="10"/>
                      </w:rPr>
                      <w:t>r</w:t>
                    </w:r>
                    <w:r>
                      <w:rPr>
                        <w:rFonts w:ascii="Helvetica"/>
                        <w:b/>
                        <w:color w:val="F69100"/>
                        <w:spacing w:val="-36"/>
                        <w:w w:val="108"/>
                        <w:position w:val="1"/>
                        <w:sz w:val="5"/>
                      </w:rPr>
                      <w:t>M</w:t>
                    </w:r>
                    <w:r>
                      <w:rPr>
                        <w:rFonts w:ascii="Helvetica"/>
                        <w:b/>
                        <w:color w:val="F69100"/>
                        <w:w w:val="99"/>
                        <w:sz w:val="10"/>
                      </w:rPr>
                      <w:t>pt.26</w:t>
                    </w:r>
                  </w:p>
                  <w:p w14:paraId="156776BA" w14:textId="77777777" w:rsidR="00787276" w:rsidRDefault="00787276">
                    <w:pPr>
                      <w:spacing w:line="49" w:lineRule="exact"/>
                      <w:ind w:right="-15"/>
                      <w:jc w:val="right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w w:val="105"/>
                        <w:sz w:val="5"/>
                      </w:rPr>
                      <w:t>AM</w:t>
                    </w:r>
                  </w:p>
                  <w:p w14:paraId="3D4271F2" w14:textId="77777777" w:rsidR="00787276" w:rsidRDefault="00787276">
                    <w:pPr>
                      <w:spacing w:before="8"/>
                      <w:rPr>
                        <w:rFonts w:ascii="Helvetica"/>
                        <w:b/>
                        <w:sz w:val="4"/>
                      </w:rPr>
                    </w:pPr>
                  </w:p>
                  <w:p w14:paraId="391A297B" w14:textId="77777777" w:rsidR="00787276" w:rsidRDefault="00787276">
                    <w:pPr>
                      <w:spacing w:before="1" w:line="47" w:lineRule="exact"/>
                      <w:ind w:left="298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w w:val="110"/>
                        <w:sz w:val="5"/>
                      </w:rPr>
                      <w:t>AM</w:t>
                    </w:r>
                  </w:p>
                  <w:p w14:paraId="3BB621FC" w14:textId="77777777" w:rsidR="00787276" w:rsidRDefault="00787276">
                    <w:pPr>
                      <w:spacing w:before="31" w:line="129" w:lineRule="auto"/>
                      <w:ind w:left="219" w:right="-90" w:hanging="178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spacing w:val="-33"/>
                        <w:w w:val="108"/>
                        <w:position w:val="6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F69100"/>
                        <w:w w:val="99"/>
                        <w:sz w:val="10"/>
                      </w:rPr>
                      <w:t>.</w:t>
                    </w:r>
                    <w:r>
                      <w:rPr>
                        <w:rFonts w:ascii="Helvetica"/>
                        <w:b/>
                        <w:color w:val="F69100"/>
                        <w:spacing w:val="-50"/>
                        <w:w w:val="99"/>
                        <w:sz w:val="10"/>
                      </w:rPr>
                      <w:t>1</w:t>
                    </w:r>
                    <w:r>
                      <w:rPr>
                        <w:rFonts w:ascii="Helvetica"/>
                        <w:b/>
                        <w:color w:val="F69100"/>
                        <w:w w:val="108"/>
                        <w:position w:val="6"/>
                        <w:sz w:val="5"/>
                      </w:rPr>
                      <w:t>M</w:t>
                    </w:r>
                    <w:r>
                      <w:rPr>
                        <w:rFonts w:ascii="Helvetica"/>
                        <w:b/>
                        <w:color w:val="F69100"/>
                        <w:spacing w:val="-9"/>
                        <w:position w:val="6"/>
                        <w:sz w:val="5"/>
                      </w:rPr>
                      <w:t xml:space="preserve"> </w:t>
                    </w:r>
                    <w:r>
                      <w:rPr>
                        <w:rFonts w:ascii="Helvetica"/>
                        <w:b/>
                        <w:color w:val="F69100"/>
                        <w:spacing w:val="1"/>
                        <w:w w:val="99"/>
                        <w:sz w:val="10"/>
                      </w:rPr>
                      <w:t>3</w:t>
                    </w:r>
                    <w:r>
                      <w:rPr>
                        <w:rFonts w:ascii="Helvetica"/>
                        <w:b/>
                        <w:color w:val="F69100"/>
                        <w:w w:val="108"/>
                        <w:sz w:val="5"/>
                      </w:rPr>
                      <w:t>F</w:t>
                    </w:r>
                    <w:r>
                      <w:rPr>
                        <w:rFonts w:ascii="Helvetica"/>
                        <w:b/>
                        <w:color w:val="F69100"/>
                        <w:spacing w:val="-9"/>
                        <w:w w:val="108"/>
                        <w:sz w:val="5"/>
                      </w:rPr>
                      <w:t>R</w:t>
                    </w:r>
                    <w:r>
                      <w:rPr>
                        <w:rFonts w:ascii="Helvetica"/>
                        <w:b/>
                        <w:color w:val="F69100"/>
                        <w:w w:val="99"/>
                        <w:position w:val="2"/>
                        <w:sz w:val="10"/>
                      </w:rPr>
                      <w:t xml:space="preserve">Excerp </w:t>
                    </w:r>
                    <w:r>
                      <w:rPr>
                        <w:rFonts w:ascii="Helvetica"/>
                        <w:b/>
                        <w:color w:val="F69100"/>
                        <w:w w:val="105"/>
                        <w:sz w:val="5"/>
                      </w:rPr>
                      <w:t>FR</w:t>
                    </w:r>
                  </w:p>
                  <w:p w14:paraId="55429344" w14:textId="77777777" w:rsidR="00787276" w:rsidRDefault="00787276">
                    <w:pPr>
                      <w:spacing w:line="56" w:lineRule="exact"/>
                      <w:ind w:left="31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sz w:val="10"/>
                      </w:rPr>
                      <w:t>cerpt.23</w:t>
                    </w:r>
                  </w:p>
                </w:txbxContent>
              </v:textbox>
            </v:shape>
            <v:shape id="Text Box 2569" o:spid="_x0000_s3107" type="#_x0000_t202" style="position:absolute;left:2248;top:2009;width:338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bwFyQAAAOIAAAAPAAAAZHJzL2Rvd25yZXYueG1sRI9Li8JA&#10;EITvgv9h6AVvOlkfa4yOIorgRcHH3ptMm2Q30xMzo8Z/v7MgeCkoivqKmi0aU4o71a6wrOCzF4Eg&#10;Tq0uOFNwPm26MQjnkTWWlknBkxws5u3WDBNtH3yg+9FnIkDYJagg975KpHRpTgZdz1bEIbvY2qAP&#10;ts6krvER4KaU/Sj6kgYLDgs5VrTKKf093oyCcpfG128/OI1X8c9e4m04OY+2SnU+mvU0yHIKwlPj&#10;340XYqsV9EfjIfxfCndAzv8AAAD//wMAUEsBAi0AFAAGAAgAAAAhANvh9svuAAAAhQEAABMAAAAA&#10;AAAAAAAAAAAAAAAAAFtDb250ZW50X1R5cGVzXS54bWxQSwECLQAUAAYACAAAACEAWvQsW78AAAAV&#10;AQAACwAAAAAAAAAAAAAAAAAfAQAAX3JlbHMvLnJlbHNQSwECLQAUAAYACAAAACEA9Em8BckAAADi&#10;AAAADwAAAAAAAAAAAAAAAAAHAgAAZHJzL2Rvd25yZXYueG1sUEsFBgAAAAADAAMAtwAAAP0CAAAA&#10;AA=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25D68FFE" w14:textId="77777777" w:rsidR="00787276" w:rsidRDefault="00787276">
                    <w:pPr>
                      <w:spacing w:before="38"/>
                      <w:ind w:left="225" w:right="-72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sz w:val="10"/>
                      </w:rPr>
                      <w:t>Exc</w:t>
                    </w:r>
                  </w:p>
                  <w:p w14:paraId="335ED46C" w14:textId="77777777" w:rsidR="00787276" w:rsidRDefault="00787276">
                    <w:pPr>
                      <w:rPr>
                        <w:rFonts w:ascii="Helvetica"/>
                        <w:b/>
                        <w:sz w:val="12"/>
                      </w:rPr>
                    </w:pPr>
                  </w:p>
                  <w:p w14:paraId="58080235" w14:textId="77777777" w:rsidR="00787276" w:rsidRDefault="00787276">
                    <w:pPr>
                      <w:ind w:left="27" w:right="-58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sz w:val="10"/>
                      </w:rPr>
                      <w:t>Excerpt</w:t>
                    </w:r>
                  </w:p>
                  <w:p w14:paraId="46499654" w14:textId="77777777" w:rsidR="00787276" w:rsidRDefault="00787276">
                    <w:pPr>
                      <w:spacing w:before="18" w:line="65" w:lineRule="exact"/>
                      <w:ind w:left="253" w:right="-44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sz w:val="10"/>
                      </w:rPr>
                      <w:t>Ex</w:t>
                    </w:r>
                  </w:p>
                </w:txbxContent>
              </v:textbox>
            </v:shape>
            <v:shape id="Text Box 2570" o:spid="_x0000_s3108" type="#_x0000_t202" style="position:absolute;left:4653;top:1485;width:509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6OGygAAAOIAAAAPAAAAZHJzL2Rvd25yZXYueG1sRI9Ba8JA&#10;FITvBf/D8gq91U0FtUZXEW1BKBRjPHh8Zp/JYvZtzG41/vtuQehlYBjmG2a26GwtrtR641jBWz8B&#10;QVw4bbhUsM8/X99B+ICssXZMCu7kYTHvPc0w1e7GGV13oRQRwj5FBVUITSqlLyqy6PuuIY7ZybUW&#10;Q7RtKXWLtwi3tRwkyUhaNBwXKmxoVVFx3v1YBcsDZx/m8n3cZqfM5Pkk4a/RWamX5249jbKcggjU&#10;hf/GA7HRCgbD8RD+LsU7IOe/AAAA//8DAFBLAQItABQABgAIAAAAIQDb4fbL7gAAAIUBAAATAAAA&#10;AAAAAAAAAAAAAAAAAABbQ29udGVudF9UeXBlc10ueG1sUEsBAi0AFAAGAAgAAAAhAFr0LFu/AAAA&#10;FQEAAAsAAAAAAAAAAAAAAAAAHwEAAF9yZWxzLy5yZWxzUEsBAi0AFAAGAAgAAAAhAOk/o4b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4FBE792" w14:textId="77777777" w:rsidR="00787276" w:rsidRDefault="00787276">
                    <w:pPr>
                      <w:spacing w:line="88" w:lineRule="exact"/>
                      <w:ind w:left="237" w:right="-72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sz w:val="10"/>
                      </w:rPr>
                      <w:t>Excerp</w:t>
                    </w:r>
                  </w:p>
                  <w:p w14:paraId="6EEFA3B4" w14:textId="77777777" w:rsidR="00787276" w:rsidRDefault="00787276">
                    <w:pPr>
                      <w:spacing w:line="47" w:lineRule="exact"/>
                      <w:ind w:right="-15"/>
                      <w:jc w:val="right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05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571" o:spid="_x0000_s3109" type="#_x0000_t202" style="position:absolute;left:3703;top:1640;width:521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T3xywAAAOIAAAAPAAAAZHJzL2Rvd25yZXYueG1sRI9Pa8JA&#10;FMTvQr/D8gq96aZCYxtdRfwDQqE0poceX7PPZDH7NmZXjd++WxB6GRiG+Q0zW/S2ERfqvHGs4HmU&#10;gCAunTZcKfgqtsNXED4ga2wck4IbeVjMHwYzzLS7ck6XfahEhLDPUEEdQptJ6cuaLPqRa4ljdnCd&#10;xRBtV0nd4TXCbSPHSZJKi4bjQo0trWoqj/uzVbD85nxjTh8/n/khN0XxlvB7elTq6bFfT6MspyAC&#10;9eG/cUfstILxyySFv0vxDsj5LwAAAP//AwBQSwECLQAUAAYACAAAACEA2+H2y+4AAACFAQAAEwAA&#10;AAAAAAAAAAAAAAAAAAAAW0NvbnRlbnRfVHlwZXNdLnhtbFBLAQItABQABgAIAAAAIQBa9CxbvwAA&#10;ABUBAAALAAAAAAAAAAAAAAAAAB8BAABfcmVscy8ucmVsc1BLAQItABQABgAIAAAAIQAZ7T3x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0759E8C9" w14:textId="77777777" w:rsidR="00787276" w:rsidRDefault="00787276">
                    <w:pPr>
                      <w:spacing w:before="1" w:line="55" w:lineRule="exact"/>
                      <w:ind w:left="5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10"/>
                        <w:sz w:val="5"/>
                      </w:rPr>
                      <w:t>AM</w:t>
                    </w:r>
                  </w:p>
                  <w:p w14:paraId="1F440B10" w14:textId="77777777" w:rsidR="00787276" w:rsidRDefault="00787276">
                    <w:pPr>
                      <w:spacing w:line="100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sz w:val="10"/>
                      </w:rPr>
                      <w:t>Excerpt.22</w:t>
                    </w:r>
                  </w:p>
                  <w:p w14:paraId="10692674" w14:textId="77777777" w:rsidR="00787276" w:rsidRDefault="00787276">
                    <w:pPr>
                      <w:spacing w:line="45" w:lineRule="exact"/>
                      <w:ind w:left="79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10"/>
                        <w:sz w:val="5"/>
                      </w:rPr>
                      <w:t>FR</w:t>
                    </w:r>
                  </w:p>
                  <w:p w14:paraId="2CF4E81D" w14:textId="77777777" w:rsidR="00787276" w:rsidRDefault="00787276">
                    <w:pPr>
                      <w:spacing w:before="10"/>
                      <w:rPr>
                        <w:rFonts w:ascii="Helvetica"/>
                        <w:b/>
                        <w:sz w:val="5"/>
                      </w:rPr>
                    </w:pPr>
                  </w:p>
                  <w:p w14:paraId="4A796E4F" w14:textId="77777777" w:rsidR="00787276" w:rsidRDefault="00787276">
                    <w:pPr>
                      <w:ind w:left="120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572" o:spid="_x0000_s3110" type="#_x0000_t202" style="position:absolute;left:3640;top:1462;width:104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ZhqygAAAOIAAAAPAAAAZHJzL2Rvd25yZXYueG1sRI9Pa8JA&#10;FMTvBb/D8oTe6kbBP42uImqhIBRjeujxNftMFrNvY3ar8dt3CwUvA8Mwv2EWq87W4kqtN44VDAcJ&#10;COLCacOlgs/87WUGwgdkjbVjUnAnD6tl72mBqXY3zuh6DKWIEPYpKqhCaFIpfVGRRT9wDXHMTq61&#10;GKJtS6lbvEW4reUoSSbSouG4UGFDm4qK8/HHKlh/cbYzl4/vQ3bKTJ6/JryfnJV67nfbeZT1HESg&#10;Ljwa/4h3rWA0nk7h71K8A3L5CwAA//8DAFBLAQItABQABgAIAAAAIQDb4fbL7gAAAIUBAAATAAAA&#10;AAAAAAAAAAAAAAAAAABbQ29udGVudF9UeXBlc10ueG1sUEsBAi0AFAAGAAgAAAAhAFr0LFu/AAAA&#10;FQEAAAsAAAAAAAAAAAAAAAAAHwEAAF9yZWxzLy5yZWxzUEsBAi0AFAAGAAgAAAAhAHahmGr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51E5E9DA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573" o:spid="_x0000_s3111" type="#_x0000_t202" style="position:absolute;left:2248;top:1485;width:338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LYAygAAAOIAAAAPAAAAZHJzL2Rvd25yZXYueG1sRI9Na8JA&#10;EIbvhf6HZQq91Y221hhdRSwFLwr14z5kxySanY3ZVdN/7xwKvQy8DO8z80znnavVjdpQeTbQ7yWg&#10;iHNvKy4M7HffbymoEJEt1p7JwC8FmM+en6aYWX/nH7ptY6EEwiFDA2WMTaZ1yEtyGHq+IZbd0bcO&#10;o8S20LbFu8BdrQdJ8qkdViwXSmxoWVJ+3l6dgXqdp5dDfN+Nlulpo/H6Md4PV8a8vnRfExmLCahI&#10;Xfxv/CFW1sBgOJKfRUl0QM8eAAAA//8DAFBLAQItABQABgAIAAAAIQDb4fbL7gAAAIUBAAATAAAA&#10;AAAAAAAAAAAAAAAAAABbQ29udGVudF9UeXBlc10ueG1sUEsBAi0AFAAGAAgAAAAhAFr0LFu/AAAA&#10;FQEAAAsAAAAAAAAAAAAAAAAAHwEAAF9yZWxzLy5yZWxzUEsBAi0AFAAGAAgAAAAhAHUEtgDKAAAA&#10;4gAAAA8AAAAAAAAAAAAAAAAABwIAAGRycy9kb3ducmV2LnhtbFBLBQYAAAAAAwADALcAAAD+AgAA&#10;AAA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1E9664AB" w14:textId="77777777" w:rsidR="00787276" w:rsidRDefault="00787276">
                    <w:pPr>
                      <w:rPr>
                        <w:sz w:val="6"/>
                      </w:rPr>
                    </w:pPr>
                  </w:p>
                  <w:p w14:paraId="0AA0AC19" w14:textId="77777777" w:rsidR="00787276" w:rsidRDefault="00787276">
                    <w:pPr>
                      <w:rPr>
                        <w:sz w:val="6"/>
                      </w:rPr>
                    </w:pPr>
                  </w:p>
                  <w:p w14:paraId="50F6E27E" w14:textId="77777777" w:rsidR="00787276" w:rsidRDefault="00787276">
                    <w:pPr>
                      <w:spacing w:before="37"/>
                      <w:ind w:left="223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w w:val="110"/>
                        <w:sz w:val="5"/>
                      </w:rPr>
                      <w:t>FR</w:t>
                    </w:r>
                  </w:p>
                  <w:p w14:paraId="2A5BEA72" w14:textId="77777777" w:rsidR="00787276" w:rsidRDefault="00787276">
                    <w:pPr>
                      <w:rPr>
                        <w:rFonts w:ascii="Helvetica"/>
                        <w:b/>
                        <w:sz w:val="6"/>
                      </w:rPr>
                    </w:pPr>
                  </w:p>
                  <w:p w14:paraId="233DD5C2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</w:p>
                  <w:p w14:paraId="163E2BC0" w14:textId="77777777" w:rsidR="00787276" w:rsidRDefault="00787276">
                    <w:pPr>
                      <w:ind w:left="136" w:right="-72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69100"/>
                        <w:sz w:val="10"/>
                      </w:rPr>
                      <w:t>Excer</w:t>
                    </w:r>
                  </w:p>
                </w:txbxContent>
              </v:textbox>
            </v:shape>
            <v:shape id="Text Box 2574" o:spid="_x0000_s3112" type="#_x0000_t202" style="position:absolute;left:5171;top:976;width:509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qmDygAAAOIAAAAPAAAAZHJzL2Rvd25yZXYueG1sRI9Ba8JA&#10;FITvBf/D8gRvdVNBq9FVRC0UhGJMDz2+Zp/JYvZtzG41/fduoeBlYBjmG2ax6mwtrtR641jByzAB&#10;QVw4bbhU8Jm/PU9B+ICssXZMCn7Jw2rZe1pgqt2NM7oeQykihH2KCqoQmlRKX1Rk0Q9dQxyzk2st&#10;hmjbUuoWbxFuazlKkom0aDguVNjQpqLifPyxCtZfnO3M5eP7kJ0yk+ezhPeTs1KDfredR1nPQQTq&#10;wqPxj3jXCkbj1xn8XYp3QC7vAAAA//8DAFBLAQItABQABgAIAAAAIQDb4fbL7gAAAIUBAAATAAAA&#10;AAAAAAAAAAAAAAAAAABbQ29udGVudF9UeXBlc10ueG1sUEsBAi0AFAAGAAgAAAAhAFr0LFu/AAAA&#10;FQEAAAsAAAAAAAAAAAAAAAAAHwEAAF9yZWxzLy5yZWxzUEsBAi0AFAAGAAgAAAAhAGhyqYP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1509BF75" w14:textId="77777777" w:rsidR="00787276" w:rsidRDefault="00787276">
                    <w:pPr>
                      <w:spacing w:line="57" w:lineRule="exact"/>
                      <w:ind w:left="44"/>
                      <w:jc w:val="center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sz w:val="10"/>
                      </w:rPr>
                      <w:t>Excerpt.7</w:t>
                    </w:r>
                  </w:p>
                  <w:p w14:paraId="3202AB58" w14:textId="77777777" w:rsidR="00787276" w:rsidRDefault="00787276">
                    <w:pPr>
                      <w:spacing w:before="5"/>
                      <w:rPr>
                        <w:rFonts w:ascii="Helvetica"/>
                        <w:b/>
                        <w:sz w:val="11"/>
                      </w:rPr>
                    </w:pPr>
                  </w:p>
                  <w:p w14:paraId="2B741F85" w14:textId="77777777" w:rsidR="00787276" w:rsidRDefault="00787276">
                    <w:pPr>
                      <w:ind w:left="43"/>
                      <w:jc w:val="center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575" o:spid="_x0000_s3113" type="#_x0000_t202" style="position:absolute;left:4701;top:1285;width:290;height: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XA5ygAAAOIAAAAPAAAAZHJzL2Rvd25yZXYueG1sRI9Ba8JA&#10;EIXvBf/DMkJvdaNQsdFVxCoUCqUxPfQ4zY7JYnY2zW41/fedQ8HLwGN43+NbbQbfqgv10QU2MJ1k&#10;oIirYB3XBj7Kw8MCVEzIFtvAZOCXImzWo7sV5jZcuaDLMdVKIBxzNNCk1OVax6ohj3ESOmL5nULv&#10;MUnsa217vArct3qWZXPt0bEsNNjRrqHqfPzxBrafXOzd99vXe3EqXFk+Zfw6PxtzPx6el3K2S1CJ&#10;hnRr/CNerIHZ40IkREl0QK//AAAA//8DAFBLAQItABQABgAIAAAAIQDb4fbL7gAAAIUBAAATAAAA&#10;AAAAAAAAAAAAAAAAAABbQ29udGVudF9UeXBlc10ueG1sUEsBAi0AFAAGAAgAAAAhAFr0LFu/AAAA&#10;FQEAAAsAAAAAAAAAAAAAAAAAHwEAAF9yZWxzLy5yZWxzUEsBAi0AFAAGAAgAAAAhAMydcDn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497F1FF5" w14:textId="77777777" w:rsidR="00787276" w:rsidRDefault="00787276">
                    <w:pPr>
                      <w:spacing w:before="1" w:line="48" w:lineRule="exact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10"/>
                        <w:sz w:val="5"/>
                      </w:rPr>
                      <w:t>FR</w:t>
                    </w:r>
                  </w:p>
                  <w:p w14:paraId="2CF9E680" w14:textId="77777777" w:rsidR="00787276" w:rsidRDefault="00787276">
                    <w:pPr>
                      <w:spacing w:line="116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99"/>
                        <w:sz w:val="10"/>
                      </w:rPr>
                      <w:t>erp</w:t>
                    </w:r>
                    <w:r>
                      <w:rPr>
                        <w:rFonts w:ascii="Helvetica"/>
                        <w:b/>
                        <w:color w:val="50A45C"/>
                        <w:spacing w:val="-21"/>
                        <w:w w:val="99"/>
                        <w:sz w:val="10"/>
                      </w:rPr>
                      <w:t>t</w:t>
                    </w:r>
                    <w:r>
                      <w:rPr>
                        <w:rFonts w:ascii="Helvetica"/>
                        <w:b/>
                        <w:color w:val="50A45C"/>
                        <w:spacing w:val="-19"/>
                        <w:w w:val="108"/>
                        <w:position w:val="-1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50A45C"/>
                        <w:spacing w:val="-10"/>
                        <w:w w:val="99"/>
                        <w:sz w:val="10"/>
                      </w:rPr>
                      <w:t>.</w:t>
                    </w:r>
                    <w:r>
                      <w:rPr>
                        <w:rFonts w:ascii="Helvetica"/>
                        <w:b/>
                        <w:color w:val="50A45C"/>
                        <w:spacing w:val="-36"/>
                        <w:w w:val="108"/>
                        <w:position w:val="-1"/>
                        <w:sz w:val="5"/>
                      </w:rPr>
                      <w:t>M</w:t>
                    </w:r>
                    <w:r>
                      <w:rPr>
                        <w:rFonts w:ascii="Helvetica"/>
                        <w:b/>
                        <w:color w:val="50A45C"/>
                        <w:w w:val="99"/>
                        <w:sz w:val="10"/>
                      </w:rPr>
                      <w:t>5</w:t>
                    </w:r>
                  </w:p>
                </w:txbxContent>
              </v:textbox>
            </v:shape>
            <v:shape id="Text Box 2576" o:spid="_x0000_s3114" type="#_x0000_t202" style="position:absolute;left:5119;top:1011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dWiygAAAOIAAAAPAAAAZHJzL2Rvd25yZXYueG1sRI9Ba8JA&#10;FITvhf6H5RV6qxsFRaMbkVahUCiN8dDja/YlWcy+jdmtxn/vFgpeBoZhvmFW68G24ky9N44VjEcJ&#10;COLSacO1gkOxe5mD8AFZY+uYFFzJwzp7fFhhqt2FczrvQy0ihH2KCpoQulRKXzZk0Y9cRxyzyvUW&#10;Q7R9LXWPlwi3rZwkyUxaNBwXGuzotaHyuP+1CjbfnG/N6fPnK69yUxSLhD9mR6Wen4a3ZZTNEkSg&#10;Idwb/4h3rWAynY/h71K8AzK7AQAA//8DAFBLAQItABQABgAIAAAAIQDb4fbL7gAAAIUBAAATAAAA&#10;AAAAAAAAAAAAAAAAAABbQ29udGVudF9UeXBlc10ueG1sUEsBAi0AFAAGAAgAAAAhAFr0LFu/AAAA&#10;FQEAAAsAAAAAAAAAAAAAAAAAHwEAAF9yZWxzLy5yZWxzUEsBAi0AFAAGAAgAAAAhAKPR1aL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007583F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577" o:spid="_x0000_s3115" type="#_x0000_t202" style="position:absolute;left:4525;top:1270;width:19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0vVygAAAOIAAAAPAAAAZHJzL2Rvd25yZXYueG1sRI9Ba8JA&#10;FITvBf/D8gRvddNAxUZXEW2hUCgm6aHH1+wzWcy+TbOrxn/vFoReBoZhvmGW68G24ky9N44VPE0T&#10;EMSV04ZrBV/l2+MchA/IGlvHpOBKHtar0cMSM+0unNO5CLWIEPYZKmhC6DIpfdWQRT91HXHMDq63&#10;GKLta6l7vES4bWWaJDNp0XBcaLCjbUPVsThZBZtvzl/N7+fPPj/kpixfEv6YHZWajIfdIspmASLQ&#10;EP4bd8S7VpA+z1P4uxTvgFzdAAAA//8DAFBLAQItABQABgAIAAAAIQDb4fbL7gAAAIUBAAATAAAA&#10;AAAAAAAAAAAAAAAAAABbQ29udGVudF9UeXBlc10ueG1sUEsBAi0AFAAGAAgAAAAhAFr0LFu/AAAA&#10;FQEAAAsAAAAAAAAAAAAAAAAAHwEAAF9yZWxzLy5yZWxzUEsBAi0AFAAGAAgAAAAhAFMDS9X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5F7A4EB" w14:textId="77777777" w:rsidR="00787276" w:rsidRDefault="00787276">
                    <w:pPr>
                      <w:spacing w:before="1" w:line="56" w:lineRule="exact"/>
                      <w:ind w:left="13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10"/>
                        <w:sz w:val="5"/>
                      </w:rPr>
                      <w:t>AM</w:t>
                    </w:r>
                  </w:p>
                  <w:p w14:paraId="387EC7AE" w14:textId="77777777" w:rsidR="00787276" w:rsidRDefault="00787276">
                    <w:pPr>
                      <w:spacing w:line="113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50A45C"/>
                        <w:sz w:val="10"/>
                      </w:rPr>
                      <w:t>Exc</w:t>
                    </w:r>
                  </w:p>
                </w:txbxContent>
              </v:textbox>
            </v:shape>
            <v:shape id="Text Box 2578" o:spid="_x0000_s3116" type="#_x0000_t202" style="position:absolute;left:4259;top:1025;width:104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+5OygAAAOIAAAAPAAAAZHJzL2Rvd25yZXYueG1sRI9Ba8JA&#10;FITvBf/D8gRvdVOlotFVRC0UhGJMDz2+Zp/JYvZtzG41/vtuoeBlYBjmG2ax6mwtrtR641jByzAB&#10;QVw4bbhU8Jm/PU9B+ICssXZMCu7kYbXsPS0w1e7GGV2PoRQRwj5FBVUITSqlLyqy6IeuIY7ZybUW&#10;Q7RtKXWLtwi3tRwlyURaNBwXKmxoU1FxPv5YBesvznbm8vF9yE6ZyfNZwvvJWalBv9vOo6znIAJ1&#10;4dH4R7xrBaPX6Rj+LsU7IJe/AAAA//8DAFBLAQItABQABgAIAAAAIQDb4fbL7gAAAIUBAAATAAAA&#10;AAAAAAAAAAAAAAAAAABbQ29udGVudF9UeXBlc10ueG1sUEsBAi0AFAAGAAgAAAAhAFr0LFu/AAAA&#10;FQEAAAsAAAAAAAAAAAAAAAAAHwEAAF9yZWxzLy5yZWxzUEsBAi0AFAAGAAgAAAAhADxP7k7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91047DA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579" o:spid="_x0000_s3117" type="#_x0000_t202" style="position:absolute;left:4146;top:454;width:503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nY6ygAAAOIAAAAPAAAAZHJzL2Rvd25yZXYueG1sRI9Ba8JA&#10;FITvBf/D8gRvdVOxotFVRC0UhGJMDz2+Zp/JYvZtzG41/vtuoeBlYBjmG2ax6mwtrtR641jByzAB&#10;QVw4bbhU8Jm/PU9B+ICssXZMCu7kYbXsPS0w1e7GGV2PoRQRwj5FBVUITSqlLyqy6IeuIY7ZybUW&#10;Q7RtKXWLtwi3tRwlyURaNBwXKmxoU1FxPv5YBesvznbm8vF9yE6ZyfNZwvvJWalBv9vOo6znIAJ1&#10;4dH4R7xrBaPX6Rj+LsU7IJe/AAAA//8DAFBLAQItABQABgAIAAAAIQDb4fbL7gAAAIUBAAATAAAA&#10;AAAAAAAAAAAAAAAAAABbQ29udGVudF9UeXBlc10ueG1sUEsBAi0AFAAGAAgAAAAhAFr0LFu/AAAA&#10;FQEAAAsAAAAAAAAAAAAAAAAAHwEAAF9yZWxzLy5yZWxzUEsBAi0AFAAGAAgAAAAhALOmdjr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246F777" w14:textId="77777777" w:rsidR="00787276" w:rsidRDefault="00787276">
                    <w:pPr>
                      <w:spacing w:before="47"/>
                      <w:ind w:left="304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10"/>
                        <w:sz w:val="5"/>
                      </w:rPr>
                      <w:t>FR</w:t>
                    </w:r>
                  </w:p>
                  <w:p w14:paraId="27907443" w14:textId="77777777" w:rsidR="00787276" w:rsidRDefault="00787276">
                    <w:pPr>
                      <w:spacing w:before="11"/>
                      <w:rPr>
                        <w:rFonts w:ascii="Helvetica"/>
                        <w:b/>
                        <w:sz w:val="7"/>
                      </w:rPr>
                    </w:pPr>
                  </w:p>
                  <w:p w14:paraId="6BC8F4B2" w14:textId="77777777" w:rsidR="00787276" w:rsidRDefault="00787276">
                    <w:pPr>
                      <w:spacing w:before="1" w:line="180" w:lineRule="atLeast"/>
                      <w:ind w:left="22" w:right="-45" w:firstLine="18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sz w:val="10"/>
                      </w:rPr>
                      <w:t>Excerpt.6 Excerpt.12</w:t>
                    </w:r>
                  </w:p>
                </w:txbxContent>
              </v:textbox>
            </v:shape>
            <v:shape id="Text Box 2580" o:spid="_x0000_s3118" type="#_x0000_t202" style="position:absolute;left:2591;top:454;width:509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Gm5yQAAAOIAAAAPAAAAZHJzL2Rvd25yZXYueG1sRI9Ba8JA&#10;FITvhf6H5RW86abW2DRmI0URvFQw2vsj+5qkzb5Ns6vGf+8WhF4GhmG+YbLlYFpxpt41lhU8TyIQ&#10;xKXVDVcKjofNOAHhPLLG1jIpuJKDZf74kGGq7YX3dC58JQKEXYoKau+7VEpX1mTQTWxHHLIv2xv0&#10;wfaV1D1eAty0chpFc2mw4bBQY0ermsqf4mQUtB9l8vvpXw6vq+R7J/E0ezvGW6VGT8N6EeR9AcLT&#10;4P8bd8RWK5jGSQx/l8IdkPkNAAD//wMAUEsBAi0AFAAGAAgAAAAhANvh9svuAAAAhQEAABMAAAAA&#10;AAAAAAAAAAAAAAAAAFtDb250ZW50X1R5cGVzXS54bWxQSwECLQAUAAYACAAAACEAWvQsW78AAAAV&#10;AQAACwAAAAAAAAAAAAAAAAAfAQAAX3JlbHMvLnJlbHNQSwECLQAUAAYACAAAACEArtBpuckAAADi&#10;AAAADwAAAAAAAAAAAAAAAAAHAgAAZHJzL2Rvd25yZXYueG1sUEsFBgAAAAADAAMAtwAAAP0CAAAA&#10;AA=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62846391" w14:textId="77777777" w:rsidR="00787276" w:rsidRDefault="00787276">
                    <w:pPr>
                      <w:rPr>
                        <w:sz w:val="10"/>
                      </w:rPr>
                    </w:pPr>
                  </w:p>
                  <w:p w14:paraId="0BEC9F86" w14:textId="77777777" w:rsidR="00787276" w:rsidRDefault="00787276">
                    <w:pPr>
                      <w:rPr>
                        <w:sz w:val="10"/>
                      </w:rPr>
                    </w:pPr>
                  </w:p>
                  <w:p w14:paraId="0FB09619" w14:textId="77777777" w:rsidR="00787276" w:rsidRDefault="00787276">
                    <w:pPr>
                      <w:spacing w:before="88"/>
                      <w:ind w:right="-44"/>
                      <w:jc w:val="righ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95"/>
                        <w:sz w:val="10"/>
                      </w:rPr>
                      <w:t>Ex</w:t>
                    </w:r>
                  </w:p>
                </w:txbxContent>
              </v:textbox>
            </v:shape>
            <w10:wrap anchorx="page"/>
          </v:group>
        </w:pict>
      </w:r>
      <w:bookmarkStart w:id="188" w:name="_bookmark10"/>
      <w:bookmarkEnd w:id="188"/>
      <w:r w:rsidR="00787276">
        <w:rPr>
          <w:rFonts w:ascii="Helvetica"/>
          <w:w w:val="105"/>
          <w:sz w:val="11"/>
        </w:rPr>
        <w:t>Contributions to the Excerpts Factor Scores</w:t>
      </w:r>
    </w:p>
    <w:p w14:paraId="4BB224B7" w14:textId="77777777" w:rsidR="00371D9F" w:rsidRDefault="00371D9F">
      <w:pPr>
        <w:pStyle w:val="BodyText"/>
        <w:spacing w:before="11"/>
        <w:ind w:left="0"/>
        <w:rPr>
          <w:rFonts w:ascii="Helvetica"/>
          <w:sz w:val="29"/>
        </w:rPr>
      </w:pPr>
    </w:p>
    <w:p w14:paraId="0C3767A9" w14:textId="77777777" w:rsidR="00371D9F" w:rsidRDefault="00371D9F">
      <w:pPr>
        <w:rPr>
          <w:rFonts w:ascii="Helvetica"/>
          <w:sz w:val="29"/>
        </w:r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44907671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751CA1CB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6677D34B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1DF1C97A" w14:textId="77777777" w:rsidR="00371D9F" w:rsidRDefault="00787276">
      <w:pPr>
        <w:spacing w:before="57"/>
        <w:ind w:right="38"/>
        <w:jc w:val="right"/>
        <w:rPr>
          <w:rFonts w:ascii="Helvetica"/>
          <w:sz w:val="8"/>
        </w:rPr>
      </w:pPr>
      <w:r>
        <w:rPr>
          <w:rFonts w:ascii="Helvetica"/>
          <w:color w:val="4D4D4D"/>
          <w:sz w:val="8"/>
        </w:rPr>
        <w:t>0.2</w:t>
      </w:r>
    </w:p>
    <w:p w14:paraId="5FCB1001" w14:textId="77777777" w:rsidR="00371D9F" w:rsidRDefault="00787276">
      <w:pPr>
        <w:pStyle w:val="BodyText"/>
        <w:spacing w:before="0"/>
        <w:ind w:left="0"/>
        <w:rPr>
          <w:rFonts w:ascii="Helvetica"/>
          <w:sz w:val="8"/>
        </w:rPr>
      </w:pPr>
      <w:r>
        <w:br w:type="column"/>
      </w:r>
    </w:p>
    <w:p w14:paraId="0C31E988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71D8C0D9" w14:textId="77777777" w:rsidR="00371D9F" w:rsidRDefault="00787276">
      <w:pPr>
        <w:spacing w:before="70"/>
        <w:jc w:val="right"/>
        <w:rPr>
          <w:rFonts w:ascii="Helvetica"/>
          <w:sz w:val="8"/>
        </w:rPr>
      </w:pPr>
      <w:r>
        <w:rPr>
          <w:rFonts w:ascii="Helvetica"/>
          <w:color w:val="4D4D4D"/>
          <w:sz w:val="8"/>
        </w:rPr>
        <w:t>0.3</w:t>
      </w:r>
    </w:p>
    <w:p w14:paraId="236B38C0" w14:textId="77777777" w:rsidR="00371D9F" w:rsidRDefault="00787276">
      <w:pPr>
        <w:spacing w:before="102"/>
        <w:ind w:left="4"/>
        <w:rPr>
          <w:rFonts w:ascii="Helvetica"/>
          <w:sz w:val="11"/>
        </w:rPr>
      </w:pPr>
      <w:r>
        <w:br w:type="column"/>
      </w:r>
      <w:r>
        <w:rPr>
          <w:rFonts w:ascii="Helvetica"/>
          <w:w w:val="105"/>
          <w:sz w:val="11"/>
        </w:rPr>
        <w:t>Contributions to the Adjectives Factor Scores</w:t>
      </w:r>
    </w:p>
    <w:p w14:paraId="636CD139" w14:textId="77777777" w:rsidR="00371D9F" w:rsidRDefault="00371D9F">
      <w:pPr>
        <w:rPr>
          <w:rFonts w:ascii="Helvetica"/>
          <w:sz w:val="11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3" w:space="720" w:equalWidth="0">
            <w:col w:w="1300" w:space="2990"/>
            <w:col w:w="1260" w:space="39"/>
            <w:col w:w="5711"/>
          </w:cols>
        </w:sectPr>
      </w:pPr>
    </w:p>
    <w:p w14:paraId="60A36FBE" w14:textId="77777777" w:rsidR="00371D9F" w:rsidRDefault="00371D9F">
      <w:pPr>
        <w:pStyle w:val="BodyText"/>
        <w:spacing w:before="11"/>
        <w:ind w:left="0"/>
        <w:rPr>
          <w:rFonts w:ascii="Helvetica"/>
          <w:sz w:val="11"/>
        </w:rPr>
      </w:pPr>
    </w:p>
    <w:p w14:paraId="7902A569" w14:textId="77777777" w:rsidR="00371D9F" w:rsidRDefault="00371D9F">
      <w:pPr>
        <w:pStyle w:val="BodyText"/>
        <w:spacing w:before="3"/>
        <w:ind w:left="0"/>
        <w:rPr>
          <w:rFonts w:ascii="Helvetica"/>
          <w:sz w:val="8"/>
        </w:rPr>
      </w:pPr>
    </w:p>
    <w:p w14:paraId="7590A1BB" w14:textId="77777777" w:rsidR="00371D9F" w:rsidRDefault="000A52AF">
      <w:pPr>
        <w:ind w:right="311"/>
        <w:jc w:val="center"/>
        <w:rPr>
          <w:rFonts w:ascii="Helvetica"/>
          <w:sz w:val="8"/>
        </w:rPr>
      </w:pP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rFonts w:ascii="Helvetica"/>
          <w:noProof/>
          <w:sz w:val="8"/>
        </w:rPr>
        <w:pict w14:anchorId="3D185CDF"/>
      </w:r>
      <w:r>
        <w:rPr>
          <w:noProof/>
        </w:rPr>
        <w:pict w14:anchorId="3D185CDF">
          <v:group id="Group 2265" o:spid="_x0000_s1773" style="position:absolute;left:0;text-align:left;margin-left:325.45pt;margin-top:-19.7pt;width:190.9pt;height:130.85pt;z-index:251645952;mso-position-horizontal-relative:page" coordorigin="6509,-394" coordsize="3818,2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CDYIpIAALD7BAAOAAAAZHJzL2Uyb0RvYy54bWzsfX9v20iy7f8PeN+B8J/3whvxNxls9mJu&#10;drJYYPa+wRu9D6DYSmysLXklZzKzn/6d6maLVc0qSpYjJ8pwgZ04cZE8rOruU6e62f3n//rt/i75&#10;dbnZ3q5Xby7SP80ukuXqan19u/r45uL/zd9dNhfJ9nGxul7crVfLNxe/L7cX//WX//2//vz54fUy&#10;W9+s766XmwQ3WW1ff354c3Hz+Pjw+tWr7dXN8n6x/dP6YbnCLz+sN/eLR/x18/HV9WbxGXe/v3uV&#10;zWbVq8/rzfXDZn213G7xr3/1v7z4i7v/hw/Lq8f/8+HDdvmY3L25ALZH99+N++97+u+rv/x58frj&#10;ZvFwc3vVwVgcgeJ+cbvCQ3e3+uvicZF82twObnV/e7VZb9cfHv90tb5/tf7w4fZq6d4Bb5POorf5&#10;22b96cG9y8fXnz8+7NwE10Z+Ovq2V//z68+b5Pb6zUWW1XDQanGPKLkHJ1lWleSgzw8fX8Pub5uH&#10;Xx5+3vi3xI8/ra/+uU1W67c3i9XH5Q/bBzgbTYCueBVfQn//6K9P3n/+x/oaD1l8elw7n/32YXNP&#10;d4U3kt9caH7fhWb522NyhX/MiqwocgC8wu/Sqkrr1mFbvL66QYTpuqqctRcJfn2Zt4UP7NXNj931&#10;eZOiJdLFGa51GBev/YMd2A4cvSwa4rb39fZ5vv7lZvGwdCHckg97X6fB1/8XboMD75bk78r729kG&#10;Z29NT8P5P17fPv68vl09AifdMkRjs1l/vlkuruU/OzTz3x/gfWc8h3vpDn3Y2JPJE1sEfG/AqjIv&#10;guO7HhXCltdNcHuJn6hpBLcvXj9sto9/W67vE/rhzcUGjnDtYfHrT9tHbxpMqHls13e31+9u7+7c&#10;XzYf37+92yS/LtCxf6x+rN794K+9e7hZ+H/F8DBzcPDIrTd3jxf3uVvR3VZruq9/JP0LmoR/d98e&#10;3q+vf4cfNmugRBPEcIcfbtabf18knzF0vLnY/uvTYrO8SO7+voLD27QoaKxxfynKOsNfNvw37/lv&#10;Fqsr3OrNxeNF4n98++jHp08Pm9uPNy42HuMP6DAfbp1nCJ9H1YFFk325tpupbdf1KgKGdj613b55&#10;iwa2eH23Sj5jsErT0jVY0Rq7Zurbb9vm2du3XZ8RZtQr/rrY3ng79ysyW7y+v30Em97d3r+5aKj1&#10;d72RBoIfV9fO5HFxe+d/RreY2npIHMxxOg9tnXqfs6Jx2g1l59bWmxwvQwyI4dq1hTBKNwUo0ZFj&#10;WZdhyAysfPXJj9LUvsLIjDznGmM0/dPH6y5nmGOU+3B/h+zpPy+TWUKkkNAT3ZN6K/COt/qPV8l8&#10;lnxO3MMjIwww7FZpOyuTLO/4vr8V3mZ3K2dzkwT8HBe4id9slmeZBqwMZgSsMIBVwci9owUMzjwE&#10;GJiRAbMchpxmd7N5Y+BKpfPTos00j6Xc+85Id1kaBcDyWcpDME8zC10UAgsdD8EYOhkFy3HUpnvP&#10;pZUFToYhndWt6joeB2eku47InkU1tVyX8VDMM7MnxJHQ0WU8EGPoZCQs12U8EvPM6g1ZFIiq0jyX&#10;8ThUsDEcF8fB6KcZD8Q8s3oEaQUWB3quNoTwKNjYchkFy200vvYtLre6A2XLDFpW5io0HgOy0d2W&#10;yxiY7S3nUZjnVm/IZRQsbDwGNjbKgtmLWm4reBDmhdUVChmEy7RUO2rBg+CMdMcVMgqm4woeh3lh&#10;9YVCxsFEx8Mwhk7GoWrrXCOtggdiXlidAaTOA5GlbaM1uZIHwhnpritlJCxwJY/EvLS6QykDAfU+&#10;U8HxODgjA5wMBPLgUvNcyQMxL63+UMo4mJ7jcRjxXCUDYYGreCDmldUjKhkHy3MVj8OI5yoZiHaW&#10;15rnUBRio1xldQjUMg5pcxWPw5jnZCBMcDwQ88rqEFTqYiOT5bmax2HEc7UMRIrCZKu5ruaRmNdW&#10;j6hlIKxGV/NAjLiulpGw0fFQzGurS9QyEqbveCQi30F67gTE4sZXe1DJ+23ViQr8hGIIypwzp5Ef&#10;1lsq8M0RDciXudMUuAWsSIEYxnAOGYda37gxsJIx8mMokb23prTXmTtJst8cfnXm7UF3p8yQzJHT&#10;HQKGcjVnftibUvpE5vlhr9pJxrlXX3tflbIMd/fDXpWYn8zB2Ye8KlGxMz/sVYkcyRy0dsjdia6c&#10;+WFRJQJx5oe9Kg3pZI7B+BAwNMg688NetepeFQPWIXencYjujhHkIPPuVWvxqr4xdD2WirfxHMvm&#10;IsEcy3t6BKphi0fq6OFHqoH5ssPNmwun2uk39+tfl/O1s3mkHl/WM++2tMKI7aH2NncrbtsWjXcC&#10;sw0W/TUP0X0zhPHQ+/a2e+/bILs88La96d67FrtO279QuMi/2M4JvWkw6C+JfRDq8r1FuCa6KaZQ&#10;/EuF3/dXRPfEeH+wA5itdd8qJSmBFpu2u/7TPztc5THsbC8rDI3jeOuUmPuw++5sD7hvk81A4Yfd&#10;d2d7wH3bjOTeYffd2Q7ui45LvdER3a5bUm9mlb7djEgoWOczMAf1TFGJFgXrd+5/ncuFmVmwxgRn&#10;V5eeatR7p4PNGjXamp+3FTVqN1hPNWo02b5kLNN+qyABzunLOJb4kil/lqapplp5wu9sdNEqE36z&#10;FoGkoAdmCq9g5GrUFjBQ+u5WI8Bkrm85DMS7u9nBNepKL0LIGjUZ6S47cY3aQsdDkI6gk5rLctyR&#10;NeqsUSdEUh6HlIx01524Rm2gkzXqEXSyM1iuO65G3aCOptSBRY2abAzHye5g9tPjatQGNiR9fe+y&#10;sZ20Rl2gBqW4Daqwh0Y2uttOW6O2sPHOYGM7aY26qDWviQo1THSnnbY+bSDjrGAjk73A6qDH1aYv&#10;c32mRtSmnZHutqg2bXbRY4vTBjreEcbQSVqooVm1OuE3UZy2wH0TxemmzFLNc99EcdoEx4ekr1Wc&#10;bkvMJSoLM76J2rQJjg9MU2kamsaoek+lacszU2na8sxUmn5WabrB/NqBtd60tw1Fy76MGZVQ02Jv&#10;qXNX7WW2++872y3x658drooLvr1tsOivifBWWDpyoBt60713zXY13P7B4aIIbG8aDPpLIqyX6W4x&#10;em8Tropuy2yDRX9NfN8K8xUHOuGyt7XuW1XlweXene2g3DucVqkrWpV/WBl5Z3vAfRu31P2w++5s&#10;B/c9qjx9wHrqqTyNjxi+xucC0EbD8rSfz5vK0y9TnrZKS6x8Y1eWZD3OVtTsZgcuoDZg8WTfhiWr&#10;EJbmEpLLWg4ULZ+2FtyI0vTIgpuoNG1BO271tLXeBt+T9LW4P8J6m5dcf9BnLD33B9aO8oXeNBj0&#10;l3jTHaUeMJu9s/0yNJnm9BHl+DTuEd8dTdO4T/iq15zGRa7nefLdZrmkT57xpZFf0HN+NDnz6yq8&#10;hFm8Dl8apbS+3H3Cizkonyg/8zujJq+pEIjn4XZ8qpfPmrgPjejZkY2cw8VSViyBjUz4BC4MbpLU&#10;I+ePkgRJYFREfIB2BKkgkvXhtMkVSJweyULFFLEjvkhVMQ3oUcEUsaMOSnCjiSpmRjN43O3+wyIN&#10;mHS8Gj9BizyAoI/vbw3qszmRvJxgSR61cupPMXd1Cw1D5+1/HcjOU1y3WgsT0r6Th9+GP72VexjJ&#10;xT120UPDTa7u1tulv//e9UxiOZJYtdT+0DRZ5l520X88Xrb4Xwd++njcb8bxpE0mTJbD6KWoQTd8&#10;nxvN1XnXMtNZ2HEiEF1JKwo80blXQ8d8JtHhy9w6cU+MGGpAdPTsyEYSXZqldQLMbnkkJzI+6joj&#10;opYBs8pRty7yRsU1oDsFV0R3s1bHJRiPjFRckvLIVSquAeUpuGLKsxwmWY+sVGQR7dmh5AHwtKeB&#10;kwEwoymozw5nKoNQN22p+k1Zq6SBk1HAYwu1qUVrlWClei5aqlQ3WaWCUz6nVcChLXca2X+/jS6g&#10;gpNLlchKBycDUdel3kOVpUoaOBkH03NirZKz0sHJQJhhVdYqKeCiz2lNcGKxkgT3XSZc9kQsxiyk&#10;NvNdajP+AdLX+Ojn2ckitROfLPr8qc8Go/zOcwie11uEJM5bdjwaqDL8MvwpksrdzcJvw5/WQ8Pv&#10;+4d7y5K+XxfpZ28RrvGW2MTHWYa0N/w2/Omt8jCrsot5+H3403qu/z3884w8dvbfGH9+nPJYSiJf&#10;YgMvDK/Dao37uOvc0tgmxX421BGaaF8Yp8++bLUmo2+K6XlRgjpIYhW5L8m7wfYyo9UaGBAxuj7L&#10;k1xJ2gRGRTRIXxVEkrGzGRZWDSDx3JUsVEySq1FBqlRMg9RVwRSlrjookbeaqKK0tTGDN0xbNWCR&#10;47X4iZSVB/C7TB6eTcDk5alag+9Ep2rNibapxIgzZDk3xp0by9U0R+DSvcx/WX/KWYmaCtvuic/m&#10;ORRgoKDxn5gy+aDrjFRmkYMuQVJxPZ3taCpRxcUJzxmpuCTj1TQ/ofnrCMYzgQnSs5FFrGeHkgfg&#10;0DkKM5qC+WQ4J+7Tdg/443HfpPBI2L3YNrcNJrGG3Odq5ufGfW3R7YWS4/Mox0hhnsL1oi8q8doy&#10;bRL3wGdTX44vVfD/MeIjE5VfJO8RHhXU03mvwLZNCijOemSigpKk15ZNrYI6gvQMVILyTFgR49kR&#10;PIbxjCAKvhNRnOhuojva1R1jVV0MdnWfpN6JTiRoUIIb0t1ZHkjQ5I2Xemgsp6a7psDGlnjggKWe&#10;XtEE2mSHuN+zhA+6ZKIyi6Q7wqOCejrd1akKitMdmaigJN1hGTStQRt66gi6M1AJujNhRXRnR5B7&#10;/lCBZwRR0J2I4kR3p6c7PwkAT4eJuPCnn5BLu29Du8kC0+6k69DeZfls9m6av3uh+TtiiCHduYVT&#10;Z6fu0sZPZGMpx6nFXYadklt8xhprsqezXT5LsKgk0oh8xIWByiqS6giMiujpVIcjBxRInOnIQsUk&#10;mQ4Ht5QqpiOYTgcliM5EFRFdawaPu/1QolPjJ2iOB3BiudOz3J5lJ67UI5a7BBYMf3o2PCnLTaLu&#10;ZWuY6Nme5fjWkNjBG+PuudFck3ersCp8OCl4rqY1jFTEzHeJ3jMXWzcF1ny6B0YENeA5enZkI9ep&#10;1Dm+4UlHZ+/I5CbpwI8sVSmw+FUDNaA6BZRcqgJAGijOdWSigpJcR3hUUAOuU0BFa1UMVwmyM30V&#10;kZ0dwSHZachklmEh4563kUnft7NGD6OywFpDJv3f6s1LLK8mGzWU0erqdoYF7FoDU1ZXK8ii1dWN&#10;3sbE2mqy0ZFJ/zfY6kRHxiPgTyrSkEUR0H0mFlbbPov8b0VTWVetIIvWVRvRFKuqBbLvMq/6Qy+q&#10;pkZCa7qIDrQv8IZpnLVq2UjkZLb33C/1+of77NHBJyreZaO9hXxyRYfhwBLntBKDmlWXsgXpijuG&#10;+4Q/rSf73+PGz1hWPZVlXjZhxbivJKwuxzq3hLVq6GgrtNzLrFvvHGbdc9o4182695tAPTNjrbBt&#10;Q4InDr7pG2Ss9PDRjBVnR14OPyHkaRMsUAbpsNsJa9VmSDMVTIK0aR9zBZOkbADSQPGElUx0VJKx&#10;CZCKapCxKqiijFV3lUhYTV9FCasdQO55X53RgMmEyQDGHW8Dk66vU2xSq0VRyVc1YNL7aYndtZXm&#10;JRJWZ6THMkpZa9TsVXBKyqqAi1LWtCgLDZzIWZ2RAU4GoZ6VqQ6Ox8FnrRo4GQfLcyJtHfOcDIQZ&#10;ViVxVcBFiasFTmSuEbgpd6X8ztjI9Sw/CKR24r5HIGo4w+Q1p6NZQdigtpCTWtlr1p3QlRZYODGW&#10;vmKTp/ieIW8Nf/r8VXn4l0hgp1WjL5vAogcM5hWxlBRN5Nzy16aYIb9Cdyj8Zo2n/GCiKWqUnorZ&#10;F/gwEGiTHWJ9GQ2ZgMF9tdjOXwmPCkrQN+WvJMqjnFqSd4kcSgHF81cyUUFJ3oaoQPlQ8dQgfVVA&#10;RemrgUrkryasKH+1IzjMXzVkMnUygijmF0UUv8tkAi+F9OAZRyy6YtEfajunqV7zsnSHYW5Idy4j&#10;Oje6q1ucb+qyv8zv6H5SvpthQsM9MaKNQblGGSvlBGMKuOCygFlnPGeksoscdwmSiuvplJfmrY6L&#10;k54zUnFFrJdiakrz1xGsZwITvGcji4nPDOUxxGdGU1CfDOfEfadfXONzRXg6iLbwpxdvjmhJOe6x&#10;M+ZkvsxWhpPUe1nuw0A25D73gd25cV+DRfCO+5qmmxwIUxWuYX/RDwSbFpP+7oHPpr6GVlJg8Wt0&#10;Iz7ukonKL5L3CI8K6gjem83oVgNUgvbIRoUV0V5LH3JQcKJXPIb2DFyS9UxgMeuZUeTeP3QxqRFI&#10;wXkikhPlnZ7ydjP4gerCnxHl7bE7KeVNcu9lKQ/D05DyznLXs7amiTOXstXd6szTcR5UFb6boCdG&#10;4/hRco/2gwmYTbl30O5nBEnFdQTt5a2OS/AeGR3Ae21T4QsKxV/H8J4FTBKfiSwiPjuUxxAfBVKN&#10;pqA+Z7Vz28R9p+e+PTLum5B707cUL8t9GHuG3HeWe6E1NR1/De5r4k8pTiD3cLpC4h74bOoDWmyL&#10;OfjSno+7ZLIbKEdm9uAAFdTTeY+WYyugOOv5FdvKdGMk9qCMVVBHkJ6BSlCeCStiPDofQ8WlHGBG&#10;7SeOc6S09SAKvhNRnOhuojvaD2aSei9Kd622/ZmvDp5bdbPFxsWO7i5TDIBueDqh1MtxTgueOBwH&#10;w9kT//EqOexAMsCdJfSfeEjljOeMDqA8gqTiOoLyVFCC8XQSlnzX5jVEnuKpY/hOhSTpTscUkV1r&#10;ho87/dC6phlBQXcyhBPfnZ7v9pQsdxvC7LE7aWlzkncvy3coxQ3l3Znuf9ZipIW8K19i4WZF3wzj&#10;gXHa/2S6A9pkh1iva5LJAVxHeFRQT+e6qlVBcbIjExWUpLumzOm776GnjqA7A5XgOxNWxHhNYUXw&#10;GMYzgij4TkRxorvT0905VDOnczhflu60/c/8vl7nJu8wV4Rx3c3kxcdwnqCcWeObVvfEZ/NdmtHx&#10;g/hPTJ183HVGKrtEZTU4QcX1dMpLCyzQ0XBx0nNGKq6I9Wp8l6z56wjWM4EJ3rORxcRnhpIH4FCp&#10;Z0ZTUJ8M58R9p+e+PRJuN5O3x+6kUm8qbb4s96F/D6WeUzDnxn1tCcpz3DcLJwSdsLRZVXninvh8&#10;7pthi8wU/xnlPjJSOUZyH0FScR3BfWkB7lNwCe4jIxWX5L62zjMV1zHcZwGT3Gcii7ivNUN5FPdZ&#10;0ZTcJ8I5cd/EfdMxD6+IcF7yVCOiiyH3neX+SrTFo+O+ZhZtCHoC2VdWdF7pUKs9fQEn0CY7xHqZ&#10;k0xUfpG85/e4VEA9nfcwDaeB4qxHJiooSXpNRQtiFFBHkJ6BSlCeCStivMaM4DGMZwRR8J2I4kR3&#10;p6e7cyhzTlLvZekOQ+GA7rC0BQLm/KRegZGKypx51X1HcEqpl5J0wROfL/VynLAOzIMZQj7u0u91&#10;dpGUR5BUXE+nPOzcVKu4OOk5owNYr62aVMV1BOuZwATv2cgi4msrK5Q8AAeXOa1oCuqT4Zy47/Tc&#10;t6d8+U2UOacVLS/LfdreLNhM+Qy5r6EV9o77yvDh2+m4r2ncR9fDMxuervWw4yXKiTvMutpzRirH&#10;SO6DE+jD+SGuI7ivoo/1FFyC+8hIxRUpvpaOQFRwHcN9FjDJfSayiPvsUB7FfVY0JfeR1c5tE/ed&#10;nvsm3bd9/X59/fvPm2SzfnxzgZX7vy43+OFmvfn3RfJ5s3h4c7H916fFZnmR3P19hRNksXtDAbNH&#10;95eirOHCZMN/857/ZrG6wq3eXDxeJP7Ht4/4Gy759LC5/XiDJ/ntXldrOmbow+0jKMZVNj2q7i8v&#10;WubEQDbUfWe5N0ubYcT3y1uwQZmTY6fjvjZrMJWWYUB7vu7LmhmWkfi9T/mneHzopd/3gyW3ktxH&#10;kFRcR3BfjkN0NVyC+8hoN4hzXJL7Wjq6XPPXMdxnAZPcZyKLuM8OJQ/AwbrPiqbkPhHOiftOz32T&#10;7pu4D1OIV//zK9j/9hrH6WS0+H/IfWe5SUuD3Ycd97U4qeHE1IdFim3SlL44zEf8p8s+mpPC/2MO&#10;5eOuOW0leY/wqKCO4L1ZgZLuEJWgPbI5gPaaOsMHFoqvjqE9A5dkPRNYxHp2FLn3D2U9I5CC80Qk&#10;J8qbKG/6WP3lV7Vg3PGUx8+59V8DnNs8XwNt4vVeOA0hyL0MyZ47NqxsHRtisHnmqWFNVuGbNHrg&#10;PrlHz45s5DbUGRghnQ2M+KhLJjdJB54zbMR5aYtPChVQA85TQMljFwBIAyUpj4SeAkoKPcKjghow&#10;ngIqOnbBcJUgPNNXMd+ZEeSe93ynIZOut5Bxz9vIpO+bvNDDqJwbpiGT/q9nqRZJ6hEf7u8Wby6w&#10;qwLZqKGk6pa3+s/LBPlUVuuxVA4NU5BFh4aVmPlVGr44M4xsdGTS/02GBqs1fSyU7t/TnximIZMR&#10;MHwmDgyzfSb9b0ZTOS5MQRYdF2YgE6eFCWTfZV5lHv5FPQQLPeY7cY9TQL63s8KokdBZYTTynuFR&#10;YQ4+fWK/o2LrpLC0xOgDy6IOpB320Q1/+v10cY4YmfU3DL8Of3qz4YP979FDnnHM7fT17UtOzec4&#10;Xk4p0bii+9mlqyVOHqGG2+ATuZOXaOjsq7L+AtvoAi0+Sx1NV8lErYVEnA08KihB2QedEtbiCDAF&#10;FE9XyUQFFdF1jfkSzVM8X5o3+tFlUbpqoBLpqgkrTlcrK4LDdJXWLEWSg2bCeCKnB1GUZ0QUv8s0&#10;Ai/1LZ0ShmQbUQOowFvhz2jb+D120we3bJ7+vGfjc5wGq5VnznJzpbpNMdSC77KmG55CeSanEZGO&#10;SilbxyvoAs8tz8zKCqde4YHxOBiGwbCXID07spHlGTo9Y4dYX4fmD9jowNvlmbrFumkN1IDvFFCR&#10;QMXOQwooznc1TEg5D5ha8h3hUUEN+E4BFfGd4SrBd6avYr4zIzjkOw1ZxHd6ECXfuQNvFIel0vfY&#10;1Ff3mFKe0ZBJ/+OoWC2SojxDNmoo4/IMjl9WY6mUZxRkUXkG7UtDJsozZKMji/w/ww7NWtNXyjMa&#10;MhkBw2eiPGP7TPrfjKZSnlGQReUZA5kozwhk32Ve9Ycuz1Aj8eWZdrQ8U/r97NAArPpHl8gVfvGa&#10;mRf6Ikl/u5A1hj9l9ji06x/vLXMa1UHG6a6I1lvIe2YFqBKWe/LWGiO2uF+4S/jTeq7/PV58qs+c&#10;yfLRfKbtjta6ssO51WfqlopN1HCb0y8fxQmtRN14YpSMYjDZTdMctvk1wU16zHrK6ozUcogkboKk&#10;4hrkrErRQbJ22tLy0Z0ve1w8a3VGKq6ItmfYlFvz1yBtVXBFaasJTCSuNrIoc7VDOcxcNXAyAGY0&#10;Re4qw/ldJhV4qdMWa7DlLyczi/S6MWFPEYYC68aOPXbRQwMjTsfadoR3Rp9O5NhMRZmbcCWIc+O+&#10;pqaXAfdhnYtnpFCrcQ37yx5rW9d0Sk7YiqbnhadTH9Yn0BqFmEP5uEsmKr/IYZfwqKCeznstFe6H&#10;oDjrkYkKKiK9pqBzjoaeOoL0DFSC8kxYEeM1ZgS55w9dOmoEUfCdiOJEd9PS0Wnp6EsvHc1nGDH9&#10;0tGfblfLBJ9PuFJzR3VvVz9vupU3vzz8tL765zZZrd/eLFYflz9sH5ZX7tNH/NOP17ePP69vV4/4&#10;thID/s5ms1l/vlkuruU//3KzeFjOf39YkjFNlomn0V+2D/ic4/3nf6yvYbPAR5WuCBOmE9YfPiS/&#10;gdXKCuM46K3CSzjBFegN2R2RW+Hv3s9DPGy2j39bru8T+uHNxR3e2N148etPW/fRJooUnQm99Wr9&#10;7vbuzt35bpV8xsxG7cy367vba/oVGW03H9+/vdskv1Lj7daR0DvhN9yM7vvXxfbG27lfecyb9afV&#10;tXsGOerH7ufHxe2d/xk3usPqJ+cjcovfucd/WUrPIXe94Kel+Qw+H6w1phUdANPF8RcHEw44UZNB&#10;+5oj1NToohbkn3xwC0JRDuqWigN5XBzIctAxNaLapX6IQmh9V598I6Lgh4ZD00VoQvRPfeaDVsgn&#10;6/M6TdwDXbB7s0GCRI+ObORkVopNgJDBDaoMnKfJ5ibx4DmoKEEqsMWsBmqQICmgosJAhXWgCiie&#10;IaWw0UBFCZIFapAgKaDiqoCBSmRIFqw4QbJwKQdBasik6+mhmr9EhmQik75vTGTc+/O0woIXDZn0&#10;v4mM+99CFk9mWa1emcxSkEWTWVbDF7NZVsvHBtGyP6a12vSVySwNmYxAmlVqNMVsFhlpzZ8+eBAj&#10;hYWMB2CO+Us1mtFkloVMzGZZyHI58DS5gSznQ88c2z7ryGQETGR88DGRSf/byEQPwBFEOjIZARMZ&#10;DwBH9l2Kl3OeADSxU0sFq89zt9oUcRtfW96dnDn3lBzM/Z8d4W+QBifI/UD3SEfwX+wNsrlI3r+5&#10;eO9pnOa9Olv6kRJJGlBoehH8TDlDX6XsJtHK2me2lymd3UlpHjcK9cXOuKJJbrwTjHeTfcFkcGfN&#10;uDcKlx1z5ydhLmn895hLl7zjBcPDezjBG4pxbxQuGzH2JnjE3inIQcpPO8V8W0n/tMmN/9A/n4EC&#10;uHSldXa9CPmmpWvd0NIgtP80LaNldAV2CnXCI8zHB90RlOmx4hUaDTrZSVYuTIV+nf13XZc/dgPO&#10;d6pfkRD4VvNus1x+WG/ukRJjwrtvOWcjX1E/Da3IlzoWr0MFBHkbidfwyU1oQyPa1SnOBRGV+6mf&#10;pcNPmMb5SNRGjedhvaXiC3gO9w9tdJREn2f6LK7VyFXCsXhEWp2WQF64100EEggEI60kEL5LzLdN&#10;IHkF9nME4rc07bv+yQgEpeFiXwH0hZsyhqqXL4BizFUKoC6LPbcCaFZhVRc1o7wouj3vdgwCheQ4&#10;pMROieTnZ1dA67zOE/dExzCjFdAOTG8jCxFphsXUwNxNa/dmvA7hjLCu2eO3i6AmLl6HmNMXbJlX&#10;jfxWsgxh4uJVCBuXrEKYuNAA+9Vkvgo08FdcB7UcJguhZKV6LCqF1gUWbqmh5AHotl0YOi36ji1N&#10;8QmhFk1ZCyUrHZwMQk3HX6vgeBRCNXToORkFHFnZ6OB4GJyVCi5DJsGKeyY4tSA6ABcXRC1wsiJK&#10;Vjo4WZGzwYmukBl9AatM+KuanouKoiY4GQgbHA9EKIsOPDcoixphjeqiFrioMmp2CLUyOgQn42B2&#10;CBqTd13fWalhzWUg6gIbfmgdgqpbu9vNu+LoEJyMQzrDUbtab6Wa1u5uzkoFRxvv8g5hgYOk6W83&#10;L2b6+EuL19ndTHB0eMgh4GQgTM+BLfvbzXEeokoO4KfDwPE4jHhOBsIGxwMxLwyGoH0ZDvFcyeMg&#10;wSEn2M17Hi4d5770N3fJtpd3pNN0nTmHo5GfzEMVdFRpzvHiZAxS8xnLuHW3qf4cNHOQOaLk7h4+&#10;bxy/e1e0nGMoPuTuNO1Ed/drzPa6pav5zjFcHXL3L1L2NmNEXZWw+/Ny9mKnzuPMDwtq0UUVDZG9&#10;qn/Ks2rwgEE7sGBA0uoERdXt7HCZdfN/eKRVLlCNQ2W6v8jXqIu6cxju7PdgGLszNgJy7rrERthh&#10;LYJ9Z8W4f3y4LMBQjINJf1EwfhLmbjeXS3guRM2+s2LcPz5cFmAoxt4EPjxJef+FJe1UnemqM6Rg&#10;FJ3txupz09k4YgBvgzEP2+i5mmxfrqEVSFSqzavAEwcUa2m86kWvJPIGU4aJeyBGS27Gedx9hIRH&#10;RyZRMoVDPwHY4eI3EqkUbG6SDjw3kolUk2F3YQ0UxuBdWuY09hCUTKKaTMXEMyiYqJBk+mRCEtkT&#10;JU9DSJG6NjAJbW2BipS1iUpZZKTgir2u+krIahNX7HYjgMr38gqu2PU6Lu55C1ekp83WrujpIa5Y&#10;ThsNXqppq8XHC4wyrLfSmryywEhBJt2fFTgvXumKQkqTkdrw4wVGJjIeAK+kh8giIW0hEzraRBbJ&#10;6MZCpshoBZls/SYyPubYyGQAbGR85PEaWkEm27+JjPtfIENyMyktSyJ+f0oL4Ya4fIa4QRMkbUO8&#10;rGkbzB55MXuZ7t8gAEdeol0iRcECI7/EAvBCWt4n6j5BV417o3DZiHEw6S8Kxk/CTLUXhxnfGHe6&#10;0b6zYtw/PlwWYCjG3uRUCuSFvyqYFEhQIMiYFQVylvt2ZdiwxnUIdP1IgdA5iE6CVLtixDMlCGau&#10;0sQ9MdIXAwminMEYaRB8kAt54cUR1xdChJDRTdLh51YyI6ix14mKi2cEToUouGQ+kBZloeLi6YAz&#10;UnHJfMDExfMBt12lgivSIiYwoUZsZJEeMaEpekQDJwNgg+MRGAEng2CD41HwM30aOBkFGxwPgw0u&#10;UiZmJ1CUiQIuliZWP5DaxOwIkTipS+wIovVQRZxo4GQcsIpR76RCnjgrtTdE+sQGxwPh9YkCLhIo&#10;JjihUGxwkUQxwSkSRQMXdQjLc9FMH/yrei6e6bPCqsz0aeCiDmGC43GQnpuECuXbSN6VNZPzSagM&#10;voSgVkhKhbhbUypFW8GAEvksr8JCJCs3LxrqNs4YJ0nsyfpV4y9z56dgLmctUhmHuQSV+xmuIDl6&#10;OF58qMa9UbhsxPi0SmWaK8EpxF9hTSIlbYpScfOr5zZXUufdMJnidFk/QbFbk4g9h/269vILTZa0&#10;JW2cS0/cp1SUjXqlUinw2WMPuZ+d4UKFbG6SzKO3dUpL4kJDxbNkvyIx7MLcP0+mZgU2zNdQ8QSZ&#10;bFRUMh0wUfFswKkUxVeRSrFgCZFi4oo0iglM0SgaNJmSmdC4821o0v02NB6Abi3iMJa01zZbo2NC&#10;4xEwoUX6xGz6ij5RvBbpE6v1C3liNv9InbRlk6vtX1EnGjQZg7zGt9m7saTvKEKckJHaByJtYkPj&#10;MehWIQ4DGmkTC5qQJia0SJmY0BRlongtl93AhMa7gQ1NhsCGJrqBX4GoeE12AxMaD4GANqmSSZVg&#10;lcTh32ejDZIqIabWVAk+tEbDddMLpd/IDS3MysOztFt9d4lviV3xGMYhVe8v8km7atwbhctGjINJ&#10;f1EwfgrmDFXi7gXLfUoKq9iGxv3jA6AOhmbsTeCWk6zgysusLn7opNXpv2qd5k/C/AlSX0WVuOm4&#10;c1MlBTEmdYisRLLixEJQJdgKB82f1nClWOXlBfwzJ1CaoswSPHKwEdRgAsU9PNIuUpdU2EgaoIfL&#10;+kNqiUNUyAZbV3r4ti5pZlAKGiyeEzhdosGSKUGFXTA1WDwhIBsVlswHTFg8H/CnfVGoIm9FysTC&#10;JZSJCSxSJiYyRZloLos+lDKxcf/b2GQAbGw8BF6aqNhkEExsPAgmtkibmO1f0SYatkicWF1AiBOz&#10;D0TipGnSQu0EijhRsckw1NhSSesHQp2QkdoRInViY+NR8OpEwxbJEwubkCcmtkiemNgUeaJik/rE&#10;xMb7go1NBsHGJvqC0ycqNtkXTGw8CgLbJFAmgfIUgeIaISkU4mxNoRQplkz4BL7ZiQ4rJ8e2jX55&#10;+mXaNHu3Y9KMv8idn4QZGRJ6upNgYLIu7QpSo4fjRYdq3BuFy0aMT6tQ3mELmtm77iUmheJ3ksWu&#10;tslv93cr7G/7gA2Ebx4fH16/erW9ulneL7Z/ur+92qy36w+Pf7pa37/ClsC3V8tXn9eb61dYpDhz&#10;Pz1s1lfL7fZ29dHtOIx+0qkObC58e027sFF+pSgUl3afm0Kpim7TuBqpgxAoDWWbTp9k4NovIlDa&#10;DEczuifG2TRTFe4jE3p4ZCP1STprkx3kvjrLp03IhHbW9+htfdLStgQaKp4TOH2ioJIZwWVaYWIo&#10;eLKHxfMBZ6PjkvmAiYvnA06gKLgifWIBE/pkBFmkUExoikLRwMmkzATHAzAGTgbBBsfD4CWKBk5G&#10;wQTHozACLtIoZhdQNIoCLpIoRi8QCsXuBpFEaWfYaUXrB4pE0aDJKOR04OmwJwiBQjZ6T4gUig2N&#10;R8ErFAVaJFAMaEKf2NAigWJCUwSKBk12BQsa7wkj0GQIbGiiIzh9okGTHcGCxiMgoU3yZJInT5En&#10;1AadOiHK1uRJhh0wffZe+eOd0cKsfDxrg5Rp2rBTQ8jY+2u62QXFtrcJV9m2waK/prN9Cl46ndMp&#10;k3y3dZZ5X8W2f3a4qsOg2HqLaeIEuy7//fs5MJ4+0PWyxB/KQoe5IofuFMk3vTFhO+t2tsXafKlC&#10;MH74OZIwBRrmSJ67sW2KdeyZG2WEchYb276wwCaNRdF6yYNZ6IBz32jYxrZQBX3DOZuNbdsZ5dCo&#10;7dTI95x4DHNt3UTbtK8tp0tPD76CFyYgLRKRVqeljxfudNO8e6hqQRRI+nD95UzoAzIKPb9pHE30&#10;+6Ts6CNsGjXRx5cthSJnHZZCffHu3EqhRdN9sZ7lkBmCQPD5XmhJMxwfR0T97I1tkfNgtUbTdlzV&#10;FwuHqzXo6Q5PbxRXQ1FYBezBMgVZD4URyi3dG4wURC1kvArhF2woyGQNAlv/6ch4CcIZ6chkDcL0&#10;GS9C+DUbCrKoJmpCE0XREWxRURTnaWHrFi2gPArdUagaPFkKqlrse6yEVOzDQ0a64yixY4vA8Y0T&#10;FuFo4HggunUbGjgZiCbFh6AaOB4IMtLBRUVRE5xSFHVdMe4MsjdY4ERZdAScjIMNTnSHjHbzVMFF&#10;gTA8JwqjI+CiOFhhpZ0e+y2y3KlfGrioMmp5TpRGbXBRadTsEEppVAUnA2F1CPHRq90hoo9emwJd&#10;R+sQykevKjgZiBLbTGsdQmxvS0Z6h4i2tzXB0XaKfVjd9rYauGh/Wwuc2N52BJyMgw1OdIjC6hC0&#10;EwobmUxwfGAaASfjYIMTHaKgHdo0z0X721rgxPa2EtxU9f5DVb3Nz7bPcntb1yVcDZ6yRK0GX6Q0&#10;B+lW0OTYut2nwlbdQDUO9en+Il+KyEsaot2dae+o8TvnBT799sZlHQo75p014/7x4bIOhmYcTPqL&#10;jsFc4asPj7nBgcj+Bc07a8b948NlHQzN2Jucqso/lWm+0kfbaPaK4j7Lg2RwjJ0fS1qkqy6nDxVb&#10;nMzqC//YxCksLQylm5HjyGjA6jUyJDvLM6o2w8a0+EbUP6k3EykVHRhAD3doehspMPCZxQ5xb8NV&#10;HixoT02PnWOSqRQO0qlVTDKT0jHJNCrF1qcKKJ5EkYmOSuZQJiqRQlEGpXgqFtk6LCmxTVyRwjaB&#10;acuOhkGMvoswPCb0te2ySF/b0HgEukVHCjQZAQsaD4ANLVLXZsNX1LUS0GjJkd72hbQ2G3+04Khq&#10;sOGb1iO1BUdDn0UHx1yiKykdQOhqstF7QLTgyIbGQ9AtOBpCi2S1AQ3X9WLOhhapahOaoqqVcEYf&#10;bFvQ+AA0Ak2OQTY00Qn8giPFa7ITWNB4BGxokaKusQup2tYURa14LRLU2OKq0BqbENTOSG9tOB1Y&#10;UlOLzQYUalIOjNHAySik2P1IBceD4IwMcDIMVWuB44HwB8Yo4CJBbYETgnoEXCmZ2ASHT7D7vjXH&#10;iKSSFU6R5nEwwfHeMAZOBsIGxyMxR4FcByfjYILjYRgBh32w+LuaHaLio9K8MhIi+nabJVdWh6A1&#10;WLt61UiHoO262O2wDAQ7lysdAqK0v98ce6qrnqNTLtnd0hI8o1AD7QzMwMFI7xB0tjK7nQ2OR2KO&#10;leAqODrTgd3NAlfzMDgjHRzEL7+dCa7mkZjXRoegfdUOAcfDMAZOBsIGxyMxx6YquudkHEzP8TBE&#10;4Kbi3FSc+43OnELvQqXpRc+eMiuFxFUEpgw1ofEjwkp0FmceamTj5jSek7nfDBkdYI85urYzDysm&#10;9pijs5E5hitfzxo3p1HImR/2qnX3qjixnN3dv8Mz9rmnNIWKnE6ga0VOpHfea5cNIPhHW7W3Mm8x&#10;aOKlLnG0XmcbqnP9Nb5Op9n2NuEq2zZY9NcE2yfgDXtSXKazWSjgmjfWjPunh8s6FJpxMOkv6oxL&#10;mmiD26pdKbQ3CRd1pgXpe5iWYGwfjGDQX2Ka9ibhItM0GPSXPB0rbZTuXguSYQ/WoWn/4AClAzA0&#10;9Qanqu5OW3J+neoulW6U6q4bLc9uPVVLFRp0W2x71RVdQ3m3oNMZaV03ymZdL3lmdbcpUNop6Ino&#10;dLzginF8l+O7T0vp2ZGNTKHLEpWCHWSjvgsbbK3t0fPHyfy5of3kNFQ8f3YrqRRUMnfOsVxBQ8Uz&#10;Z7JRUcnE2UTFE2e3ikpBFdV3LViiwGviiuq7JjClvqtBk843oXHn29Ck+21oPAC+vqtBkxEwofEI&#10;mNCi+q7Z9JX6rgItru8arV9WeK3mH1V4G1oaobV/pcKrQZMxqGe0JWcYS/qOKUq8ZKT2gajCa0Pj&#10;MfAVXgVaVOG1oIkSrwktqvCa0JQKrwZNdgMTGu8GNjQZAhua6AauwqtBk93AhMZDIKBN+v0Ppd+f&#10;rfSoDZLSI6bWhF5eUuEZiQh22cQI5xN2KwvPaV2sNy6b8MlMSNT7i3zKrhr3RuGyEeNg0l/UGT8J&#10;c7V7wWyveso14/7xAVAHQzP2JqdSJdOak6+kStBHFFXicu1zUyV5RaccoscjvYq+NUU9BNRJsiQv&#10;w95Qz5UlM6w0xSOdyuE6YSBL3MNHdUmaY6YIqJ0Y5PfilX1nhJkC/wLcSmYFDTa3VYHxrMB/40Fe&#10;iYDJpCDN6lIFxnMCZ6QCkzmBCYznBP4TDwVYpE5MZEKe2NBifWI5TdEnWjzjBSiW3+QSFLJSHRct&#10;QTE9pxy2rKKTgbB9xyNh+y5WKVZPUFSKhi6SKWZnEDrF7g2RUKmbLFO7gyJUVHRRjyiQAWtdVUiV&#10;lKzUyEZaxUbHQ9Ft0Kn0ikisuOdq6IRasdFFcsVEp8gVzXfRihQbHR+aRtDJUNjo+Ojkj2BW0UW9&#10;woqs+NBDoptEyyRaIBwOPkfANUM3PwUW11RLkYekPit3U2NWno7D5NHSSeJk1e4stJDK9xf5pF41&#10;7o3CZSPGwaS/qDN+EuaUxl2HuWjD3J95Z824f3y4rIOhGXuTU6mWaS7lK6kWlPUV1eJS8XNTLWVb&#10;dqpl5lV8v8VBTjTrRcuXmktpsVe5e2KU9g9ECz07spFzKW0FZbCD3JdsuWQhG8qCBhopUixN3qqo&#10;eFrgFIuCSuYETaOj4hkB2aioZD7QWKhEZkZLwRRUkVqxYAmxYuKKtYoFTNEqGrTY+brHhFKxocXu&#10;NyKpCBUNWhwBAxqPgAktVilW01dUigItEilW6xcaxWz+kURpWhyjofVKRaJo0GQM0hlWWGo9UyoU&#10;slJ7QaRQbHA8Cl6hKOBigWKBkwLFBBcJFBOcIlA0cLIrmJ4T36E7K9Vz8XfoVliV79A1cLIz2OB4&#10;HCS4SZ5M8uQp8oRaoVcn+pxKhnP7uuQ9xRZ7yA/Qwqx8HEvGcDeX6eODps44pOz9RT55V417o3DZ&#10;iHEw6S/qjJ+COZ+RBxzmGUZ8/4LWnVXj/vHhMg9DNfYmp1In05zKV1InaEKKOjnLY87qqpPrOGzd&#10;9YdenSCf8uokxaZSXVd55pxKW+ODJDxy/1IvevioPEF9mGZB/GGMfLIEwdmtGnNGtG2LfwFuFmcG&#10;s1mqIhtIFAVZlJ+VTaoi4xoFX8i4o84UZHFaYCHjaYGbVVGQRTLFPVVzmtApI9gipYJyl+E2Rapo&#10;8KIoWJ4TWmUMXhQJGx6PhV/6pcGLQmHC46EYgRcpFrM3KIpFQRcpFrNDCMky0iMi0dKWrd4jFNGi&#10;oYtCkWKHNa3lSdFCVnp/jVSLjY7HwqsWBV2sWix0UrXY6CLZYqJTZIuGLuoWJjo+OKUj6GQsbHSi&#10;V7iVYBq6qFeY6HgkInSTcJmEy1OECzVDEi6OybV5lYzORfOJfeZXiY8pl7w7Oeky268CMs3YUgGq&#10;cRAK/UWdcnkK5hTFpu4FsV5+j3JRjfvHB0Aehmp8WuUyHdD8lZQLepGiXNw03dnNq2ALEtch8hn2&#10;bnBaIXyjglND3LTK7mjDZ8qWhpaYlPS8SJIMZlX8eSVcZ8hJlQafefR49UkVsrlJPHZ+J5kU4NzG&#10;XMXEcwI3pzLEJNOBhpaT7XzYY+LJANlomGQqYGLimYCXKoOVcJFSsUAJoWKhilSKCUsTKUNgkd8N&#10;bwmJYgKLPG/FUJlNGUYR5+jwD/5Nj3HnW8AiZWI2eE2ZDDwWCROrzQtdYjX6SJQ0DfSm1hM1UTIE&#10;Jt3fYhdvreELSUJGWsuP9IgNjLu/0yMDYJEcsYAJNWIBi6SICUyTIkNgsvGbwPigYwKT3reB8YHH&#10;r+4aNv5cNn4TGPc+BzYJkEmAPEmAoIVDf4CVVfXR7lZ1pX7D/zH10dLGL37eBDuhjs9BZJqxlcmr&#10;xiHZ7y/azZv4/OkyOwQzDVEeM0ahfZgV4/7xAVCAoRifVn1M8yZfSX2gDw3VB1IPNKdzUx9VjfNq&#10;qEPUQRUE8VHQ2n5a1FXuJhifKT/afFYneOBgldVAftCzI4ki9cdlPktqv+kylxZ8zoRMbpIOPDeK&#10;UoEsxZGzCiieCvjv44egZCaAD/hw9PIQFc8DnI0KK0oELFg8EXASRPFVpEEsXEKD2MAiFdJayBQV&#10;omGT7jexcfePYJMRsLHxGMxT2t1LwyZjYGLjMbCxRVrEbP2KFlGwRWLE6ABCi5g9IBIjbTGbqV1A&#10;ESMaMhkDOnR52AeEFnFnLis9M9IiNi4eAK9FFFyRGNFxCSli4YqkiIlLkSIaLtkDDFy8/Zu4pOdt&#10;XKL1+y/jh4NZJEUMXNz1HNckRCYh8hQhQh2DlAgNA6oUKWn8pEy92b+CC8deedvWZ2FojCE77/P1&#10;Lk9XbHubcJVtGyz6azrbp+CtiCvp3arGlSrG8Cq2/bMDmg6DYust8ICHxeONWwdHP7id6/CPfCP7&#10;1frd7d2dS7vuVsnnNxeYrPIy0T6edpoA+UoSBO1dkSBO0Z6bBCnDoblZ4Y9U75duQdF7DZJh02Uv&#10;1p+pQZqiqhP3xEhfDDQIPTuykRqkwg5EPeR+voGLELK5STr0tghpyrRUUfEswIkQBZVMAmivGg0V&#10;TwH8fjYKKpn/mqh4DuA0iIIq0iAWLKFBTFyRBDGBKRJEgyYTMBMad74NTbrfhsYDMHcKRIMmI2BC&#10;4xEwoUUCxGz6igBRoEUCxGr9QoGYzT9SIE2R4sMSGgfiHsdjMM9os20NmoxBiYlHrQsIDUJGas+M&#10;RIgNjcfAixAFWiRCLGhChpjQIh1iQlN0iAZNdgMTGg+BDU2GwIYmuoGTIho02Q1MaDwEAhpSm4/X&#10;3fa8C8p2XLvCxsDdv+GnZLH6+OZi5pLPh/U2+Q1bCPtC8jzswjS+kTD8ghRuHtawjBsDKRljuAMS&#10;Srx+W43ohS49nHsK2m8Op7q7hyr8+N2pv5M5uuohYLqF1XN0n4PMu1fdldfHwVBbJTB+T5m9r9rt&#10;2DvHXgcMjL+si+1mefWY3FFoD//endogqRHiRE2N5AUdGQmcl2mNvfj9o600PC/CdswpjjjojEOm&#10;3l/kc3bVuDcKl40YB5P+omD8FMx5iz7nXrBBwP0LmnfWjPvHh8s6GJqxN0HYTqJK2h9o4r97CSFe&#10;Hjbbx78utjfJrwu0EPcrMlu83qw/ra7dTzfLxfWP3c+Pi9s7/zOg3qHHvqLkevvw88ZX+t+vr5H/&#10;J5u131jh1+UGP9ysN/++SD5vFg94wr8+LTbLi+Tu76utF1TUKt1fsM8BEfSG/+Y9/81idYVbvbl4&#10;vMBQRT++fcTfcMmnh83txxs8KXVtdbX+4dPj+sMtjXEOn0fV/eXz9sFjxQ/Jb/d3q+1rvANQPj4+&#10;vH716osexU4Eq6gSF4mzUyWuQIEOgTMhuwmLMDNCe4C7mZE0w5eUvqs8V5bgXIqkLLBexrXBXkwM&#10;ZEm3ATnXElKWpFjniU/ZA+j+VlyXOCMsUO9egN9NZgX4ahlLxhRgPCtwykQBJnOCtCqxaEwBxlMC&#10;Z6QDkzmBCYznBE6cKMAicWIiE+pkBFqsTyynKfpEQydDYKPjMRhDJ+Ngek5ZraWhk3Gw0fFAjKCj&#10;QZCd99JYPUFRKQq6SKWYnUHIlJHeEAuVskX5QOkOylSJhk5GIp3hblqPEErFWeldItYqJjoeC69V&#10;FHSRVjHRCbEygi6WKxY6Ra5o6KJeYfku+gYeHtZ9F38Eb6Ljw5NfxqWhi3qFiY5HIvIdcoxJtJAy&#10;0qTZJFq6qr3Pmak+T83QfUxCLK6qFiy48El9luJMEJ+pmHk6tvQKCmC34Dyk8v1FQVsoxr1RuGzE&#10;OJj0FwW58BTMKTZBdqolK3Daon9B886acf/4cFkHQzP2JqdSLdNyrq80l4Kh26uWn25XyyTLfV2k&#10;EyxvVyT2XMHml4ef1lf/3Car9dsbFI+WP2wfUGogGYZ/+vH69vHn9e3qEdrK/UNns9msP5OklP/8&#10;y83iYTn//WFJxtRsxdPoLyQyk/ef/7G+hs0CAs/18CAz1h8+UMEK31L5skSK/VS8dAgihciXVm+F&#10;XhGuJAX8t+X6PqEf3lzc4ZXdnRe/+ioZte7OhF57OCnYYP0W/Ubo6u3m4/u3dxsvq194UjC470WV&#10;Lmjct5l3m+Xyw3pzT+3GheDchG5bNb4eiDYUfX/UNaHAHKEJ8Unj0Gy61AWxWLw+vODqB+/QREcL&#10;hc8zRavG3Y8sENI79Tzh+UHC6X8rWURanZY+XrjXTUWv5PYaBeOcVJOkD1c+FQP6N0sftOYLJIGu&#10;3012n54+4K8/PH2Qgh7Sx1keZtBWdJK42oYm+uimNyb6mOZMXMaPka/jBST3HX2gl/ihgGZxnBWl&#10;km4i4NxSyTKngvn/Z+/rluNGkqtfpUOXdmjVQON3I3Qx33jX4Yi1YyO2X4CSOEOGJZImOTNrP/13&#10;sgqFqkycRLOXQ9Ocwc20NEoUDjIrgTxZWVl4F2ADl1kzmZdM0N4i0vQnRJPyncjrF/jOlnniFkev&#10;44YhOC3FgGDumxVOW0zdivNIUHk50oBykRlwlirXS9AiUNKIEXx5N52UxNlkqGMhoMpMfVgtWYLS&#10;qWHsZKCgymSkyFBQOhfpgipTkWGlZAnKLJR4qNQ6iQvLrpJ4yiKrJASZ1ryLrNS8j0wr39UYWSEh&#10;yLT6XWSl+l1kdnXEm/WSHs3Tvt6jUGqJzCyOyKRmE1+tjbgzf7Ey0vCpT1ZGCDJjAPT8pcjK6T+E&#10;xsDEJxerIh6y0gJxVWSJzCyKyE0ZMrUm4iJbrIg4yMiKCEGmPcBFVnqAj8wYoPWQlRaIqyEEmfYA&#10;F1mpf4VsWwmRT9+2EhLKXVD0cv9u9+nju08xwznvX0CmElsZZCUEUzAshOD7zJI1BynrissEe5Rm&#10;xfjDy9kc5JDCSRjZ1Sic0jr5ommZgAlnoXTZinASyRcl4bMwT3Vx2AOPd8wpzEQ43z4BSjCIcBTZ&#10;1kF+W9Vb8tEhTORttgNucZaHOPEB7VniayNltpCxiysjQzzGGdP4mVRk7NBbp2+X5x2qmExCMrk3&#10;nLMkEJqLYMfVsAPmRSF8SUaCEHr5LI+h1hEBDmzBLnmCq4wI4q6SJS4dD+DIIvQCJrjKcCAIUVw6&#10;HnBxlfFA3FeyxGUYiQtMURIfmeEkLjTCSYgxF6crOlqTauM5Wl8Bp43ggyutMO0tIZrTVvA1V5rB&#10;B2eYiesEhJkQzRlq4vqB4ia+IxhyMnY44Id5AiEnDJy2Q4WUJ3UGXbYlUtQbDD/xwZWGmHaYLM1q&#10;CIoLTjGUIEXBGYriggOQPIWPh5q/3ezBip7mdNGWqzlTs+WDUw4Rd5kQzRmHcMGVdtCa24jKRlSQ&#10;l0QhBf77BKIiLxdhKvLtZkyl3rf4hiNueV83ccJihnmxeb3Hzvgo3OEtsB71U+FfaeRzMFdzeRd6&#10;DJ/CzIRdzEz4ZZnKtuT+OhVb8lUhTOVttv8dp11aTYtjiAI5mJlKOrjkMNdjPpOpDJLNbeWOhoUs&#10;mcrJc0s6nFsCzIvjTcq4AGX/EgNN+Evao5kKuqaiHSrBVcbJkakscZngrG/2FFcZElQiRHHpkMDF&#10;VUYEkakscVmm4gHTTMVFZpiKC40xFQJOGyAohFlTMxUfnDaCD660QtoFv5hCpiOwD640g29Tw1Rc&#10;J2BMZak5y1Q8P9BMxXUEw1TgoOgEQTyBMRUCTtuhQok4dQbNVESKeoNhKj640hBpL/zCrJapeOA0&#10;U3HBGabigmNMZak5y1RccOUrKeiXas4wFR+ccohpP/xSc/q15JpVnwCvNLcxlY2pnMVU4CLCVOTb&#10;TZnKOC8MoLPhFMi7sfmIPleRqQwoFzvBVJjwrzTyOZiHAW81oWKHfdyXCxdKiyMZTlwmwbGQS+Es&#10;lC5bEX5ZprLtLXklpoJpv2Qq0V/eWnUXmvngYyVrKlPXutynS9IZ8aSS2PkTnvJMpjLWQ7PDHcPq&#10;U0kcFkyFLIOYNZVDO+LItthprxxKMRURkoToop5MB8rjHk0vGa4yLAhMheCywVmLjfoEVxkSVC2E&#10;KC4dEri4VGQmh8ATXJapyD0ZMM1UXGSGqbjQCFNh4LQBgkIouNICvtqk7WRR/OeDK60QmQoDp63g&#10;gyvN4IMzTMV1AsJUCDjLVDw/0EzFdQTDVMZmQNdg4qGEqTBw2g5V1aE5BHEGzVREinqDYSo+uNIQ&#10;kakQcJapeOA0U3HBGabigiNMhYEzDuGCUw7hg9OG8MEphwhMhYEzDuGCK+0QjD+bdWMqG1M5h6nI&#10;LIxrKrx3V933mOJhTQW1XaeYCoqSJ+FqpjUpfM8B/RTIM+EslC5bEU4i+aJJ+CzM+WyVfFaDOzIT&#10;zrdPl00wmHAUgZe+SO+ubU3llZgKfIQwlVCI9NaYStsMcWG07tP6RFpTqRp8xmRffLXHwScxEfFM&#10;qjJ0oA7hlqcWVeTmRsZQFazo7gB60XlYURURwr6P6QFKRqMjgwEH1FNgZWAQuAoBpqOCqm56CqwM&#10;CoIQB6ajAhdYGRSEZRUCzJIVD5kmKyLFoRm24mIjbIWh0yZw9abXVVbQaTv46EpDRLrC0Gk7+OhK&#10;Q6yY1fAV1xMIXyHoLF/xnEHzFd8bDGEZulFa2eHVYH1Q+UMtTYYZOm2Jvh2oQyi+IkJ81hm+4mMr&#10;LRH5CsFm+IqHTdEVH5uhKy42QlcYNu0RLrbSCCvYtBV8bMofAlth2LQ/uNhKI2hsG1nZyMo5ZEUm&#10;YdiqIl9vtq5yqLB1NrCVqo8FIZhiXnx+QAXsJNyilUMMZ1IIny+KwTwVzkLpshXhJJIvSsLnYK7l&#10;Cx7o2B4vyxOYmXC+fQI0wWDCUeSl2Mq2rvJKbAU+QthK+LS/NbbSHFIDpro1FWCoGpnYShvPhsc8&#10;fi5bAb3Y4ZaLKGixsCI3t5GSyp13XYUOwgkz3zgvMoiAJvgrXKWpWwqrDAsCVyGwdEzQgo4xWGVE&#10;IDIclo4IBg9WGREEpkJgGabi4VJExQdmeYqHjPAUhk1HZS62Uv0r2LQFXK2x/fPLWWbKv1xspQ18&#10;bJajePOfcBSiN8NRPBdQFMX3ActQKpRBMt8kSyoMm7ZCj7US5geaoYQFFeaflqG42EozRIZCsFmG&#10;4mDTDMXFZhmKh40wFIZN+4KnN7VHRYT4C8RWfrnYyvfRtJN+6QvmUEYXW2kEHxt6pJaLn0OF7shs&#10;vjXqY4BaWXSTWGJrTPJqGOh8w5cr7xSqIMT1JpFssTA7VGilQrGVr6RjI2ydYdO+0PFPggTj8z48&#10;yDjIzDfBRVYa4djIYjtBhnPVy+d0kMk57KeRyRbxp+gM3+g82hEd/TkybQEPWal/V2fSl/RJyEoL&#10;HFs5mJfpTFvAQ1bq30XWaf27PtCVFjhiJy1FhrbK5XPK9Gbv3K40gO8DnbbAgLbN1Ae60gZHNELi&#10;2LQNDnsHW2kCEeJegGNvyif1sZVWOHaOF6BTQzmahw2Hkk9i//Rh52ND1U45motNVgpnrzr2jh/0&#10;2gouttIIK9i0FXxspRmOveMJvbaCi600gsa2Zax+Vxkrt42MfOORhTnOxHK1/e6xwWwP4illc0Ic&#10;E1DE8R2LGZ51cflABfF09NQJcfhKEFengLmPKq9yEcdb+Clg5O0axJ/2qN30qHhXPWV0eQfJ6P3T&#10;HnXKrB1RllCMDieGhv7BfsahYw7CuZCHFGZO85DDiBcXgL5vx5ArwC29xFuzlxhPZLu5vU5KzeVr&#10;YpKOyWaZdJUvmyTyNVPy7wy8h76JNnvfjKl03R2XyOZ7p6smDEQ2SeRrEl5ZAhSdVXtMuGjbLJQu&#10;SwOPcca/r6p5L2ASyRetCGehdNmKcBLJF/0jmAfZUiMPOOLdEZ/PH3gpm2+erkoglrJRAjP0RUpS&#10;tuPkXinJi1iHJHnDS/ytJXnbZo+IF96A5qBTWjWVpITmZKEkZf6CPDfH2zVS+IE7wu3KnGsZTYfe&#10;qHJvI6ND6RF9ADNknuMVGXCGiL68nY6jh3aQOpklqjKODilegkoH0WOFbkSzIjOqMoQWGYpKR9Au&#10;qjKCjlt8l7oyGV4PlsrwurhsgtdTF0nwEoXJ9q2CgLvQSuX70LT6XZ2R/C6Dpi3gQist4EKz6V1v&#10;6pP0LoFm0rve7FfpXXf62+xuj7otNv9JdpdB0zYYkWlgLqCyuyJEfcAmd11opQ2mjb1LNzDJXQ+a&#10;Su660Gxu14NGcrtEa2ZbrwtNuYGnNZvadaGV76GY2mXQjBs4BlV7epXWNib/u2Lyz+Z8MgcD58OX&#10;mlK+Oh0YXVczO3XD8CrteK3Rc/RUfM+Ef52Rz8J8mBsmVfDlE5yECbuYmfDLspKt9OSVWAk+iYSV&#10;hKD+rbGSw4hXgbASNOqZegIlVtLLRz2wkgZBUXSVZ9KSfsTeWdxyQTkWtERuvkpLBpRzZ8yZAJT5&#10;fZFB8DPB93lJj24rFFYZEwReQmDpoGzYY8l9VmWGVcYDIsNh6XjAhaVCMlleIbAMMfFwKWLiAzPM&#10;xEVGmAnDppmJi61U/wo2bQEfW2mDWCDPsGkbuNhKG/jYDDdx5z/hJgSb4SaeCyhu4vuAJSf7GnyC&#10;+CYhJwybtsIw7qkfKHIiQtwRLDtxsZVmiOyEYDPsxMOm2ImPzdITDxuhJwyb8QVHb6r0ZAWbsYKL&#10;TflCKI5n2IwveNhKI/jYFqUnWFFn842UnhBspvQEG8fpfFOlJyLE55stPal79PclviBrYHn5OJSe&#10;MGzaCnXLfUHVnoiQg81YwcVWmiEWnxBspvjEw6aqT3xswieKHNPgYSPlJwyb9gUXW2mEFWzaCj42&#10;5QuhAIVh01ZwsZVG8LEtSlAcXyAlKASbKUHxfEGVoPi+YEtQ9jjwhvkCKUFh2LQVmqGlfionbsyO&#10;JULcF2wJioutNEMsQSHYTAmKh00i5CdgsyUoHjZSgsKwaV9wsZW+4OtN9r+XfupiK80QS1AYNu0L&#10;LrbSCBrblrj6XSWu3LqMrQTFO+Pp91CCIq+WkI4Uhs7ykc0+lUgM+1T94ibgRqnak2qDIW5IwTsm&#10;1Q3ka6YKAiKbZdJVvmySyNdE2XPwNnupkBW8fXcqE8lk870TmoThjHFRiBoxVOhfOOV43IHnDGfV&#10;7E8iZsK/zshnYd5PxVYom4mr0yuzomHCLmYmHC2BW2xVKP928/Dx3YjdqXDxT+EvTdtLOuTi5vPV&#10;LQ5KeEx//P4Rf8M//HR3f/3jFQ5SiGsTN7dyHO4P14+SeZS06qfbL6+T75VHiPnev1zfXMoRTqGa&#10;aUr1fn/z1/vpY/63u7/cfv7Ph93N7fdXFzc/Xn73cHf5OTwQ/tefvlw//vX2+uYRekFAOcvc39/+&#10;cnV58UX/73AM8PG/7y5FOGng83/8HO8mt364wwnCn37599svkLmAqsIbNCVob3/4Yff3j+/61EWo&#10;GmOJWe7YWO+BQtK7qf4tXXp3//D4r5e333byh4/vvuKZw9AXP6PaMKaBk4g8983tn6+/fg252q83&#10;UlhYdTUyKfJPD7dfr7/Iv4a/3P/46fuv97ufL77inv+v79s/TS8cJSZD/8vFw1WUC/8UE8H3tz/d&#10;fAm3EW39afrz48X11/jn4NjTVBHdxIOW46RJCvzl4S7+b/xh9/dvX28e/ghVfnx39fh498cPHx4+&#10;X11+u3j4w7frz/e3D7c/PP7h8+23D1Dl9efLD7/c3n/5AKXtw5/u7m8/Xz48XN/86B3rLKFNnDV/&#10;vr+8/OH2/pvMnPDenGbO3wJKqOmFpg3m2BHJfJl4ZhbFO58xi7APPSwSjOn847RIAP4vc+iM9YFg&#10;wourOJfKIlaUs+Ll8KNMSJkvd7cPMoPhe8UcXS0Kfp4o5s8/XlArgPOXIn6INZz8r/pzraVe9gPy&#10;v+x1u/tbTDw84M+X9/gD3vr/8273y/3F3cd3D//108X95bvd1/Iz8Vh+Ju7Lf3nrHxB4if6AhLry&#10;6TXwf/sDMkpyCR5YjTGq/t/5gCAY3T4geOcuPyBv8jDOAQ1vp1mUGqBtH5BH+QaGLx3OMN4+IFNI&#10;W4Zt2wdkd/0FwdVBlqfiq0A4UYg4JZh8m8ddtdNJEId93BqWvyiNrNaFipO5LVAiJZ9/iqRE/CQR&#10;ESnomFwoF1og3CgT3T22eOL826m0JYuVKf1QBy/3DqFpltFrW+MeNSIz5CxVFpyIDBYuInq/3mTo&#10;ehzCRVCVyfxQb0JQmUw+erkwVGUef4AMRaXT+C6qMo0f6uAJKltu4sDS5SYeLlNt4gIj1SYMml5J&#10;EW0wjal+jK7KTPN4H1ppgFhswqAZC3jQSgu40OonTn1Sa0KgmVoTb/arWhN3+ttSExyyQOc/KTVh&#10;0LQLjDgvixlUlZqIEPUBW2niQittECtNCDRTaeJBU5UmLjRbaOJBI4UmDJp2Axda+Q7yoWkTDC40&#10;5QahzoRB027gQitNoKCBu8+fgqenFo74CIDZHFPt8mpy4RgD2OPTdgQDqYyM152knkJmQb5cPMVx&#10;lPdYEE+7JNeRyB6bIJ6WRNbFxd9FHK76FDDig0H8aU9aT4+KKf2U0WWuyugxhXpSM9NpTccY6iTx&#10;+Dt9+u+RYt1JSvGMQ3hlDoaFJ7wjWOR9qBAxCM73dTVvXfUyOGiuEA0CYaw2RC2kJE++aFpNYsJZ&#10;KF22IpxE8kWT8FmY6/yA+KSdwMyE8+0ToAkGE44iMNuLrItsdfCvtC6CN8WSlWC1BNPpraW4m15K&#10;suDxlZAtPEBmJQcJWmMdfHrhPpeVhM59PYq7wo0yl1iwErm3kdGsBL1idxlyHqlkJSIj5VQB/Qor&#10;aRr0niOoyoggsBKCSscDlfSFnBWZUZXRgMhQVDoYiJ0ECaoyGAishKAyrATvcgpLsRIRorgsK2n2&#10;aE9GgBFWwqDpcMzTmGIlrsosK3HnV2mAyEoYNG0Bb4pVpQXcOWZZCbobU60RVkKgGVaCrR3UoIqV&#10;iBA1qGUlh8OBQ1MOUEuvLQbNuABOXmAuoFhJBSEOTZtgcLVW2iCyEgLNsJKqQj0y8U7FSkSIQrOs&#10;BGdjUq0RVsKgGTdwtKbK312t2d25ntYkqpwLOuPuXAZN28Cba2p3rppriHc2VuJxno2VqPy/FE7I&#10;HIzlcCNnJZ2UZgsrwXFpiZ25cXg3xIBGGgZZVmJC9mLcMYU4SST9TtF918ArIoQzRp3RptEy6mnc&#10;NhWtVTV26CLkgfNkoXRZEpZS6wCiRqfgKJxE0m8SzeOiEcC6qNT5nD3qjDbe+B/iOCjvO7XeuXUg&#10;eiWOg6864TghKn9rHKdGG+owww8NAuNAK+ZV2L0UggrJ6RDmRjd5LsmpcToobnl6r28tNw9wMlMw&#10;LKfCMToZdRZTNEeErnbTA6zwnHrsKDAV5kmUx4CZKE8++AxYGWFUMSogwHSEMXgaU0Ge7PdlwCzX&#10;kSiJIdNkJ8ZSBJplOzV6zFJrliY4VtJQlaIzcZ6nN813XMVZwuNpjrUjIrPN9JuvvOmmKY873wzn&#10;6Q9Y7mO6I5yH6c6SnrrGQbmzC2dn0KxHpKg3GNrTH9CUi6JT/lB7DoEDNcsVV3y/scWfoVMuIVIc&#10;nfYJX3fKKbB1mc+7BfUZ0TeMoDPcB1IUnSE//aHtqe4I+WGWNb2JXN0Z+uPpzvAfV3eE/1B02hSV&#10;N+80A3LnnYRXxdJ8fxhxfhr5PpD9vwyd2QCMJvvYskssK6n+mewFKWpZswO4bzAcRae8IuwApuis&#10;V+BhKTrtFZDi6LQpfN0prwgN6Bk6swkYmz/4V0ztAg5SFJ3ZBYw3Cs6wJJYlu4ApOvOtqB3dSU1Z&#10;tqxIcXTaFK7u2tIUsRE9RadN4c67tjSFP+/MTuC+QQ0A0x3ZCczQma3A1b7n7zu1FzhIUd2ZvcDo&#10;bsu9guwFpui0Kap9i6V74rNqN3CQ4ui0KXzdlaaIu4EZOrMduNof0PmSoFP7gYMURWf2A/dNx72C&#10;7Aem6IxXeLpD367CK0SKo9OmcHUn3adnJ4s7gik6bQp33snZ2vNwet5t6bKVEoHfXrrMrYbY9gR7&#10;OdPfw57g8HKRLKhwUlab0XbC1iRPV08tNVdShW2XWoXXNXpHrOX/ynEXHdZ1VrHt5i6C54wa26YC&#10;bRotJzhjtrLphZyHR6tQUxLRZqF0WRKWpaSoh/16grcYtwaFXdNC0434fpw7akabMGbUCa2QkzDu&#10;HscKnHo0iSijHuZ0VBo5/S7GRXy6/mhh++m5o2a06caLRxskGxHGnUqyVyZkMwiFjMKIX1dNUYy7&#10;2LucwExaGKbe4u/rwxmjzlVVcTTAPr8+5wm5623b2SvlrvF+ILnrkJB9a7nrpp1e5HIWvbhNrs+R&#10;tbCQum7mFZ5np65xOCjuGPyzTCQv6nOmdbhSRmeuQUoz4pyqK3MSgbdO2MuBdLyP9lU4HpVgKsP9&#10;UJ1DMOlYH+ycYSoDfYhc4dyxqRIq49ZR/lA7eiqD/FCbQzCZfHWHconZtPmGKlsNGYpqkatGUp6p&#10;ilTmMGBW8RxYqXdPXYs0taMvkqZmwLT2namlctTe3DIZ6ngkGZlcJENNgJkEdR1OBU5umm2p8tMi&#10;RI1p0tNDfeDGJHsFGDQ99WupACPTTFXliBCHpg3ga03N/5CbJtBMarqu5YTKpdZUZlqEKDSTmB7q&#10;/Z66AElMM2jaBTytqbS0qzWTlXa1RrLSDJq2gTfXVE5azTVEOVtVjscwf3tpBpgb2yOesVdA5qDw&#10;UfkaMj566OWNJRE91nkTucocQQfqOHcsFZmgS/Rq+F+Oi+Ph15jCod8DY4Rwxqgz2oQxo460Aj0i&#10;Jz46xh2UK8Tm0M0HlO1NTUwmvHbYan+qfqebch44I+3Jo2awL8trtpqcV+I1+AQQXhNyIG+N19QH&#10;WU2A6x46LKQrXtNJs2EpyZF3RnT/Z/IavKmwBCF3DDfKkdmC18i9jYzmNVXTo3tzh7jJiJXMJghd&#10;7Sb8Prfpa1TuMFxljB24DcGlAzxU72MZmOAq2U0Qorh0cOHqS8V34Xzjpb4Mv6lwkjkFphhOkKLI&#10;DMfpkc+kKiMchyjNnA3mak2X44huOThtBFdvhOcwcNoK7lRTTMefa4br9C1CYzbZCNch4AzXQSUu&#10;FgnJfFNkJ0hRzRm207c475uCU65Qh/O+l3PO1uJULSqFGDjlDSLFwWlD+JpT/hD4DtGc4TtVdUCh&#10;EAGnCE+QouAM4+mbAUvT5N1GGA8DpxkPKsC45hTlCVIcnHEIb84RzsPAaTu4c06RHj3nNtbzu1pc&#10;fTbrkVkorEe+3Yz1NMMUt2DTMwpnYniS+UNiFGl5YmWHtBXN4+J4sThuEkm/adSpqRTbd21F86gz&#10;2iSSUcdx22ra0/4eKY20pJSF0mVJWBQl1Aupm/UNBuW4i0On7ahTS4DzRp3RxtEwCbb1nN9SG0F8&#10;ZgnvCbPurfGevp66QOFcwODmeT3nIJVzwnsOCI7iC+CZvAfHjzc73PF0Fyi5tyE0mve0eySQZ8iZ&#10;QZW0R2SudhN6n/WMQqEYKhXqhd2mS1Q6vmhQws1QlWGeyFBUOrhwdaViPOE8RFeG8zSoe2ewFOUR&#10;IYrLMJ5RCBRTF2E8DJoO8DyNKcLjqsys67g6I3yHQdMW8KaYojvuHDNsZ2yHA9UaYTsEmmE7hxFL&#10;h2T2K7IjQtSghuuM7ThyaMoBascDDNc59FhAZNBKHxAhDk2bwNea8oLAdIjWDNM54HAfBk0RHRGi&#10;0AzPGduup1ojPIdB027gaU3RHFdrZmXH1RphOQyatoE31xTJUXNt4zgbx8HqSuw5jTMF7nHywMd3&#10;n+IHXSLhot9q2G8tgQY4jnypGcepKzluSmL76jCmUMQjAtiJnJaBppJxTMcU1affyBmKcZuY9F0R&#10;TZVw1RmjZrTpxhn1BKGeV2tarB2t0ze080d4E/TQ4k2/xsmwPo33bRQ11WVZGwlCWlyqzhl1Rvuy&#10;HOfQ4ii776ZnffkDCrZOt1OnW9mZRDhOWI14axwHXXii39RN2uCc9lvjzYJ/EpKDJZlplj2T5Ax7&#10;BPjhlobALBZ3ws2NkGY5nWxrRPQryEoCU7IckbmC1GJ/t44wBmzfobBUkCcxHoOlaU6HBlUMVhni&#10;iQyFpaMLV1sqwBOaw2AZntPVLcWleI4IUWCG5ww4WIgqjPAcik3r39OZIjqu0gzRcbVGiA7Fpo3g&#10;TTPFdNx5ZpjOMGDHJpv/hOkwbIbq9GgGxeaaojoiRG1qqM4wHFCOJa8D41C0iC02Vin9znCdHj20&#10;KLbSEUSIY9NG8PWmXGGqYltiM2SnRzsohk2RHRGi2AzZGXBgNtUbITvMplIzHHeb/fP7HZItjt4U&#10;23H1ZtiOqzfCdig2bQZvvim6o+bbRnc2unMO3QmTUPiOfLMZ3zkMaY8OOkalqCQzh8QlYvh+GGZm&#10;MqAnFN5rLokpx8WG4nVReasH/nDOqDPahDGjjmgb7O6axu3RESpCyELpsiQsm14DCBwfsIq3HDfG&#10;eK4WkIOeVorQK/Hpo85oX5bvbD10X6eWTTosEL4Tpuhb4ztdIx8r+E03ThVmie4MstgjbKc67NML&#10;4Jl0JywHhDuakGpBd+TmRkaznfdIQOxmzHxNJ8igH+aEvwzOdIyBtYB2x3At+A7BpenOe7yxGa4y&#10;ygsyHJeOL1x9qShPCA/BZfjOe+S6GDDFd4IQR2YYz4jjf6nKCONh4LQBPK0pwrOiNkN5XL0RysPA&#10;aSt4U00xnpW5ZjjPKFyRTTbCeQg4Q3maPQZLrpvdQDEekeFGNZRnlHQEhaYcoRbmz6BpVzgMPYVW&#10;uoLIONC0EXytKV8IjIdAM4QHxfcMmuI7IsOhGcIz7pFVYVojhIdB067gaE3RHV9rhu+4WiN8h0HT&#10;NnDmmmI7eq5tdGejO+fQHZmDwnbCJ5vRnXpE5UkI84d49hdmmEcJ0OQaLyShBEOsxXDD/GJUdOJZ&#10;4zpoWDUtq5wx5ow0UZaMOJKXOne8mAlJlklXJVlJt8tT5bAsSaTfJCmplCCJT8vqU83tOZ4+Zj57&#10;Pt4Vyn2RwrVtUeeVSA7ibUJywrrjWyM5zdBGT8CpjGbDTtVKE8FAcyp8PKOXPJfm7BEbh3saCrOg&#10;OeHuRkjzHPT4QoV8Qp0DvHJVR2QQqUz4V2jOHtVYDJeK7sKyjmjF4NLBXX9AypjgKoM7keG4dFwx&#10;evpSoV1Y1yG4DM/pK6zrEGCK54gQR2Zpzh6nQzKVEZrDjGn27HhaUzzHV5ulOZ7eCM2h4LQZvKmm&#10;eI4/1xY0B32FmeYIzWHgDM9B2znZBrd0BMV0ghQ37ILqgCpQeMoZAtWh8LQ7YMFU9gAReKVDBCkH&#10;nrbFuPe0p3wiLvAQpzB8p9o3sn9qCU8xniDF4RnKg5o97haE8jDtmTUeV3uK9axob0F7HO0R2kPh&#10;aWO4c08xn5W5Z7roDiiko3OPdNFl8EwX3SHsKlzaVjXRFSFuWtNEdzhIzxr5YJr3v2TC5y6Qx9BE&#10;l4LTjoFSAjrx0DMjjyZCDjhtCV9zyi1CD10GzvTQ7aUzKvEK1UJXhDg4WUwpViqHQ4MiAKI50kKX&#10;gtOJAE9zqoOurzk5Q0OBc+Yc6aBLwRlDOHNOqvPmSeLPOdNAd2hGrjnSQJeBMw10W4zGzKr654oQ&#10;N6vpnzu0cmYYMat0OZif9YhW+6g7Ia/iThuixcFuFFzpECLkgDN2cDVXGiK2z2XgTPtcrLhRcLIT&#10;a35UEeLgTPfcocFjMM2R7rkUnHYIT3Oqea6vuV7bwZ1zpHkuBacN4c051TtXz7ktOfa7So5tvXPf&#10;HacF/SPexIgu4ADrpyBPfWSO81FUJ8TxzkO664i31VNGl7dQEE8pv/XRp/qCIzy6GD0+w3NaFckn&#10;I+Q8hb+znGeDJcWYx6uw+2a6uZcebHJJewdWGZGmvGD6jfnBYtwOPGBddC4cOWPUjDbdOKNOELD9&#10;NaQoK5Run3w0iEzCJ/biNjjmZRI97FNWJ4FIvwmChNOSJcUW4tSzJYmk3yQ6j5rRJhH7aAfs9prG&#10;bUGNo3azULosjowkJ76wAUQ7Z6GSSPpNonlcGGXNagepBj5/1BltunFGPUHoppqB91UfyyPhBVko&#10;XZaE047vqu/S7E0i6TeJ5nHj+j/GTSLpN4kK7w8KO2fUGW0cDcO/SM56K8x5pZw15gTJWYdKt7eW&#10;s0bMCUaAGT6MUwVyKsxBunTaa42jjKYXwDMz1ugDhyOp5Y54n5QJ5DLuP+7BcOTmRkaz4ArVv0Pc&#10;eVUOVOarRQTbJif0pZQO+LsRHI2hUsRLeBdBpaP9Ct1eCaqSc4kIR6UjfVdXinFJtpqgMsnqCt1x&#10;CSyVqxYZjsvkqrtRergyI5bKj8e9MWha+Y7GVKbaV5nJVLs6I5lqBk1bwJliKk/tzzGTp+7QFIVq&#10;jeSpCTSTpn4PExCDqiS1yHCDmhx1N6A6hhmU7EBg0LQLvIeLM2ilD4iMA02bwNea8oKQnybQTHr6&#10;PfycQFPJaZHh0ExuuhtQzMe0RnLTDJp2A0drKjHta83kpV2tkbw0g6Zt4Mw1lZT255rJSeNdi734&#10;5OVBctIEmklJV+ibwyyqUtJBiJvU5KSx9QQ9DBg4/SVwPgVIjZepUHR8pW9dlZIOQg44bQZfc8oV&#10;Qk6aaM6kpKsGJ7ASX1Ap6SDEwZmcdDdiOKY5kpNm4LQzeJpTKekVzZmctKs5kpNm4LQdvDmnUtIr&#10;c87kpNEPkb9GSE6agDMpafBR+vZVKekgxM1qctJ9aKFNHILkpBk44xAtPoFkzukT3UTIAacN4WtO&#10;OQTqpGmIZFLSVYvXOQGnUtJBiIMzOWn04ETbHaI5kpMmmpMMRLGqgjZqVHMqJR2EHHDaEK7mSE6a&#10;gdN28OacSkmbOQdGvDVa//00Wt9y0ltOmjRZkXdLaLIiFJ2lpNtGInhJv4F0TikILwGI/DbeciLb&#10;g7Cu5SvzqGgZdkJSCqvOGzMjTanEjDgmFVtpKhNGHRHRRKRZJl2VZCWAFgTjvNyQJNJvkpxHnc+H&#10;SxLpN0nu8QY/c8wZaRorI55GbXBmgIwqRb4nHqqZVlzkrLx1S01jtvMZA+n26TfdXFiX3PypI2aU&#10;aaTFAyGojWPGzNhK8hmf52jRDl/Q1Qeax0R4ty44xOWCp484o4wP9FJJ5+3EtldKOmOGkaRzWOp4&#10;a0lnLBjFt1o1IiUBP8gdPmURK9RJ9/OZnM9MOqPSTIoIl5vXFknnaQGtzBTrpHODEh1ADu+3UqpM&#10;fIoM+n5H9KUQ7FeE9IO0p2OodKoB3IWg0uH8QdLXBFWZcRMZikrH8q6uFKUSRkVQmaTzQXL9BJbK&#10;OosQxWWSzmg/gC4pzIil7mPSmUHTyvc0prLOrspM0tnVGUk6M2jaAt4UU1lnd46ZpPMgZUpMayTp&#10;TKCZpDM4LTWoyjqLEDWoSTpjX5PU4i29kiSdGTTtAj3K59lcU2e3iRCHpk3ga015QUg6E2gm6dyN&#10;yIwRN1BZZxGi0EzSeZCiOKY1knRm0LQbeFpTWWdXaybp7GqNJJ0ZNG0Db66prLOaa1tKQT6jqC3a&#10;Xdz8+PFdbM1/d/uw+ztKlaayjyNcNUad6zVI4oMIpo/xCB9o9oR4DPyPc3XPuvgUqh/nVeUT4nF9&#10;+gjTF9gjqGcURMkcFPIpX2rGPVHVErUgW+7TrTNHSKwh8g9U4cyFNShgX4vsy3FPkACUjEfNAsIZ&#10;o85oE8aMekLbgU4FAlih3+iENgulyybhXli6sMUKx22uP1ox7qm+P53kX88edUb7shxnK6x5JY4D&#10;j1tyHCxdwaHeGsc5dFMV6mHuPJ4qa7CFBw8qm0Gb2VefS3JQKYgTk+ILpWQdC5ITbg59lkKa5aBA&#10;sdpl1HwzaBDCcbPxAcrBdIwxoNqRAoMG5lL/eDa1aMUA01EeijdbCqxkOkGIAtMRBg7N5hpTQV7Y&#10;DUqAGa5TyWnXTGWK7AQpCs2yHTn0jlpzyXaYPc12UFdviu/4irOEx9McITwUnTaEO90U5fHnm+E8&#10;/QAGwnRHOA9DZ0gPjr/DcLMLZ2dQrCdIUcsa2tMP4ai/pZ8S2kPRGY9oDh1Hp1xCpDg6bQpfd8op&#10;4nZQ4hWG+lRNDd8nulPcJ0hRdIb89AMIHLMsIT9Md3Y3qKc7RX9w6qKjO8N/XN0R/kPRaVO4804x&#10;ID3vNgq0USBE1U8+5CBMQ+FA8hVnHKjpUnf/usOaUaQ1HlFoOowSQvq6w1svCicukX4jpyjHxfrW&#10;qmibTg04a9QZbbpxRj1BqKbwDMeoxXpkeE8WSpcl4WlXDoTnPUVJJP0m0TzuvIUniaTfJJq6fp41&#10;6ow2jgbYL7K5YFvneSUOhC884UBhufCtcaB2lOAMPOewj7mhvM7TyPaiSIHSi+W5FAhLKrtwR0Mi&#10;FhRI7m1kNANCW4wdIC+2IJTRt8hI1LJYDDL8R8qEGaoF/yGodLCHrmUUVRnqiQxFpaMLNJ3nulJx&#10;npAfgspwn0FOOSbKUtRHhCguy3yG+kDVRRrhMGgL5XNopfJdlVna4+mM0B4GTVvAm2KK9LhzzHCe&#10;YURDTTbJCOch0Czl2XegPMSimvKIFDWpoTzjHqd8UHClFY61VFUzcNoJ0DyGe4Fa6glSHJw2g685&#10;5QmB8RBwlvDsUfXJNKcJj0hRcIbwDCNauDLNEcLDwGlncDWn+Y7ol4PThnA1R/gOA6ftUHlzTtMd&#10;Nec2urPRnXPojszCyHb4ig/SnonAVPNSlkcJ6lHcRhYw6spE5HkzcYzzy3FPsAckSxFjnD3qjDYR&#10;jIw6QsDu9OnRqhELL5FwZaF0WRKeV77GE6WEedx6D+RrRO6wl70g8mjYM7deJZdHLdC+LNvZVnxe&#10;ie0geCVsJ0Teb43t9O1U1XbAOayRYKQVn1E8KnT/3MdTkvDteibdqfZ7MJBwT8NlFnxH7m5kNN9B&#10;w48eZzYn1DnJXRKeIISGTNMT+Es+QIbDlBgyFfCFXXRLZDrKwL4RUDGCrCQ9QYgjs1GGpzMV7YUd&#10;Q0tkhvdUbYdIlEBTxCdIcWyG+owwE9UaoT7EonbNx1OcXvMRKQedMYQ/3UpTHKsOYTyDZyzhzTjF&#10;f1amnGFAODCaOwNhQASdZUBYk6Cm1QxIpLjyLAXq9twhyKoPQ2dMUaErHpt4mgKJlINO28LXnfKK&#10;uMl66RaWA1XossjQaQ4kUhydIUFji3Va9jIhJIjozi76eLrTJMjXnVn1cXVHWBBDpy1RefNOsyA9&#10;7zYatNGgc2iQTEOhQeFDzlZ96ka+YDFSP0kWcGAc3v9TWJ9qyRKfSL8TD5rHBVlYrySrD+PErkAW&#10;njrqgiyUCzoTBHz/J36FIzdP8KAaYUwSRnuCNXKDB5rHxa7yNVE8EPIygeI1Z4w6o31ZHrQdg/BK&#10;PAgfAsKDAqV+azyoRfvkMMMP+3gie171QZOhiQfNZxc+kwYNOKBlF+5oGM6CBcm9jYxmQdiUhORt&#10;gsxJkMggbInofQqENQUk5EUP5o4LBkRQ6WhvkDI1gqqMukWGotLhhasrFeeFkrelrgz7GaRCjcBS&#10;5EeEKC5DfQYU41F1EepDFGaoj6cxxXxclS1Wfbz5VRog0h4GzVjAmWKK9bhzzHCeYUACgE0ywnkI&#10;NMN5RsT3zKCK8ogQNaghPDgAmRuUEB4GTbvAiLY8FFppAhHi0IwJXK0pLwhsh0AzbGdAjx8GTZEd&#10;EaLQDNUZemQAmEEJ1WHQ9HqPpzXFdFytGZ7jzjXCcxg0bQNvrimao+baRnI2knMOyZE5GEgOvtSM&#10;48BnMSVDFF4hyo8Bu78gIq+3KAxXjMKJ26TftHaSx0XvgjVRnAaH+OPsUWe06cYZ9cRxRnn2MO5+&#10;rkDLQumyJDz1GXhf70G51vHO41b4yq+LpsPjzhk1o40Y4fMvUtm2rfW8EsfBB5ZwnFAq+tY4TtdL&#10;pzw4WY8PJVwhU5wGi5thqaeN3Wmfv9Iz1hUO35UbhhtlYrKgOHJvI6MpzvvqUO9myHmkcp0nyFyh&#10;7mR5NE/asvPP73f73SgtzhisBcchsHSA9x6dBhmsMr4LMhSWjS0cbanwLpS2LbVlSA6OgkbuOVk4&#10;q0uRnCBEgRmWg/ICHODL7FiqP/YwICozLMfTmWI5vtIMzfHnWGmDSHMYNm0Db5opmuPPM8NzxmaP&#10;Y5SJ3gjPIdgMz6lwSjUxqaI5IkMtamjOiLMNODLlA3UobVvOtlp7AVo3MmClAcIx1sQzUYVaNhfx&#10;NaacIHAcojHDcdB7kOBSDCf0bCS4DMFBGwQcDk8sSQgOw6UJDteXojeevgy7cfVF2A3DpbXvzDBF&#10;btQM28jNRm7OITcyBYXciMMxcoPtJBOzGOYmSi4BaHrMXmELyA6uB/XzqKjoPSGZWvE9fcyMNBGU&#10;jHiiKt3UDO59N5OwLJOuSrJTh7n3ctEqVcmj4pJ1SXlLiabOGHNG+rKUZlu2eR1KI82cCaUJE+mt&#10;UZomLAxjftcH5AQCjUjla7W8cKR87YAwKfrIc5dtWhyNjDsulmQWnEbuHcDk8FtzGukCBMgBWLki&#10;UwbVsVPQhL4UMhFFi6OkGSoVzkk0R1DpYE7aJjFUZTQXWysRVDqeGDxdqWBOGA1BZRiNNJpisBSj&#10;id2oCC5DaHC2IY6sZEYsdR8JDYOmle9pTBEaV2WGz7g6I5t1GDRtAW+KKT7jzjFDZ4am4lojdIZA&#10;M3SmQ7tBZlDFZ0QIncGj85bT3/AZrKVyryTLNgyadoF4VuXSMVWZWjyrkkHTJvC1prwgUBoCzVCa&#10;eMbnEpoiNfGMTwLNsJqhAV1kbkBYDYOm3cDTmuI1rtYMsXG1RogNg6Zt4M01xWzUXNuYzcZszmE2&#10;MgeF2YjTMWaDOBfuLjE4FnjSGoRHAg7SNG0SPtGXuRzX9FG2u3kObeqJUJ3qzVyOOqNNRCWjjpQF&#10;p3pP9KLqT55ReUjNtnE04onTJItx0T9lleEcmlTwds6oGe3LcpzxO5SJpLLBh9uv11/+fP31q8yS&#10;u/uHx3+5eLja/Xzx9eO78E8xZLy//enmSwgery4vvvxp+vPjxfXX+Ge8nr7e4IBYCdUf7v56H7uM&#10;fbr9Ajaxu7+NjTR+vrzHH65u7//n3e6X+4s73OG/frq4v3y3+/pvNw8f341VIz3aH8NfmraXz/19&#10;+S+fyn+5uPmMoT6+e3yHPo3yx+8f8Tdc8tPd/fWPV7hTFWb+ze13Pz3e/nD9KOG24Iuopr/88nAX&#10;seIPu79/+3rz8EfIAOXj490fP3x4+Hx1+e3i4Q/frj/f3z7c/vD4h8+33z7c/vDD9efLD7/c3n/5&#10;gNrGffjT3f3t58uHh+ubH/92dXF3iXtPvAUauP4iZED6WRCOE6bSJPu3oLsL6PAvt5//82F3c/v9&#10;FbpQXn73cHf5OTwS/tefvlw//vX2+uYROGXIJHN/f/uLmEf/74Dm+N93l5PwEVxERpC/JpV8/o+f&#10;450Fhthv9+mXf7/9gksuoLugxkRT8OzSCLM9DLi1EBlp2BhmRuI44bDRsEXnMDcPSVd//unh8V8v&#10;b7/JZLv4GU0nw5XzCSaZmcCOZY/nAb2jwi0n+UmPxwXJkZsbGU1y8LrDzuIZdL5jGWkHIRSaTA9Q&#10;Bno6xhiQbaHAFjyHANNBXtW1BwqsJDpBiAPTEQbq5rjGVJAnVIcAM1Sn6g6yqSnZOatMcZ0gxaFZ&#10;toMe1FRppEiNodMmcPWm6M6K4izh8TRHCA9Dp+3gTjfFeFbmm+U8st2HeQLhPASd4TwoP+BzTpGe&#10;IMUta2kP2hxxdMofwjIOQ2c8Yh820y3nneI9lUg56LQtUErq6E45RWA+BJ1hPqj6lw11S3SK+gQp&#10;js6SnxYnvzHLEvLD0Bmv8HSn2M+K7iz/8XRH+A9Dpy3hzjtFgMy82yjQRoEkPAxBHkK9+3e7Tx/f&#10;fYqfe3IokkzDULkmX3HKgRo5ky5woAHOiLABUyyzicQvEqsQRhWFT7VkLsbFOYBx3DRa+k2jzoet&#10;D2eMOqNNo2XU07jSjjqgRUortYXKQumyJCyvInm0utmfwJvHRUvK9UerxolhnjNqRhsxwiJb6dpv&#10;iQNhphEOFFYm3hoH6nsJlAMHgrcF1pE4EDrdx3WeOV3yTAY0dog2cMPTpWty63UGVCFtjuTLYsVI&#10;MSARwkEaiyUjHWaMOCicwlLxnqzzEFgm2pNKDgZL8Z9Y7rGEpeMLV1sq0Av7c5basuxnj9oXhkuz&#10;H5Fi+jLcByXF6E3A7FhqP670EJWZ0jXs/eY609zHU5phPq7WCPNh2LQNEL3xaaaZjzfPDO8ZO3TT&#10;YnojvIdgW/CeWmL3pQsY3gMpZlPDemBT7ptksYdhW/iBdMMg2IwjSHexpSPYAjZXb8oV4iadpS8s&#10;OQ+3qeU8/N1hGM+IPrfUpoTxEL0tGhKgOx7Tm2Y8FaSY3gzfcecb4TsMm/UFZ74ZvlPMt43tbGzn&#10;HLYjk1DYDt4IjOuELf0TIUAf6HWuE1oFTIQAObk1AlOMm4/gSPQi/UaaUY0tgodIM54+6mFGm0bL&#10;NCaNK2+CMK40Ozj1aPOGGmmisP5o87jSmmFdFEe1pkd78qgZ7ctyna2m7ZVq2hDSEa4T6Phb4zpt&#10;3ceEQo1SffGFvE+nwjGeoaYNHUwmL3km2cEJeNj0L3cMNyoWHNKq0D992B33wiqWR4jiNVisHOFY&#10;1F2GnEcqo22RudpN6FfWetoRm4oJqiXXWaLSMR42iVBUZYQnMhSVDi1cXan4LlCdJSpDdUbERkxZ&#10;iumIEMVlmA5OWMRaAFEXWeUhZjRMx9OYIjquygzRcXXGiA7RmraAN8UUz3HnmOE5Q9vwqc94zhKa&#10;4TkDiAkzqKI5IkQNamgODMrnP6M5BJp2gQF8jkIrfUCEODRtAl9rygsiy1lCMywHJ21RaIrkiBCF&#10;ZkjO0B64GzCSQ6DpfIunNcVxXK0ZjuNqjXEcAs3YwJlriuKoubZRnI3inEVxMAeF4siXmnGcAxrG&#10;T1H4fl7HyGwh8Ydp0eMg7+fAGvanVjKKceFCa0TgEOruzh51RpswZtRpiaafH21I6y5ZKF2WhIf5&#10;0cZTeOdxK3y/1x8N/dgmhT191P2M9mU5ztaK4JU4Dr5PhOOEIqy3xnH6VoIsOC8214Y8QuY46Lke&#10;Oc7YpAXSZ3Kcse326MYa6zBL0rEoaZN7Gx6kOQ56rGKFYsbMSU4QutpN+Msb6ggDXWI7imvBcggu&#10;HeLhlE5k2QmuMsQLQhSXDi9cfakIT3gOwWV4Ds5fRqqYAFNEJ0hRZIbpIK8ljXWJKUuWGdd0GDht&#10;AFdriur4ajNcx9Ub4ToMnLaCO9UU2fHnmmE7cTWMaI6wHQLOsB1U0ckpmcl3sx8ouhOkqFkN34nL&#10;YQyccoVaVjcZOOMMHSYJBae8QaQ4OG0IX3PKHwLjIeAM46k6CDJwivIEKQrOcB4snmBhh2iOcB4G&#10;zjiEpzlFetBgxNGcYT2u5gjrYeC0Hdw5p2iPnnMb79l4zzm8R2ah8B75djPeU++FGAXS0aIHQQzi&#10;PXJQ7+dVmKnNCKZj4g/pN/KIYtwOX9A1clDv5V0cIczdmtJo6XcxakabRDLqSRinBk/jVrFhPtBm&#10;oXRZEm4T78GujHW8edwaH8LVR8Nx3hOEM0bNaCNGwH6ROrZtbeeVeA9ccsl70MUAU+mt8R6c+BHr&#10;2Jo2HsCVeU8tLe7D4aKoU41e8kzeM4zoDIA7TotIOUhb8B65N25ZUhXDe/q22wHz4uDQMuyuRAjH&#10;8EX85WA6yhjGBpsDCC4V7MWOBQtcJtTrmz3FpSI9EaK4dIDh6kvFecJ7iL4s7+nrhgLTvEekKDLD&#10;e4YRrSeYysgKDwOnDVB5WtO8x1Wb4T2u3gjvYeC0FcIsYlNN8x53rhneg1NjueYI7yHgLO9p0QyM&#10;gdO8R6SoWQ3vwdYx7qFknYeBM86Ac504OOUNIsXBaUP4mlP+EHgPAWd5T4tHZZrTvEekKDjDe9Cs&#10;W06PXb7bCO9h4IxDeJrTvMfVnOE9ruYI72HgtB1wUhifc5r3qDm38Z6N95zDe2QWCu+RbzfjPQdZ&#10;uImko0cH6BieeOQAazh4MQWGMszbkhN/SL+RRxTjDng3xnGTSPpNoli6OXvUjDaNllHHcetRXsoB&#10;LZIpJx4Ny+hJDyN2Za/hLcddFNYlMAnC3ID7nFFntHG0l+I923rPK/EeOBHhPWHWvTXe0zV9TFoc&#10;pj6EmfdIqiXwnhH5h+hQz+Q9o2wQCXfEcCUNWfAeskRjeE+LLrEZc6ZQiveIkCRrF+3cdJQB7oee&#10;2KIJg2vBewguG+q1WFaZdZlx6UgPQhSXDjBcfak4T3gPwWV5T3vAtgUCTPMekaLIDO8Z91AtUxnh&#10;PQycNkDVOlrTvEekODhtBFdvhPcwcNoKlTfVNO9x55rhPWODPe5Mc4T3EHCW96C5DjWr5j0iRTVn&#10;eM/Y4HQZCk65Qi05AAZO26FCPwwOTnmDSHFw2hC+5pQ/BN5DwFneg5PWKTjNe0SKgjO8Z2zQ3Z1p&#10;jvAeBs44hKc5zXtczRne42qO8B4GTtsBZ5zwOad5j5pzG+/ZeM85vEdmYVzv4b3b6k4+DYEc7E+v&#10;93Ti01H41MpMHhcbS9d5RDtv7t8/fdSMNlENy3uK04SakyemgqdBUeHRmhNnmxbjtqdOTM2nCZ0x&#10;akb7srxnW+95Jd6DrzbhPSFqfmu8B+VKiFXgN3Ufe7pn3lPLPrbQuw0Jvl+H+Awdjk/HLRedBBbE&#10;R25uSIghPjWipQw6EwxFfEQIHZemByiplo4zhg6nzjNgKtwLKz5LYCbYqxEpMWAq1hMhDkzHGK7G&#10;VKgXlnyWwCz1qbHcxpBp6iNSHJrhPijgR5cqZs3SBlOnaoJOm6Dy9Ka5j684u+jjzrXSEPHwHTLb&#10;gLfcO4YyNj7dNPnx55thP0M38glH2A9BZ9gPuoVSwyryI0Lcrob8DP0ejQyJXdmiz9Ku5gCeHsfV&#10;skmnGreJkINN28HXm3KIuOazxGa4Tw+vZ9gU9REhjs1Qn6FDuSzTG6E+xKamh4GnN8V8fL0Z5uPq&#10;jTAfhk1bwZtvivjo+bYRn434nEN8ZBIK8QnfbrriA14dI36cc5d2tmQOkVjFtDaDhgOT8KmY/5DH&#10;beMLBFM3jZZ+06gdvnRCOqozRs1o02gZ9TRuPffYHvtUa5OF0mVJWHoJBxDjuL7ic5jHradDxv1H&#10;wzmEZ4+KBhAJbcSI4V+k0m1b8Xkl5gOfJMwnLCu8NebTHCbmU01Vn5n59BLoBObTYev5r7LkMzQ1&#10;DgGRWxpWs2A+cnMjo5lP27c7YF7wozLoFhnELBP8Fd7TNCh6IbAWvIfA0rynbUcKq4y2RYbD0vGF&#10;qy0V5AnrIbAM62mbA8WlSI8IcWCW8zQ49YUpjKz3MGya83g6U5THV5plPO4cK20QGQ/Dpm3gTTNF&#10;ePx5ZvlOJYdAkYlG+A7BtuA7fK4ZvuNNNst3ZG2DYlNeUAv9Z9i0H/Qgisw9Nd+JeQnin6Zn2+Dq&#10;TblC4DsE24Lv9BSb4TshNUGwWb6D2IzqjfAdhk37gqc3zXdcvVm+4+mN8B2GTftCj4UeZlPDd7z5&#10;JiU5RR+aQVaE2HxDN51JTnraoCaYzjfseFej8a+B7JWI98RYg/s10DZAzSK3qMSj82hH7K7iyLQn&#10;4HAFpjRk//JYkOHvXVRyq6d0dab8ACdeU2TS6KuwAE5XYMjk9PH5KSHDkUlztWKsQRYfmTXb0gJH&#10;HMHAkWkLODqTztAzMldnrda/O89k8/482hE18RyZsQCfZ7LNZh7LnWdypGOpM7SOpjoTKjOPdsQW&#10;TopMDmItRgOtoeYUcjYPJkLcnqhSK0cbapzmzuwph5/Owx2xys2xaRug3zjHVppAhBxsxgau3kor&#10;HHEOCcWGVbTySVEASLFJJ/T5QUWIY5OCqcIKAzgl1Zt0lZiHO/aOH+B0pnI0T28gmHkwX2/SoExh&#10;c+YbOiTm4Y5I33G9aSt4803yEfOD6vm2Zb/+P3vXutvGcoNfRcjfws3etJcAp8DpaVoUaIsC1Qso&#10;tk9s1LFcSTlO+/T9OJzLcpYj23FieaLNj0i2qRGXw+Hw45DDk4p+rd+df7lFK6qP1J+Anvxus6NO&#10;SSva4RGqWflMQtAdkIwNA634wAxK9AA5FJBGxz7GoPUwOW1QhtwFbR4gx1ox5K7382FyG5VawQo/&#10;hhnbWnrVugrMB0a3jwpb9ZjR7c02Kx+fOjw6mQV6VKzo0egsfzSqohnbogfXAo3RYFIf3YWCHE0T&#10;0yTfmgYJMT2O5TWFi2m2XkMCjYz7AYhiNHB51mIPZjYdhXudjOqf31G4V0fpAppPGNNz6sYKHPOo&#10;dUfJ+8RpA4eZOQ007lOWtke1LtP6KkNH4V4no3olcBTu1VG2rC1ntvIPE+ko3KujnHLqKALHjlOC&#10;OfRUaJzkdDwQuY85YtdmvSwf6J2Opst+3Aeap6PvGisqWHjCqJ5bx2Pg2nFLngI9GiohH5wwBN8N&#10;LVWOHlLDGueKlhJHhIcpXV3648cMnPJTYY6/S+h5bph4pNAzlrASejbqmVvoeYn8c7MS4MDaMK5r&#10;FkI9Wk3o+RteoNujELFmUzKOBI+9fHOBrtKUWbr4Q4VMYc+ynnJDNOpdmNK/71tcHatxNfbvV4Sx&#10;FK6kc48aS5WrsWtPNCpX0rPvlwlZQfm8Z78idKVwFcWde4RSNGGJuDMRqXzFYedlR830lEmEugTO&#10;SgJXGmtS+CmJibBzUmRx1DklM6XIQGNNzkBKxUTUOaljcdC5K6jx5VRqStBZYS0KOpe4SFKdURF1&#10;NlTqlMZR566kdqEKc2IJVIk1EGXZDD0ubVKWpog6E5HOmpwEbNQJuYl1YILOityioPMAyK+xJoLO&#10;RKSyFsec2576hU6lRk5TWAgI4agLIcqxSUlNxJyTUotDzimpKSFnTWpyDpLaJmLOUtvg8/j2uesr&#10;11EXUMdiFrzTQKnFpM6HPQyN2JNfPQ6lsdu9gsljd+/w0HSEBqdzBTP0KHIL0mAaHkNOa55Gx2p9&#10;FLl9UCygR5HbR4VSP4bcuvgrKNqjyO2jevhkBPlsPEpaSHg0eYlu5ZPqcZRsOQ1gwcEHCxrQ2o/d&#10;e5ynO6E5EvfqSMO4DzWGr3zl8VNG9dy6Lw5cWxZqWpUEcfAFD2Kc2oZKziosOCsHN7J7nYyLqq8H&#10;SK1KPmnUwC1/8ffCOXOKzXFwDmFkBecYO5EbzqkH2iKxyHBbpFk2IcXGhHlMik3jLcAzq6o7lB4u&#10;zFfCpB4EOvTlEY0EOnR3S+BZBzpEg4MRy/74+6Sz3aG1mcqWcPPIy1PYkkinR3m2xtYY6RCNzpb0&#10;L5LSEi4eQR2FrQjqdChn1/gSUIeIdMYirNMNNa5uJdWJ5khJsdF4k+JPyUxgnbTQIrCTlJoCdjTe&#10;5Byk1EyAnbSexWingEOuyU1BOwpvEdoZiladUwF2iEif0xjsFMgZUHkTq6BKLIMI7PRDofMmFgKI&#10;ErxFs5CUm1gKBu0ocovQTo8qC20tCLRDRDpvMdwpAOk1uSlwR+MtWgsJuQm4Q8JN8BZbo4S+KXhH&#10;403OQkrfBNxJ61ucYoOqDlVuSoqNwluUYlO1+loQOTZEpMuNSngZmv7ubFEs0C1Gt29Kko3Gm5yF&#10;aqmvBZFlQ0QJ3uQs9Em5ibVg0mwU3qI0m6rW14LIsyEinbc40aZCkZC2FpREG403OQspuYlMm7Tc&#10;4lSblNyUVBuNNzkLKX0TuTZpfYuTbQp0TtLkpiTbKLxFyTbLolTtm0i2ISJ9TuNkmwKdglTexL5g&#10;km003uRaaJB/pNlenCmH2BARJXiTs9An5SbWgkm2UXiLkm0ayuzybnBwKUWyDRHpvMXJNgVaTmly&#10;U5JtNN7kWkjJTSTbpOUWJ9uk5KYk22i8yVlI6ZtItpH6NofBDqSU/HhhsDnZ5s1qTrbZU7yb9J5O&#10;/Rf3P70h02KSbQih68k2BGMpBGitEOxGCBPKsF5TEAQxtEB6HLJ1FO6VA4BN4Ued5FlIynpAcsVT&#10;x5zcZR84dt+P6y/NqJ2vXQo0koOmdMHVDijm8FP5UbmECbJyY7lX9/22OezZE8b0nLqxAsd21Nq1&#10;NShr5IYwq4HIfcwRu/SRssYufPC5RuP6IlI3mnt1oxJCJhV40qieWzda4NqOWxbwJ8y4pT/KCETu&#10;Y46YUsiY2J8dOBL36kjDuD4h0JG4V0taYIk8fVTPLY/2vSLRc8bNkSLRsJ9KJNqE5bKLRCN/wmg4&#10;7nU0538hEj3gRIeLPeEasa14biC663Hd3xIZ7RhuHBiGQMMRNdU20HdHNDIQXQ7muNvxHGADnsYP&#10;ZYgAG5j/8RdKNx9VTAANCl8Ca1EITuFLIi1UeuPqFy/LwNcYaRkilS/p4ncpeQmcRaFoha8oFI0C&#10;pkZlTMSiDZXKWRyL7qidniIyJRatMScnICk1EYxOiy0ORqfkpgSjNebkLCRVTUSj07oWR6NL1BVp&#10;klOi0QpzUTS6xM3X6rSKcLShUqc1DkeXlJOiTCvtrn5drarEWojC0SWuldSZk6sBVDpzciL6pOTE&#10;ejDxaEVyUTy6HJALo61UEZA2VCpzcUC6RFmiJjklIK0xFy+IhORERNrIV2dOWqWk5JSItMacnIek&#10;zomQtNS5OfRwUqEHTDcycZ5REUJaaEAqrKKKUSvnxNeoDbHuSRIcVA4c1I3PcnKevnu1Hv9oXJ9U&#10;5Ejcq8MRDhw8aVTPrRstcG3HXfYWT2Fcl8IViNzHHPGAxUm4p25wTHIQ0o3GnaQBxaO2FtU/aVTP&#10;LY/2vXBP8ceuW763z7rb3Fxf/Pn65oa05G672/9pvbta/LZGBZL5E7uR283n2wvjUF5dri/e2/f7&#10;9fUNvwerN6g3e0vu++7un1vuT/ZhcwGEsdhuuJDpt8st3lxttv97s7jfru/wDf/5vN5evlnc/PV2&#10;h9aDZUOnbXvzQ7PsaOPfjv/yYfyX9e05hvrpzf4NUg/p7S97/ISPfL7bXn+8wjex5t9ufv683/x6&#10;vae5Jf6YK/vD/e6OecWbxZdPN7e7d6ABl/v93bu3b3fnV5ef1rvff7o+3252m1/3vz/ffHq7+fXX&#10;6/PLt/eb7cVbtOsrzLu77eb8cre7vv34r6v13SVWncUykMD1BXLhagq1K7jHrD5L+y8juzVk+LfN&#10;+b93i9vNL1eo9rv8eXeHsjB6JPzq/cX1/p+b69s9+DS/sDTb7eaepkf+2nCz+u/dpSVeoSKARqAf&#10;nUjO//EbfzOxQfO3+HD/980FPrKG7IwBcdAFz04Fh7gpHqLGuqkLzqoMuGeJoAvjHiwtXlDuw+ef&#10;d/u/XG4+ka6tf3N5pD61NHj7GHt8sNlSkjp9o1HBQDbBPfTdEY3EPajmQc4wJ9CNAc0Y9hANvALm&#10;fkwkfYy+pZx+hSvh6pGnp3AV+RcdJVlPuRq7eT1oVK6kc4G7AnVZCR+PMI/CVYR5cEeoypaAPESk&#10;8hUhnr6F366JS0E8GmuR8BMSE4AnKbII7yRlpuAdjbVoBhIqJuBOUsditNMDUGhSq4TuVwT6FdYi&#10;tDNQr3RFzwTYISJ1QmOs0yPrX2VNLIAqsQIirDNQt3SNtfEaICKdtWgKklITq8AgHUVqEdIZkJCn&#10;sSaADhGprMU4p08sAwXnaKzJZZCSmoA5SanFdQYpqSkoR2NNzkFK1wTIEbo2Y5wZ42Djh2eC/+HL&#10;bd8sPvz05gNv6HT6Fh3EkQ4ajIOdWsM4dUl2jXz7qoQhZFckBQTqkhSTiXEkxMTOq3evjBnG405O&#10;YWLSwgKBqnzCqJ5bN1rg2rJQk2U33BZcsoTFE4jcxxyxO+NCSYILRTsS9+pIw7gPtG6ra/9oTxnV&#10;c8tf/L0wzlxlcKSzHaw4BeOYBZUbxsHxgVljVW8gWkA4uI4bloeKDHBNoTMsz8Q47RL3P+IgJYYv&#10;ws0jL898+UGMU5UoSvZMB7Q0xjiG5mrh+E+jnHaJNEqFL+HjkYun8SVRToqvsYd3gC/pXqTkJRw8&#10;gjkaXxHOKduh1wQmcI4h0iUWIZ2UyBSgozInXbwkc+MZOMScnISU3BSoozInZ6FE+1RVcuNpMES6&#10;5CK0k5KcAnY05mjvGoUNUswJtHOIOTkRKckpRzsqc3IeesB0ZY2KsmqiSchNTkNSbuNpWBm4o7EW&#10;4Z0EawLupFmL8E5KagrcUVmTc9Dg5j5FagLuEI0utQjvpKSmwB2VNTkHKdbGU5BmLSozSElNqTLQ&#10;WIvKDKhvjNvDwnYgigxM1xh1N5ATkJKZUmKgMiYXQYKx8YaQZkyKPymxsfxXpr5AYywqMDirUXSh&#10;yEwUGBgiXdOiCoOU1JQCA5U5OQdJ5sY7wiHm5CR0DeKY2g4/nga+zFNlTs5DhX+q5MbzYIh0yUU1&#10;BinmlBIDjbmoxqBCUFdjTtQYGKIEc3Ii+mVVapIDxhkd9psaA5U5OQ8pyYkig0OSkxORZG48EXyj&#10;p8ZcVGWQkpyoMjgguajMYFjiFlxF55QqA5U5OQ8pyYkygwOSi+oMksyJBWHu9FSZk/OQlNx4HiLJ&#10;zZGwk4qEzYUGc6GBEt80xoUCnMYv0yKcSD7lU9iyx+HM4QAnBsG2hJjFiNYF/0LkkMOAYdwGGPix&#10;4wbaB8cd/NFw+Gr3IceCZTeQOoLwEUdqpbD0mfaBxH3IkdpRA6kjCB9xpE622JQeKwJP+uCoZ3Sr&#10;zSOHHdE+PC58zUePG2hT47adrTpBIp9LjwmScp9iiY1ovdY4ivAZpkUPNw5gP2LcEe2D4/YgZi1/&#10;mN8RbTTuV0WlW3StMOcQIqVmt/344ZebLWfU1OafnR5BNmfefNfMG+gER6Up+2Xxx82XRVXj7l6s&#10;v1FQerH/gr9QXgzZ2lefgtMiX4rPgEqEo/EoIUBdFvgLxad9npqLTpOeUQbOgt7giA1ZReZpXTYO&#10;ab4loQFvN5QaZsam/K7RL0CoZHztv3z4wtlOnBVE0n1iFhidAJo8LzoEdG848wu/yTDrC7vuRPe4&#10;eixf3YOVBRgiZ8IcfwTN6yiuR5pXY9/g7e3lVc9XEp266iHAMFU949Dlq3o9butg1cNVGcLq1YXV&#10;vd5l/b686vlkzlNXPZiHqeoZY5Gx6hUU1yXjNthUVHe7dutr/XAnz7HMnj9kP3Xdg32Y6p5BRVnr&#10;HlIBoHs+887pHq4BtPnWuIT4WLrnfelT1z1Edae6Z+YlY92rW95yW+AKseW2lNNA7l7lE8tefM9F&#10;DgF4IumeuO71wEdT3YsveM0M5faFLbBHtrnUvY4OsEn30KPmWHYPiSmz7lFtE5a/onseiNkCo9x0&#10;r6XEI2jYwH3SAsw1TexJ9/yF5C9v9rwzfepmD+7P1Ox5IJan6nW1vXkLoTxjwYPuNR5r+Kj1yyuf&#10;96ZPXfmwB02VzyOxPJWvr229d1nguEw4fHRbF9m94wWW+aBzdvdqdJdQVM8DsVxVr8eKIqeugA4K&#10;1aspRZn9PXcm/fJ2z3vTp273tFMNABDrDWeqfK1to4tmLBHYMN1ijOEzPi1Ov15e97w3feq6px1r&#10;cPwh4xjLQGe2hDVcpraL7xG0OrbZ8970qauedqyB62ayNntDS93rzJ6L0gex55bUtpiUz/d3fnmz&#10;553pU9c97VgD3lLWutf3Hue6ay2d3UNlltU9s76OsuV6b/rUdU871uD2dvluucOSbjQxdm+ie8dP&#10;oEL2qV3ZJ657OGuf4lzsS1nbva6xyXuo1TZGJsT3qBPkkWMsKPWcdY+ONQbtWIOzzPO1e31BZYxk&#10;93DHKE100D0qSDwy1kD98Kx7Rve0cw0Gh/nq3tBQrymje8jWE7qHOwys8vlKgxcHG8henZXPKJ92&#10;rsEn8BkrX2vbkqCDcpTIcvxzDU7eIuGeur+nnWtwSm++qtfXdP2jsXtxHssrUD3vTJ+66mmnGpzr&#10;m7Hq4WYpVr2KL+8O7l65pIZG7PAd7VyD+zHPhq+GMz4FukAg1iPJ80ytawcsKjJ8TbznvoIqNY53&#10;z7pX47JHRfc8FMtT9/ol4JLRPXo+ATaqwiXNHy+JCrdyzmDDgA3tZINbU+W77Q5oKOgMXxThewUe&#10;33ywwT0ZBrhGk/w9tM/Mes8dajq2NXsuFxoHj6+i/uLk8FW8Gx/jVI0vvpg3XZPIO1U+D8by3HQH&#10;HOmy8rXcqico3/HtHvK75i0Xix/NhDW75zPM8lS9jjoyG7s34G5y4e8ZDGzsHk7X8Jej2D3vTp92&#10;mAU9rzXl8zlmeSpfv6QLcmnT7QpjwoPdW7qLCdCB82jKN59sGI+vobmYbroeimWqfAX2Wqt80bFa&#10;UL7nXoshLqwS91q9b9+3f/6ZLxK6ubta821XVYF/Vt8tuTG8YpwnXivE1yvMvmNDCUpTNfawLlM1&#10;7mxPkXIZZya8gmAhF+LNutdgf5voHoGZrEFz3+NOSmNCl9x+J+zf6N3jTkmOVnnUeN/81J1H5ZSE&#10;4EzWytfV1A7PRGy4miAoH10mTsDleBWXXPw+2z1qlKzYPY/q8txzcQestXsNxz2D6jXUy+ObgGbh&#10;8h3LdfQ+/qlbUOW4hWBR1ha0b9z11pOzvpJubSM1Rq61hSMvnljYeM/81JVPOXAhMJO38hXOhtbo&#10;GYdHCTa08rezHU/5uHH2vIE3dJd5DJoJzWStfO1AfU7IvFXxtZQ+6l0iCQcPeYyoN2oNrHhP3PJh&#10;/SvK52Fdnt5jOHKp+Ba2YPm88qGB0bN07zU4j9zmczahDfW6nJrQzM9uUHJHjazIhtpexkGNK0Re&#10;fhwQxM1BZj1uKKQ31WMPEfO0xrhDhMNIPd8LELR46fMdGeR/vSfwKqyxxwun7lMop0AN0v2zdmjR&#10;U5uN8dBGWRyv4BCIL8SbDWiDBi9TA8pNP0g6eRrQrqPHgh/Q48ZrLKJgQOsagYsjB5G44cWse02p&#10;nQFxfCVf3fObdxvr3g+2eXuwcOqbt3acxA2V8tXivsHpOVnQLm7PU9LlisaCosn9swICX9+VDK2D&#10;rGt06rqnnQEBE2XtOPa4sIV3b64pDbv38TPPce3FrHmUeU518BPgzbHDjK1eQfiarB7X6wbNewWQ&#10;pfWZWSdu9NApRlG9zI9/0CCF8zdabj4cVM8H4EtuU/L1MZ+v33A5a2mGLA2FNKZmL/fTn972yO7K&#10;CC4ff8PFufu84dKGS/74VPM8CMs0UDN0vOG2fLoYrN4r0DzvRp/6fqudsbClyNfV8yfek/tM/H6L&#10;wheyPV+/376GMxauD5937oYuCZ7aTw/n8rSfw3LJBWNV3OHnB9Ni792fui3WjmtC68xMtbixl0vZ&#10;JL5X5QV43/7UNU87rGFEmq8XMFDTUQr4VLhBBnt90LzXEPDxzv2pq552wsLVffmqnndAf/Stez6r&#10;4RsLqA/KxAHlqzzz1eKhsGc1nB8e7Oe38z+fEbX03v2pG1DtsCZ04MzTa0Slty2Y4D4XQfd8l78j&#10;VorxjW0z7m4otDw1ex7PZap7vv+BCU8H1ath0I+dX4Yc+DlkTiFzuslpqnoe0OWper5O7PvtuK8h&#10;bolzgVmJjRJr5z6cepWx2+jilmcl53IFC/rtHMdXocbzIRKjH7TkUWyxx4Z52mKPfr6nGn89/uF2&#10;iLMP2lBj3Kkj4NFhnsrXu8sCNeVzXuhzb6p8FTbUg4UTh/F0E/1EjUOD0TzV2PuzmhrbYp0f4iS+&#10;88Dj1NVYO0kKvUozVWN3/9ZUjb/d/VvPcAXmsyTrh2pnSaFZaZ7KNzS2U8RZhU5g4hzz+Hl0fJXS&#10;a/ZC397ffXx3//HO5Hp93K7vrq7P/7Ter8c/4/393bvLanO1ubm43P7h/wAAAP//AwBQSwMEFAAG&#10;AAgAAAAhAE4A577lAAAAEQEAAA8AAABkcnMvZG93bnJldi54bWxMT0trwkAQvhf6H5Yp9Ka7Saqt&#10;MRsR+zhJoVoova3ZMQlmZ0N2TeK/73qql4GP+Z7ZajQN67FztSUJ0VQAQyqsrqmU8L1/n7wAc16R&#10;Vo0llHBBB6v8/i5TqbYDfWG/8yULJuRSJaHyvk05d0WFRrmpbZHC72g7o3yAXcl1p4ZgbhoeCzHn&#10;RtUUEirV4qbC4rQ7GwkfgxrWSfTWb0/HzeV3P/v82UYo5ePD+LoMZ70E5nH0/wq4bgj9IQ/FDvZM&#10;2rFGwnwmFoEqYZIsnoBdGSKJn4EdJMRxnADPM367JP8DAAD//wMAUEsBAi0AFAAGAAgAAAAhALaD&#10;OJL+AAAA4QEAABMAAAAAAAAAAAAAAAAAAAAAAFtDb250ZW50X1R5cGVzXS54bWxQSwECLQAUAAYA&#10;CAAAACEAOP0h/9YAAACUAQAACwAAAAAAAAAAAAAAAAAvAQAAX3JlbHMvLnJlbHNQSwECLQAUAAYA&#10;CAAAACEA2jgg2CKSAACw+wQADgAAAAAAAAAAAAAAAAAuAgAAZHJzL2Uyb0RvYy54bWxQSwECLQAU&#10;AAYACAAAACEATgDnvuUAAAARAQAADwAAAAAAAAAAAAAAAAB8lAAAZHJzL2Rvd25yZXYueG1sUEsF&#10;BgAAAAAEAAQA8wAAAI6VAAAAAA==&#10;">
            <o:lock v:ext="edit" aspectratio="t"/>
            <v:shape id="_x0000_s1774" alt="" style="position:absolute;left:15875;top:2540;width:2405380;height:1643380;mso-wrap-style:square;v-text-anchor:top" coordorigin="2041,860" coordsize="4008,471" o:spt="100" adj="0,,0" path="m5548,860r501,m4677,860r479,m4241,860r44,m2934,860r915,m2041,860r501,m2499,1331r479,m2041,1331r66,e" filled="f" strokecolor="red" strokeweight=".24536mm">
              <v:stroke dashstyle="dash" joinstyle="round"/>
              <v:formulas/>
              <v:path arrowok="t" o:connecttype="segments"/>
            </v:shape>
            <v:rect id="_x0000_s1775" alt="" style="position:absolute;left:15875;top:2540;width:2405380;height:1643380;mso-wrap-style:square;v-text-anchor:top" fillcolor="#bae1c0" stroked="f"/>
            <v:shape id="_x0000_s1776" type="#_x0000_m3938" alt="" style="position:absolute;left:-3604260;top:398780;width:5344795;height:3651250;mso-wrap-style:square;v-text-anchor:top" coordsize="8417,5750" o:spt="100" adj="-11796480,,5400" path="m,l,5750r8417,l8417,xe" filled="f" strokecolor="#50a45c" strokeweight=".24536mm">
              <v:stroke joinstyle="miter"/>
              <v:formulas/>
              <v:path gradientshapeok="t" o:connecttype="custom" o:connectlocs="3620135,1209675;6025515,1209675;3620135,947420;6025515,947420;3620135,685165;6025515,685165;3620135,422910;6025515,422910;3620135,160655;6025515,160655;3620135,-100965;6025515,-100965;3898900,1395730;3898900,-247650;4554220,1395730;4554220,-247650;5209540,1395730;5209540,-247650;5864860,1395730;5864860,-247650" o:connectangles="0,0,0,0,0,0,0,0,0,0,0,0,0,0,0,0,0,0,0,0" textboxrect="3163,3163,18437,18437"/>
            </v:shape>
            <v:shape id="_x0000_s1777" type="#_x0000_m3937" alt="" style="position:absolute;left:-3604260;top:398780;width:5344795;height:3651250;mso-wrap-style:square;v-text-anchor:top" coordsize="8417,5750" o:spt="100" adj="-11796480,,5400" path="m,l,5750r8417,l8417,xe" fillcolor="#ff9595" stroked="f">
              <v:stroke joinstyle="miter"/>
              <v:formulas/>
              <v:path gradientshapeok="t" o:connecttype="custom" o:connectlocs="3620135,1340485;6025515,1340485;3620135,1078230;6025515,1078230;3620135,815975;6025515,815975;3620135,554355;6025515,554355;3620135,292100;6025515,292100;3620135,29845;6025515,29845;3620135,-232410;6025515,-232410;4226560,1395730;4226560,-247650;4881880,1395730;4881880,-247650;5537200,1395730;5537200,-247650" o:connectangles="0,0,0,0,0,0,0,0,0,0,0,0,0,0,0,0,0,0,0,0" textboxrect="3163,3163,18437,18437"/>
            </v:shape>
            <v:shape id="_x0000_s1778" type="#_x0000_m3936" alt="" style="position:absolute;left:-3604260;top:398780;width:5344795;height:3651250;mso-wrap-style:square;v-text-anchor:top" coordsize="8417,5750" o:spt="100" adj="-11796480,,5400" path="m,l,5750r8417,l8417,xe" filled="f" strokecolor="red" strokeweight=".24536mm">
              <v:stroke joinstyle="miter"/>
              <v:formulas/>
              <v:path gradientshapeok="t" o:connecttype="custom" o:connectlocs="3620135,554355;6025515,554355;4881880,1395730;4881880,-247650" o:connectangles="0,0,0,0" textboxrect="3163,3163,18437,18437"/>
            </v:shape>
            <v:line id="_x0000_s1779" alt="" style="position:absolute;mso-wrap-style:square;v-text-anchor:top" from="1138555,290195" to="1226185,366395" coordsize="138,120" strokecolor="red" strokeweight=".24536mm">
              <v:stroke dashstyle="dash"/>
              <v:path o:connecttype="custom" o:connectlocs="43815,40640;0,116205;87630,116205;43815,40640" o:connectangles="0,0,0,0"/>
            </v:line>
            <v:shape id="_x0000_s1780" type="#_x0000_m3935" alt="" style="position:absolute;left:546100;top:944880;width:334645;height:77470;mso-wrap-style:square;v-text-anchor:top" coordsize="527,122" o:spt="100" adj="-11796480,,5400" path="m,l,122r527,l527,xe" fillcolor="#ffd98a" stroked="f">
              <v:stroke joinstyle="miter"/>
              <v:formulas/>
              <v:path gradientshapeok="t" o:connecttype="custom" o:connectlocs="87630,772795;43815,696595;0,772795;87630,772795;334010,770890;290195,695325;246380,770890;334010,770890" o:connectangles="0,0,0,0,0,0,0,0" textboxrect="3163,3163,18437,18437"/>
            </v:shape>
            <v:shape id="_x0000_s1781" type="#_x0000_m3934" alt="" style="position:absolute;left:1053465;top:303530;width:87630;height:76200;mso-wrap-style:square;v-text-anchor:top" coordsize="138,120" o:spt="100" adj="-11796480,,5400" path="m,l,120r138,l138,xe" filled="f" strokecolor="#f69100" strokeweight=".24536mm">
              <v:stroke joinstyle="miter"/>
              <v:formulas/>
              <v:path gradientshapeok="t" o:connecttype="custom" o:connectlocs="43815,53340;0,128905;87630,128905;43815,53340" o:connectangles="0,0,0,0" textboxrect="3163,3163,18437,18437"/>
            </v:shape>
            <v:line id="_x0000_s1782" alt="" style="position:absolute;mso-wrap-style:square;v-text-anchor:top" from="503555,1026795" to="591185,1102995" coordsize="138,120" strokecolor="red" strokeweight=".24536mm">
              <v:stroke dashstyle="dash"/>
              <v:path o:connecttype="custom" o:connectlocs="43815,777240;0,852805;87630,852805;43815,777240" o:connectangles="0,0,0,0"/>
            </v:line>
            <v:shape id="_x0000_s1783" type="#_x0000_m3933" alt="" style="position:absolute;left:1866900;top:473710;width:87630;height:76200;mso-wrap-style:square;v-text-anchor:top" coordsize="138,120" o:spt="100" adj="-11796480,,5400" path="m,l,120r138,l138,xe" fillcolor="#ffd98a" stroked="f">
              <v:stroke joinstyle="miter"/>
              <v:formulas/>
              <v:path gradientshapeok="t" o:connecttype="custom" o:connectlocs="43815,224155;0,299720;87630,299720;43815,224155" o:connectangles="0,0,0,0" textboxrect="3163,3163,18437,18437"/>
            </v:shape>
            <v:shape id="_x0000_s1784" type="#_x0000_m3932" alt="" style="position:absolute;left:1189355;top:630555;width:87630;height:76200;mso-wrap-style:square;v-text-anchor:top" coordsize="138,120" o:spt="100" adj="-11796480,,5400" path="m,l,120r138,l138,xe" filled="f" strokecolor="#f69100" strokeweight=".24536mm">
              <v:stroke joinstyle="miter"/>
              <v:formulas/>
              <v:path gradientshapeok="t" o:connecttype="custom" o:connectlocs="43815,380365;0,456565;86995,456565;43815,380365" o:connectangles="0,0,0,0" textboxrect="3163,3163,18437,18437"/>
            </v:shape>
            <v:shape id="_x0000_s1785" type="#_x0000_m3931" alt="" style="position:absolute;left:1699895;top:268605;width:87630;height:76200;mso-wrap-style:square;v-text-anchor:top" coordsize="138,120" o:spt="100" adj="-11796480,,5400" path="m,l,120r138,l138,xe" fillcolor="#ff9595" stroked="f">
              <v:stroke joinstyle="miter"/>
              <v:formulas/>
              <v:path gradientshapeok="t" o:connecttype="custom" o:connectlocs="43815,19050;0,94615;87630,94615;43815,19050" o:connectangles="0,0,0,0" textboxrect="3163,3163,18437,18437"/>
            </v:shape>
            <v:shape id="_x0000_s1786" type="#_x0000_m3930" alt="" style="position:absolute;left:1173480;top:639445;width:462915;height:203200;mso-wrap-style:square;v-text-anchor:top" coordsize="729,320" o:spt="100" adj="-11796480,,5400" path="m,l,320r729,l729,xe" filled="f" strokecolor="red" strokeweight=".24536mm">
              <v:stroke joinstyle="miter"/>
              <v:formulas/>
              <v:path gradientshapeok="t" o:connecttype="custom" o:connectlocs="87630,465455;43815,389890;0,465455;87630,465455;462915,592455;419100,516890;375285,592455;462915,592455" o:connectangles="0,0,0,0,0,0,0,0" textboxrect="3163,3163,18437,18437"/>
            </v:shape>
            <v:shape id="_x0000_s1787" type="#_x0000_m3929" alt="" style="position:absolute;left:219075;top:232410;width:212725;height:1016635;mso-wrap-style:square;v-text-anchor:top" coordsize="335,1601" o:spt="100" adj="-11796480,,5400" path="m,l,1601r335,l335,xe" fillcolor="#ff9595" stroked="f">
              <v:stroke joinstyle="miter"/>
              <v:formulas/>
              <v:path gradientshapeok="t" o:connecttype="custom" o:connectlocs="87630,58420;43815,-17145;0,58420;87630,58420;212090,998855;168275,923290;124460,998855;212090,998855" o:connectangles="0,0,0,0,0,0,0,0" textboxrect="3163,3163,18437,18437"/>
            </v:shape>
            <v:shape id="_x0000_s1788" type="#_x0000_m3928" alt="" style="position:absolute;left:1205230;top:548640;width:87630;height:76200;mso-wrap-style:square;v-text-anchor:top" coordsize="138,120" o:spt="100" adj="-11796480,,5400" path="m,l,120r138,l138,xe" filled="f" strokecolor="red" strokeweight=".24536mm">
              <v:stroke joinstyle="miter"/>
              <v:formulas/>
              <v:path gradientshapeok="t" o:connecttype="custom" o:connectlocs="43815,298450;0,374015;87630,374015;43815,298450" o:connectangles="0,0,0,0" textboxrect="3163,3163,18437,18437"/>
            </v:shape>
            <v:line id="_x0000_s1789" alt="" style="position:absolute;mso-wrap-style:square;v-text-anchor:top" from="933450,1060450" to="1021080,1136650" coordsize="138,120" strokecolor="red" strokeweight=".24536mm">
              <v:stroke dashstyle="dash"/>
              <v:path o:connecttype="custom" o:connectlocs="43815,810260;0,886460;87630,886460;43815,810260" o:connectangles="0,0,0,0"/>
            </v:line>
            <v:shape id="_x0000_s1790" type="#_x0000_m3927" alt="" style="position:absolute;left:1483360;top:812165;width:87630;height:76200;mso-wrap-style:square;v-text-anchor:top" coordsize="138,120" o:spt="100" adj="-11796480,,5400" path="m,l,120r138,l138,xe" fillcolor="#ffd98a" stroked="f">
              <v:stroke joinstyle="miter"/>
              <v:formulas/>
              <v:path gradientshapeok="t" o:connecttype="custom" o:connectlocs="43815,562610;0,638175;87630,638175;43815,562610" o:connectangles="0,0,0,0" textboxrect="3163,3163,18437,18437"/>
            </v:shape>
            <v:shape id="_x0000_s1791" type="#_x0000_m3926" alt="" style="position:absolute;left:2043430;top:1059180;width:87630;height:76200;mso-wrap-style:square;v-text-anchor:top" coordsize="138,120" o:spt="100" adj="-11796480,,5400" path="m,l,120r138,l138,xe" filled="f" strokecolor="#f69100" strokeweight=".24536mm">
              <v:stroke joinstyle="miter"/>
              <v:formulas/>
              <v:path gradientshapeok="t" o:connecttype="custom" o:connectlocs="43815,808990;0,885190;87630,885190;43815,808990" o:connectangles="0,0,0,0" textboxrect="3163,3163,18437,18437"/>
            </v:shape>
            <v:shape id="_x0000_s1792" type="#_x0000_m3925" alt="" style="position:absolute;left:1424940;top:766445;width:87630;height:76200;mso-wrap-style:square;v-text-anchor:top" coordsize="138,120" o:spt="100" adj="-11796480,,5400" path="m,l,120r138,l138,xe" fillcolor="#ff9595" stroked="f">
              <v:stroke joinstyle="miter"/>
              <v:formulas/>
              <v:path gradientshapeok="t" o:connecttype="custom" o:connectlocs="43815,516255;0,592455;87630,592455;43815,516255" o:connectangles="0,0,0,0" textboxrect="3163,3163,18437,18437"/>
            </v:shape>
            <v:shape id="_x0000_s1793" type="#_x0000_m3924" alt="" style="position:absolute;left:1732280;top:179705;width:87630;height:76200;mso-wrap-style:square;v-text-anchor:top" coordsize="138,120" o:spt="100" adj="-11796480,,5400" path="m,l,120r138,l138,xe" filled="f" strokecolor="red" strokeweight=".24536mm">
              <v:stroke joinstyle="miter"/>
              <v:formulas/>
              <v:path gradientshapeok="t" o:connecttype="custom" o:connectlocs="43815,-69850;0,5715;86995,5715;43815,-69850" o:connectangles="0,0,0,0" textboxrect="3163,3163,18437,18437"/>
            </v:shape>
            <v:line id="_x0000_s1794" alt="" style="position:absolute;mso-wrap-style:square;v-text-anchor:top" from="1199515,612140" to="1287145,688340" coordsize="138,120" strokecolor="red" strokeweight=".24536mm">
              <v:stroke dashstyle="dash"/>
              <v:path o:connecttype="custom" o:connectlocs="43815,361950;0,438150;87630,438150;43815,361950" o:connectangles="0,0,0,0"/>
            </v:line>
            <v:shape id="_x0000_s1795" type="#_x0000_m3923" alt="" style="position:absolute;left:1362710;top:1071880;width:87630;height:76200;mso-wrap-style:square;v-text-anchor:top" coordsize="138,120" o:spt="100" adj="-11796480,,5400" path="m,l,120r138,l138,xe" fillcolor="#ffd98a" stroked="f">
              <v:stroke joinstyle="miter"/>
              <v:formulas/>
              <v:path gradientshapeok="t" o:connecttype="custom" o:connectlocs="43815,822325;0,897890;87630,897890;43815,822325" o:connectangles="0,0,0,0" textboxrect="3163,3163,18437,18437"/>
            </v:shape>
            <v:shape id="_x0000_s1796" type="#_x0000_m3922" alt="" style="position:absolute;left:1958975;top:900430;width:87630;height:76200;mso-wrap-style:square;v-text-anchor:top" coordsize="138,120" o:spt="100" adj="-11796480,,5400" path="m,l,120r138,l138,xe" filled="f" strokecolor="#f69100" strokeweight=".24536mm">
              <v:stroke joinstyle="miter"/>
              <v:formulas/>
              <v:path gradientshapeok="t" o:connecttype="custom" o:connectlocs="43815,650875;0,726440;87630,726440;43815,650875" o:connectangles="0,0,0,0" textboxrect="3163,3163,18437,18437"/>
            </v:shape>
            <v:line id="_x0000_s1797" alt="" style="position:absolute;mso-wrap-style:square;v-text-anchor:top" from="1261110,760095" to="1348740,836295" coordsize="138,120" strokeweight=".24536mm">
              <v:path o:connecttype="custom" o:connectlocs="43815,509905;0,586105;87630,586105;43815,509905" o:connectangles="0,0,0,0"/>
            </v:line>
            <v:line id="_x0000_s1798" alt="" style="position:absolute;mso-wrap-style:square;v-text-anchor:top" from="1926590,1118235" to="2014220,1194435" coordsize="138,120" strokeweight=".24536mm">
              <v:path o:connecttype="custom" o:connectlocs="43815,868680;0,944245;87630,944245;43815,868680" o:connectangles="0,0,0,0"/>
            </v:line>
            <v:shape id="_x0000_s1799" alt="" style="position:absolute;left:1463040;top:1249680;width:87630;height:76200;mso-wrap-style:square;v-text-anchor:top" coordsize="138,120" o:spt="100" adj="0,,0" path="m69,l,120r138,l69,xe" filled="f" strokecolor="#333" strokeweight=".24536mm">
              <v:stroke joinstyle="round"/>
              <v:formulas/>
              <v:path arrowok="t" o:connecttype="custom" o:connectlocs="43815,999490;0,1075690;87630,1075690;43815,999490" o:connectangles="0,0,0,0"/>
            </v:shape>
            <v:shape id="_x0000_s1800" type="#_x0000_t202" alt="" style="position:absolute;left:1717675;top:1062355;width:87630;height:76200;mso-wrap-style:square;mso-wrap-edited:f;mso-width-percent:0;mso-height-percent:0;mso-position-horizontal-relative:page;mso-width-percent:0;mso-height-percent:0;v-text-anchor:top" coordsize="138,120" path="m69,l,119r138,l69,xe" filled="f" stroked="f">
              <v:path o:connecttype="custom" o:connectlocs="43815,812800;0,888365;87630,888365;43815,812800" o:connectangles="0,0,0,0"/>
              <v:textbox style="layout-flow:vertical;mso-layout-flow-alt:bottom-to-top" inset="0,0,0,0">
                <w:txbxContent>
                  <w:p w14:paraId="1F7B747C" w14:textId="77777777" w:rsidR="00787276" w:rsidRDefault="00787276">
                    <w:pPr>
                      <w:spacing w:before="21"/>
                      <w:ind w:left="20"/>
                      <w:rPr>
                        <w:rFonts w:ascii="Helvetica"/>
                        <w:sz w:val="11"/>
                      </w:rPr>
                    </w:pPr>
                    <w:r>
                      <w:rPr>
                        <w:rFonts w:ascii="Helvetica"/>
                        <w:color w:val="50A45C"/>
                        <w:w w:val="105"/>
                        <w:sz w:val="11"/>
                      </w:rPr>
                      <w:t>Excerpt.3</w:t>
                    </w:r>
                  </w:p>
                </w:txbxContent>
              </v:textbox>
            </v:shape>
            <v:shape id="_x0000_s1801" type="#_x0000_t202" alt="" style="position:absolute;left:1320800;top:835660;width:87630;height:76200;mso-wrap-style:square;mso-wrap-edited:f;mso-width-percent:0;mso-height-percent:0;mso-position-horizontal-relative:page;mso-width-percent:0;mso-height-percent:0;v-text-anchor:top" coordsize="138,120" path="m69,l,119r138,l69,xe" filled="f" stroked="f">
              <v:path o:connecttype="custom" o:connectlocs="43815,586105;0,661670;87630,661670;43815,586105" o:connectangles="0,0,0,0"/>
              <v:textbox style="layout-flow:vertical;mso-layout-flow-alt:bottom-to-top" inset="0,0,0,0">
                <w:txbxContent>
                  <w:p w14:paraId="0A2D17A3" w14:textId="77777777" w:rsidR="00787276" w:rsidRDefault="00787276">
                    <w:pPr>
                      <w:spacing w:before="16"/>
                      <w:ind w:left="20"/>
                      <w:rPr>
                        <w:rFonts w:ascii="Helvetica"/>
                        <w:sz w:val="14"/>
                      </w:rPr>
                    </w:pPr>
                    <w:r>
                      <w:rPr>
                        <w:rFonts w:ascii="Helvetica"/>
                        <w:sz w:val="14"/>
                      </w:rPr>
                      <w:t>Contributions</w:t>
                    </w:r>
                  </w:p>
                </w:txbxContent>
              </v:textbox>
            </v:shape>
            <v:shape id="_x0000_s1802" type="#_x0000_t202" alt="" style="position:absolute;left:1028065;top:318770;width:139065;height:375920;mso-wrap-style:square;mso-wrap-edited:f;mso-width-percent:0;mso-height-percent:0;mso-position-horizontal-relative:page;mso-width-percent:0;mso-height-percent:0;v-text-anchor:top" coordsize="219,592" path="m138,119l69,,,119r138,m219,592l150,472,81,592r138,e" filled="f" stroked="f">
              <v:path o:connecttype="custom" o:connectlocs="87630,144780;43815,69215;0,144780;87630,144780;139065,445135;95250,368935;51435,445135;139065,445135" o:connectangles="0,0,0,0,0,0,0,0"/>
              <v:textbox inset="0,0,0,0">
                <w:txbxContent>
                  <w:p w14:paraId="188840B1" w14:textId="77777777" w:rsidR="00787276" w:rsidRDefault="00787276">
                    <w:pPr>
                      <w:spacing w:before="425"/>
                      <w:rPr>
                        <w:rFonts w:ascii="Arial Unicode MS" w:hAnsi="Arial Unicode MS"/>
                        <w:sz w:val="16"/>
                      </w:rPr>
                    </w:pPr>
                    <w:r>
                      <w:rPr>
                        <w:rFonts w:ascii="Arial Unicode MS" w:hAnsi="Arial Unicode MS"/>
                        <w:w w:val="148"/>
                        <w:sz w:val="16"/>
                      </w:rPr>
                      <w:t>⊤</w:t>
                    </w:r>
                  </w:p>
                </w:txbxContent>
              </v:textbox>
            </v:shape>
            <v:shape id="_x0000_s1803" type="#_x0000_t202" alt="" style="position:absolute;left:1312545;top:802005;width:87630;height:76200;mso-wrap-style:square;mso-wrap-edited:f;mso-width-percent:0;mso-height-percent:0;mso-position-horizontal-relative:page;mso-width-percent:0;mso-height-percent:0;v-text-anchor:top" coordsize="138,120" path="m69,l,120r138,l69,xe" filled="f" stroked="f">
              <v:path o:connecttype="custom" o:connectlocs="43815,551815;0,628015;87630,628015;43815,551815" o:connectangles="0,0,0,0"/>
              <v:textbox style="layout-flow:vertical;mso-layout-flow-alt:bottom-to-top" inset="0,0,0,0">
                <w:txbxContent>
                  <w:p w14:paraId="0CEE1512" w14:textId="77777777" w:rsidR="00787276" w:rsidRDefault="00787276">
                    <w:pPr>
                      <w:spacing w:before="34"/>
                      <w:ind w:left="20"/>
                      <w:rPr>
                        <w:rFonts w:ascii="Helvetica" w:hAnsi="Helvetica"/>
                        <w:sz w:val="16"/>
                      </w:rPr>
                    </w:pPr>
                    <w:r>
                      <w:rPr>
                        <w:rFonts w:ascii="Helvetica" w:hAnsi="Helvetica"/>
                        <w:w w:val="105"/>
                        <w:sz w:val="16"/>
                      </w:rPr>
                      <w:t xml:space="preserve">Dimension 2. </w:t>
                    </w:r>
                    <w:r>
                      <w:rPr>
                        <w:rFonts w:ascii="Symbol" w:hAnsi="Symbol"/>
                        <w:w w:val="105"/>
                        <w:sz w:val="16"/>
                      </w:rPr>
                      <w:t xml:space="preserve">λ = </w:t>
                    </w:r>
                    <w:r>
                      <w:rPr>
                        <w:rFonts w:ascii="Helvetica" w:hAnsi="Helvetica"/>
                        <w:w w:val="105"/>
                        <w:sz w:val="16"/>
                      </w:rPr>
                      <w:t xml:space="preserve">7.52. </w:t>
                    </w:r>
                    <w:r>
                      <w:rPr>
                        <w:rFonts w:ascii="Symbol" w:hAnsi="Symbol"/>
                        <w:w w:val="105"/>
                        <w:sz w:val="16"/>
                      </w:rPr>
                      <w:t xml:space="preserve">τ = </w:t>
                    </w:r>
                    <w:r>
                      <w:rPr>
                        <w:rFonts w:ascii="Helvetica" w:hAnsi="Helvetica"/>
                        <w:w w:val="105"/>
                        <w:sz w:val="16"/>
                      </w:rPr>
                      <w:t>6%</w:t>
                    </w:r>
                  </w:p>
                </w:txbxContent>
              </v:textbox>
            </v:shape>
            <v:shape id="_x0000_s1804" type="#_x0000_t202" alt="" style="position:absolute;left:894715;top:433070;width:197485;height:380365;mso-wrap-style:square;mso-wrap-edited:f;mso-width-percent:0;mso-height-percent:0;mso-position-horizontal-relative:page;mso-width-percent:0;mso-height-percent:0;v-text-anchor:top" coordsize="311,599" path="m138,598l69,479,,598r138,m310,119l242,,173,119r137,e" filled="f" stroked="f">
              <v:path o:connecttype="custom" o:connectlocs="87630,562610;43815,487045;0,562610;87630,562610;196850,258445;153670,182880;109855,258445;196850,258445" o:connectangles="0,0,0,0,0,0,0,0"/>
              <v:textbox style="layout-flow:vertical;mso-layout-flow-alt:bottom-to-top" inset="0,0,0,0">
                <w:txbxContent>
                  <w:p w14:paraId="2C8C55A7" w14:textId="77777777" w:rsidR="00787276" w:rsidRDefault="00787276">
                    <w:pPr>
                      <w:spacing w:before="34"/>
                      <w:ind w:left="20"/>
                      <w:rPr>
                        <w:rFonts w:ascii="Helvetica" w:hAnsi="Helvetica"/>
                        <w:sz w:val="16"/>
                      </w:rPr>
                    </w:pPr>
                    <w:r>
                      <w:rPr>
                        <w:rFonts w:ascii="Helvetica" w:hAnsi="Helvetica"/>
                        <w:w w:val="105"/>
                        <w:sz w:val="16"/>
                      </w:rPr>
                      <w:t xml:space="preserve">Dimension 2. </w:t>
                    </w:r>
                    <w:r>
                      <w:rPr>
                        <w:rFonts w:ascii="Symbol" w:hAnsi="Symbol"/>
                        <w:w w:val="105"/>
                        <w:sz w:val="16"/>
                      </w:rPr>
                      <w:t xml:space="preserve">λ = </w:t>
                    </w:r>
                    <w:r>
                      <w:rPr>
                        <w:rFonts w:ascii="Helvetica" w:hAnsi="Helvetica"/>
                        <w:w w:val="105"/>
                        <w:sz w:val="16"/>
                      </w:rPr>
                      <w:t xml:space="preserve">7.52. </w:t>
                    </w:r>
                    <w:r>
                      <w:rPr>
                        <w:rFonts w:ascii="Symbol" w:hAnsi="Symbol"/>
                        <w:w w:val="105"/>
                        <w:sz w:val="16"/>
                      </w:rPr>
                      <w:t xml:space="preserve">τ = </w:t>
                    </w:r>
                    <w:r>
                      <w:rPr>
                        <w:rFonts w:ascii="Helvetica" w:hAnsi="Helvetica"/>
                        <w:w w:val="105"/>
                        <w:sz w:val="16"/>
                      </w:rPr>
                      <w:t>6%</w:t>
                    </w:r>
                  </w:p>
                </w:txbxContent>
              </v:textbox>
            </v:shape>
            <v:group id="_x0000_s1805" alt="" style="position:absolute;left:883285;top:1443355;width:87630;height:76200;mso-position-horizontal-relative:page" coordorigin="6591,-151" coordsize="2965,3049">
              <v:shape id="_x0000_s1806" type="#_x0000_t75" alt="" style="position:absolute;left:6591;top:-151;width:2965;height:3049">
                <v:imagedata r:id="rId15" o:title=""/>
              </v:shape>
              <v:shape id="_x0000_s1807" type="#_x0000_t202" alt="" style="position:absolute;left:8218;top:891;width:121;height:185;mso-wrap-style:square;v-text-anchor:top" filled="f" stroked="f">
                <v:textbox inset="0,0,0,0">
                  <w:txbxContent>
                    <w:p w14:paraId="5A01BE19" w14:textId="77777777" w:rsidR="00787276" w:rsidRDefault="00787276">
                      <w:pPr>
                        <w:pStyle w:val="BodyText"/>
                        <w:spacing w:before="594"/>
                        <w:ind w:left="0"/>
                        <w:rPr>
                          <w:rFonts w:ascii="Arial Unicode MS" w:eastAsia="Arial Unicode MS"/>
                        </w:rPr>
                      </w:pPr>
                      <w:r>
                        <w:rPr>
                          <w:rFonts w:ascii="Arial Unicode MS" w:eastAsia="Arial Unicode MS" w:hint="eastAsia"/>
                          <w:w w:val="55"/>
                        </w:rPr>
                        <w:t>𝜆</w:t>
                      </w:r>
                    </w:p>
                  </w:txbxContent>
                </v:textbox>
              </v:shape>
              <v:shape id="_x0000_s1808" type="#_x0000_t202" alt="" style="position:absolute;left:7895;top:1174;width:158;height:185;mso-wrap-style:square;v-text-anchor:top" filled="f" stroked="f">
                <v:textbox inset="0,0,0,0">
                  <w:txbxContent>
                    <w:p w14:paraId="333EA3EA" w14:textId="77777777" w:rsidR="00787276" w:rsidRDefault="00787276">
                      <w:pPr>
                        <w:pStyle w:val="BodyText"/>
                        <w:tabs>
                          <w:tab w:val="left" w:pos="5763"/>
                        </w:tabs>
                        <w:spacing w:before="594"/>
                        <w:ind w:left="0"/>
                        <w:rPr>
                          <w:rFonts w:ascii="Arial Unicode MS" w:eastAsia="Arial Unicode MS"/>
                        </w:rPr>
                      </w:pPr>
                      <w:r>
                        <w:t>to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focus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two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dimensions,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int="eastAsia"/>
                          <w:w w:val="95"/>
                        </w:rPr>
                        <w:t>𝜆</w:t>
                      </w:r>
                      <w:r>
                        <w:rPr>
                          <w:rFonts w:ascii="Arial Unicode MS" w:eastAsia="Arial Unicode MS" w:hint="eastAsia"/>
                          <w:w w:val="95"/>
                        </w:rPr>
                        <w:tab/>
                      </w:r>
                      <w:r>
                        <w:rPr>
                          <w:rFonts w:ascii="Arial Unicode MS" w:eastAsia="Arial Unicode MS" w:hint="eastAsia"/>
                          <w:spacing w:val="-70"/>
                          <w:w w:val="55"/>
                        </w:rPr>
                        <w:t>𝜆</w:t>
                      </w:r>
                    </w:p>
                  </w:txbxContent>
                </v:textbox>
              </v:shape>
            </v:group>
            <v:shape id="_x0000_s1809" type="#_x0000_t75" alt="" style="position:absolute;left:1393190;top:774700;width:87630;height:76200;mso-wrap-style:square;v-text-anchor:top" coordsize="138,120" path="m69,l,119r138,l69,xe">
              <v:imagedata r:id="rId15" o:title=""/>
              <v:path o:extrusionok="t" o:connecttype="custom" o:connectlocs="43815,525145;0,600710;87630,600710;43815,525145" o:connectangles="0,0,0,0"/>
            </v:shape>
            <v:shape id="_x0000_s1810" type="#_x0000_t202" alt="" style="position:absolute;left:1305560;top:633730;width:0;height:26035;mso-wrap-style:square;v-text-anchor:top" filled="f" stroked="f">
              <v:path fillok="f"/>
              <v:textbox inset="0,0,0,0">
                <w:txbxContent>
                  <w:p w14:paraId="1DB00ADE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103"/>
                        <w:sz w:val="16"/>
                      </w:rPr>
                      <w:t>F</w:t>
                    </w:r>
                  </w:p>
                </w:txbxContent>
              </v:textbox>
            </v:shape>
            <v:shape id="_x0000_s1811" type="#_x0000_t202" alt="" style="position:absolute;left:-1087755;top:1125855;width:151765;height:49530;mso-wrap-style:square;v-text-anchor:top" coordsize="239,78" path="m3575,-1237r54,18m3629,-1219r,m3575,-1237r-54,-17m3521,-1254r,e" filled="f" stroked="f">
              <v:path o:connecttype="custom" o:connectlocs="2270125,90805;2304415,102235;2304415,102235;2304415,102235;2304415,102235;2270125,90805;2235835,80010;2235835,80010;2235835,80010;2235835,80010" o:connectangles="0,0,0,0,0,0,0,0,0,0"/>
              <v:textbox inset="0,0,0,0">
                <w:txbxContent>
                  <w:p w14:paraId="3CD1BF16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w w:val="103"/>
                        <w:sz w:val="16"/>
                      </w:rPr>
                      <w:t>M</w:t>
                    </w:r>
                  </w:p>
                </w:txbxContent>
              </v:textbox>
            </v:shape>
            <v:group id="_x0000_s1812" alt="" style="position:absolute;left:831850;top:985520;width:297180;height:0;mso-position-horizontal-relative:page" coordorigin="3081,-151" coordsize="2965,3049">
              <v:shape id="_x0000_s1813" type="#_x0000_t75" alt="" style="position:absolute;left:3081;top:-151;width:2965;height:3049">
                <v:imagedata r:id="rId14" o:title=""/>
              </v:shape>
              <v:shape id="_x0000_s1814" type="#_x0000_t202" alt="" style="position:absolute;left:4625;top:892;width:277;height:185;mso-wrap-style:square;v-text-anchor:top" filled="f" stroked="f">
                <v:textbox inset="0,0,0,0">
                  <w:txbxContent>
                    <w:p w14:paraId="1C4E5B72" w14:textId="77777777" w:rsidR="00787276" w:rsidRDefault="00787276">
                      <w:pPr>
                        <w:pStyle w:val="BodyText"/>
                        <w:tabs>
                          <w:tab w:val="left" w:pos="5763"/>
                        </w:tabs>
                        <w:spacing w:before="594"/>
                        <w:ind w:left="0"/>
                        <w:rPr>
                          <w:rFonts w:ascii="Arial Unicode MS" w:eastAsia="Arial Unicode MS"/>
                        </w:rPr>
                      </w:pPr>
                      <w:r>
                        <w:t>to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focus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two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dimensions,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int="eastAsia"/>
                          <w:w w:val="95"/>
                        </w:rPr>
                        <w:t>𝜆</w:t>
                      </w:r>
                      <w:r>
                        <w:rPr>
                          <w:rFonts w:ascii="Arial Unicode MS" w:eastAsia="Arial Unicode MS" w:hint="eastAsia"/>
                          <w:w w:val="95"/>
                        </w:rPr>
                        <w:tab/>
                      </w:r>
                      <w:r>
                        <w:rPr>
                          <w:rFonts w:ascii="Arial Unicode MS" w:eastAsia="Arial Unicode MS" w:hint="eastAsia"/>
                          <w:spacing w:val="-70"/>
                          <w:w w:val="55"/>
                        </w:rPr>
                        <w:t>𝜆</w:t>
                      </w:r>
                    </w:p>
                  </w:txbxContent>
                </v:textbox>
              </v:shape>
              <v:shape id="_x0000_s1815" type="#_x0000_t202" alt="" style="position:absolute;left:4324;top:1181;width:240;height:185;mso-wrap-style:square;v-text-anchor:top" filled="f" stroked="f">
                <v:textbox inset="0,0,0,0">
                  <w:txbxContent>
                    <w:p w14:paraId="4A616777" w14:textId="77777777" w:rsidR="00787276" w:rsidRDefault="00787276">
                      <w:pPr>
                        <w:pStyle w:val="BodyText"/>
                        <w:spacing w:before="594"/>
                        <w:ind w:left="0"/>
                        <w:rPr>
                          <w:rFonts w:ascii="Arial Unicode MS" w:eastAsia="Arial Unicode MS"/>
                        </w:rPr>
                      </w:pPr>
                      <w:r>
                        <w:rPr>
                          <w:rFonts w:ascii="Arial Unicode MS" w:eastAsia="Arial Unicode MS" w:hint="eastAsia"/>
                          <w:w w:val="55"/>
                        </w:rPr>
                        <w:t>𝜆</w:t>
                      </w:r>
                    </w:p>
                  </w:txbxContent>
                </v:textbox>
              </v:shape>
            </v:group>
            <v:shape id="_x0000_s1816" type="#_x0000_t75" alt="" style="position:absolute;left:1123950;top:974725;width:1270;height:1270;mso-wrap-style:square;v-text-anchor:top" coordsize="1270,1270" path="m,l,e">
              <v:imagedata r:id="rId14" o:title=""/>
              <v:path o:extrusionok="t" o:connecttype="custom" o:connectlocs="0,0;0,0;0,0" o:connectangles="0,0,0"/>
            </v:shape>
            <v:shape id="_x0000_s1817" type="#_x0000_t202" alt="" style="position:absolute;left:544195;top:1006475;width:297180;height:0;mso-wrap-style:square;v-text-anchor:top" filled="f" stroked="f">
              <v:path fillok="f"/>
              <v:textbox inset="0,0,0,0">
                <w:txbxContent>
                  <w:p w14:paraId="1C71F0C6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046C9A"/>
                        <w:w w:val="105"/>
                        <w:sz w:val="16"/>
                      </w:rPr>
                      <w:t>AM</w:t>
                    </w:r>
                  </w:p>
                </w:txbxContent>
              </v:textbox>
            </v:shape>
            <v:shape id="_x0000_s1818" type="#_x0000_t202" alt="" style="position:absolute;left:-2420620;top:2437765;width:149225;height:342900;mso-wrap-style:square;v-text-anchor:top" coordsize="235,540" path="m4676,-2239r,m4741,-2269r-40,121m4701,-2148r,m4741,-2269r40,-122m4781,-2391r,e" filled="f" stroked="f">
              <v:path o:connecttype="custom" o:connectlocs="2969260,766445;2969260,766445;2969260,766445;3010535,747395;2985135,824230;2985135,824230;2985135,824230;2985135,824230;3010535,747395;3035935,669925;3035935,669925;3035935,669925;3035935,669925" o:connectangles="0,0,0,0,0,0,0,0,0,0,0,0,0"/>
              <v:textbox inset="0,0,0,0">
                <w:txbxContent>
                  <w:p w14:paraId="6767C14F" w14:textId="77777777" w:rsidR="00787276" w:rsidRDefault="00787276">
                    <w:pPr>
                      <w:spacing w:line="184" w:lineRule="exact"/>
                      <w:rPr>
                        <w:rFonts w:ascii="Helvetica"/>
                        <w:b/>
                        <w:sz w:val="16"/>
                      </w:rPr>
                    </w:pPr>
                    <w:r>
                      <w:rPr>
                        <w:rFonts w:ascii="Helvetica"/>
                        <w:b/>
                        <w:color w:val="FF0000"/>
                        <w:w w:val="105"/>
                        <w:sz w:val="16"/>
                      </w:rPr>
                      <w:t>FR</w:t>
                    </w:r>
                  </w:p>
                </w:txbxContent>
              </v:textbox>
            </v:shape>
            <v:shape id="_x0000_s1819" type="#_x0000_t202" alt="" style="position:absolute;left:-1231265;top:1064260;width:60960;height:230505;mso-wrap-style:square;mso-wrap-edited:f;mso-width-percent:0;mso-height-percent:0;mso-position-horizontal-relative:page;mso-width-percent:0;mso-height-percent:0;v-text-anchor:top" coordsize="96,363" path="m3667,-1119r22,-82m3689,-1201r,m3667,-1119r-21,81m3646,-1038r,e" filled="f" stroked="f">
              <v:path o:connecttype="custom" o:connectlocs="2328545,104140;2342515,52070;2342515,52070;2342515,52070;2342515,52070;2328545,104140;2315210,155575;2315210,155575;2315210,155575;2315210,155575" o:connectangles="0,0,0,0,0,0,0,0,0,0"/>
              <v:textbox inset="0,0,0,0">
                <w:txbxContent>
                  <w:p w14:paraId="7D439E18" w14:textId="77777777" w:rsidR="00787276" w:rsidRDefault="00787276">
                    <w:pPr>
                      <w:pStyle w:val="BodyText"/>
                      <w:tabs>
                        <w:tab w:val="left" w:pos="5763"/>
                      </w:tabs>
                      <w:spacing w:before="594"/>
                      <w:ind w:left="0"/>
                      <w:rPr>
                        <w:rFonts w:ascii="Arial Unicode MS" w:eastAsia="Arial Unicode MS"/>
                      </w:rPr>
                    </w:pPr>
                    <w:r>
                      <w:t>to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t>focus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t>first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two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t>dimensions,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t>with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rPr>
                        <w:rFonts w:ascii="Arial Unicode MS" w:eastAsia="Arial Unicode MS" w:hint="eastAsia"/>
                        <w:w w:val="95"/>
                      </w:rPr>
                      <w:t>𝜆</w:t>
                    </w:r>
                    <w:r>
                      <w:rPr>
                        <w:rFonts w:ascii="Arial Unicode MS" w:eastAsia="Arial Unicode MS" w:hint="eastAsia"/>
                        <w:w w:val="95"/>
                      </w:rPr>
                      <w:tab/>
                    </w:r>
                    <w:r>
                      <w:rPr>
                        <w:rFonts w:ascii="Arial Unicode MS" w:eastAsia="Arial Unicode MS" w:hint="eastAsia"/>
                        <w:spacing w:val="-70"/>
                        <w:w w:val="55"/>
                      </w:rPr>
                      <w:t>𝜆</w:t>
                    </w:r>
                  </w:p>
                </w:txbxContent>
              </v:textbox>
            </v:shape>
            <v:shape id="_x0000_s1820" type="#_x0000_t202" alt="" style="position:absolute;left:-2604770;top:2575560;width:364490;height:424815;mso-wrap-style:square;mso-wrap-edited:f;mso-width-percent:0;mso-height-percent:0;mso-position-horizontal-relative:page;mso-width-percent:0;mso-height-percent:0;v-text-anchor:top" coordsize="574,669" path="m4964,-2360r-129,151m4835,-2209r,m4964,-2360r129,-150m5093,-2510r,e" filled="f" stroked="f">
              <v:path o:connecttype="custom" o:connectlocs="3152140,827405;3070225,923290;3070225,923290;3070225,923290;3070225,923290;3152140,827405;3234055,732155;3234055,732155;3234055,732155;3234055,732155" o:connectangles="0,0,0,0,0,0,0,0,0,0"/>
              <v:textbox inset="0,0,0,0">
                <w:txbxContent>
                  <w:p w14:paraId="1237604D" w14:textId="77777777" w:rsidR="00787276" w:rsidRDefault="00787276">
                    <w:pPr>
                      <w:pStyle w:val="BodyText"/>
                      <w:spacing w:before="594"/>
                      <w:ind w:left="0"/>
                      <w:rPr>
                        <w:rFonts w:ascii="Arial Unicode MS" w:eastAsia="Arial Unicode MS"/>
                      </w:rPr>
                    </w:pPr>
                    <w:r>
                      <w:rPr>
                        <w:rFonts w:ascii="Arial Unicode MS" w:eastAsia="Arial Unicode MS" w:hint="eastAsia"/>
                        <w:w w:val="55"/>
                      </w:rPr>
                      <w:t>𝜆</w:t>
                    </w:r>
                  </w:p>
                </w:txbxContent>
              </v:textbox>
            </v:shape>
            <v:shape id="AutoShape 2307" o:spid="_x0000_s1821" style="position:absolute;left:7321;top:1935;width:288;height:253;visibility:visible;mso-wrap-style:square;v-text-anchor:top" coordsize="288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bMIywAAAOIAAAAPAAAAZHJzL2Rvd25yZXYueG1sRI/dasJA&#10;FITvC32H5RR6I7oxFX+iq4hWKBSKfw9wzB6T2OzZkF1NfHu3IPRmYBjmG2a2aE0pblS7wrKCfi8C&#10;QZxaXXCm4HjYdMcgnEfWWFomBXdysJi/vsww0bbhHd32PhMBwi5BBbn3VSKlS3My6Hq2Ig7Z2dYG&#10;fbB1JnWNTYCbUsZRNJQGCw4LOVa0yin93V+Ngkv00zSd79GJrsvB52Q1uGw3p7VS72/tehpkOQXh&#10;qfX/jSfiSyuIP/ox/F0Kd0DOHwAAAP//AwBQSwECLQAUAAYACAAAACEA2+H2y+4AAACFAQAAEwAA&#10;AAAAAAAAAAAAAAAAAAAAW0NvbnRlbnRfVHlwZXNdLnhtbFBLAQItABQABgAIAAAAIQBa9CxbvwAA&#10;ABUBAAALAAAAAAAAAAAAAAAAAB8BAABfcmVscy8ucmVsc1BLAQItABQABgAIAAAAIQBpnbMIywAA&#10;AOIAAAAPAAAAAAAAAAAAAAAAAAcCAABkcnMvZG93bnJldi54bWxQSwUGAAAAAAMAAwC3AAAA/wIA&#10;AAAA&#10;" path="m2197,-1503r-64,57m2133,-1446r,m2197,-1503r65,-56m2262,-1559r,e" filled="f" strokecolor="#35274a" strokeweight=".72pt">
              <v:path o:connecttype="custom" o:connectlocs="2197,432;2133,489;2133,489;2133,489;2133,489;2197,432;2262,376;2262,376;2262,376;2262,376" o:connectangles="0,0,0,0,0,0,0,0,0,0"/>
              <o:lock v:ext="edit" aspectratio="t" verticies="t" text="t" shapetype="t"/>
            </v:shape>
            <v:shape id="AutoShape 2308" o:spid="_x0000_s1822" style="position:absolute;left:4288;top:2524;width:1612;height:170;visibility:visible;mso-wrap-style:square;v-text-anchor:top" coordsize="1612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QkVywAAAOIAAAAPAAAAZHJzL2Rvd25yZXYueG1sRI9Ba8JA&#10;FITvBf/D8gQvohuVSonZiNgq0oPQVGiPj+wzCWbfxuyq0V/fLRR6GRiG+YZJlp2pxZVaV1lWMBlH&#10;IIhzqysuFBw+N6MXEM4ja6wtk4I7OVimvacEY21v/EHXzBciQNjFqKD0vomldHlJBt3YNsQhO9rW&#10;oA+2LaRu8RbgppbTKJpLgxWHhRIbWpeUn7KLUbB539L30L5lD+qK8/p5ztF++KXUoN+9LoKsFiA8&#10;df6/8YfYaQXT2WQGv5fCHZDpDwAAAP//AwBQSwECLQAUAAYACAAAACEA2+H2y+4AAACFAQAAEwAA&#10;AAAAAAAAAAAAAAAAAAAAW0NvbnRlbnRfVHlwZXNdLnhtbFBLAQItABQABgAIAAAAIQBa9CxbvwAA&#10;ABUBAAALAAAAAAAAAAAAAAAAAB8BAABfcmVscy8ucmVsc1BLAQItABQABgAIAAAAIQCGKQkVywAA&#10;AOIAAAAPAAAAAAAAAAAAAAAAAAcCAABkcnMvZG93bnJldi54bWxQSwUGAAAAAAMAAwC3AAAA/wIA&#10;AAAA&#10;" path="m4163,-1846r-363,-38m3800,-1884r,m4163,-1846r362,38m4525,-1808r,e" filled="f" strokecolor="#f2300f" strokeweight=".72pt">
              <v:path o:connecttype="custom" o:connectlocs="4163,679;3800,641;3800,641;3800,641;3800,641;4163,679;4525,717;4525,717;4525,717;4525,717" o:connectangles="0,0,0,0,0,0,0,0,0,0"/>
              <o:lock v:ext="edit" aspectratio="t" verticies="t" text="t" shapetype="t"/>
            </v:shape>
            <v:shape id="AutoShape 2309" o:spid="_x0000_s1823" style="position:absolute;left:6475;top:727;width:813;height:1233;visibility:visible;mso-wrap-style:square;v-text-anchor:top" coordsize="813,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rTUygAAAOIAAAAPAAAAZHJzL2Rvd25yZXYueG1sRI9Ba8JA&#10;EIXvBf/DMoK3utGoSHQVaRE8FG1UUG9DdkyC2dmQXTX9992C0MuDx/C+N2++bE0lHtS40rKCQT8C&#10;QZxZXXKu4HhYv09BOI+ssbJMCn7IwXLReZtjou2TU3rsfS4ChF2CCgrv60RKlxVk0PVtTRxuV9sY&#10;9ME2udQNPgPcVHIYRRNpsOTQUGBNHwVlt/3dhDd2o/E2Nvf0O95evnKbnnbnTaxUr9t+zoKsZiA8&#10;tf4/8UJstIJhPBjB36TAAbn4BQAA//8DAFBLAQItABQABgAIAAAAIQDb4fbL7gAAAIUBAAATAAAA&#10;AAAAAAAAAAAAAAAAAABbQ29udGVudF9UeXBlc10ueG1sUEsBAi0AFAAGAAgAAAAhAFr0LFu/AAAA&#10;FQEAAAsAAAAAAAAAAAAAAAAAHwEAAF9yZWxzLy5yZWxzUEsBAi0AFAAGAAgAAAAhAOsCtNTKAAAA&#10;4gAAAA8AAAAAAAAAAAAAAAAABwIAAGRycy9kb3ducmV2LnhtbFBLBQYAAAAAAwADALcAAAD+AgAA&#10;AAA=&#10;" path="m2781,-618r182,-277m2963,-895r,m2781,-618r-183,278m2598,-340r,e" filled="f" strokecolor="#35274a" strokeweight=".72pt">
              <v:path o:connecttype="custom" o:connectlocs="2781,109;2963,-168;2963,-168;2963,-168;2963,-168;2781,109;2598,387;2598,387;2598,387;2598,387" o:connectangles="0,0,0,0,0,0,0,0,0,0"/>
              <o:lock v:ext="edit" aspectratio="t" verticies="t" text="t" shapetype="t"/>
            </v:shape>
            <v:line id="Line 2310" o:spid="_x0000_s1824" style="position:absolute;visibility:visible;mso-wrap-style:square" from="9019,724" to="9019,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F3yAAAAOIAAAAPAAAAZHJzL2Rvd25yZXYueG1sRI9bi8Iw&#10;FITfF/wP4Qj7tqZVFLcaRbyAT4IX1tdDc2yLzUlJslr/vREEXwaGYb5hpvPW1OJGzleWFaS9BARx&#10;bnXFhYLTcfMzBuEDssbaMil4kIf5rPM1xUzbO+/pdgiFiBD2GSooQ2gyKX1ekkHfsw1xzC7WGQzR&#10;ukJqh/cIN7XsJ8lIGqw4LpTY0LKk/Hr4NwqWv3KRmrE7rwdHa0aX9fWv3p2U+u62q0mUxQREoDZ8&#10;Gm/EVivoD9IhvC7FOyBnTwAAAP//AwBQSwECLQAUAAYACAAAACEA2+H2y+4AAACFAQAAEwAAAAAA&#10;AAAAAAAAAAAAAAAAW0NvbnRlbnRfVHlwZXNdLnhtbFBLAQItABQABgAIAAAAIQBa9CxbvwAAABUB&#10;AAALAAAAAAAAAAAAAAAAAB8BAABfcmVscy8ucmVsc1BLAQItABQABgAIAAAAIQADUBF3yAAAAOIA&#10;AAAPAAAAAAAAAAAAAAAAAAcCAABkcnMvZG93bnJldi54bWxQSwUGAAAAAAMAAwC3AAAA/AIAAAAA&#10;" strokecolor="#f2300f" strokeweight=".3445mm">
              <v:path arrowok="f"/>
              <o:lock v:ext="edit" aspectratio="t" verticies="t"/>
            </v:line>
            <v:polyline id="Freeform 2311" o:spid="_x0000_s1825" style="position:absolute;visibility:visible;mso-wrap-style:square;v-text-anchor:top" points="9021,730,9021,730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pnwywAAAOIAAAAPAAAAZHJzL2Rvd25yZXYueG1sRI9Pa8JA&#10;FMTvhX6H5Qm9FN0YRTS6SqkUihfxz8XbM/tMYrJv0+zWxG/vCoVeBoZhfsMsVp2pxI0aV1hWMBxE&#10;IIhTqwvOFBwPX/0pCOeRNVaWScGdHKyWry8LTLRteUe3vc9EgLBLUEHufZ1I6dKcDLqBrYlDdrGN&#10;QR9sk0ndYBvgppJxFE2kwYLDQo41feaUlvtfo6A9j831tP5JN8fLblNuy/g9mxml3nrdeh7kYw7C&#10;U+f/G3+Ib60gHg0n8LwU7oBcPgAAAP//AwBQSwECLQAUAAYACAAAACEA2+H2y+4AAACFAQAAEwAA&#10;AAAAAAAAAAAAAAAAAAAAW0NvbnRlbnRfVHlwZXNdLnhtbFBLAQItABQABgAIAAAAIQBa9CxbvwAA&#10;ABUBAAALAAAAAAAAAAAAAAAAAB8BAABfcmVscy8ucmVsc1BLAQItABQABgAIAAAAIQA8XpnwywAA&#10;AOIAAAAPAAAAAAAAAAAAAAAAAAcCAABkcnMvZG93bnJldi54bWxQSwUGAAAAAAMAAwC3AAAA/wIA&#10;AAAA&#10;" filled="f" strokecolor="#f2300f" strokeweight=".72pt">
              <v:path o:connecttype="custom" o:connectlocs="0,0;0,0;0,0" o:connectangles="0,0,0"/>
              <o:lock v:ext="edit" aspectratio="t" verticies="t" text="t" shapetype="t"/>
            </v:polyline>
            <v:line id="Line 2312" o:spid="_x0000_s1826" style="position:absolute;visibility:visible;mso-wrap-style:square" from="9014,886" to="9014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iqbyAAAAOIAAAAPAAAAZHJzL2Rvd25yZXYueG1sRI9Pi8Iw&#10;FMTvwn6H8Bb2pmkV/FONIq6CJ8Eq7vXRPNti81KSrNZvb4SFvQwMw/yGWaw604g7OV9bVpAOEhDE&#10;hdU1lwrOp11/CsIHZI2NZVLwJA+r5UdvgZm2Dz7SPQ+liBD2GSqoQmgzKX1RkUE/sC1xzK7WGQzR&#10;ulJqh48IN40cJslYGqw5LlTY0qai4pb/GgWbmVynZup+tqOTNePr9nZpDmelvj6773mU9RxEoC78&#10;N/4Qe61gOEon8L4U74BcvgAAAP//AwBQSwECLQAUAAYACAAAACEA2+H2y+4AAACFAQAAEwAAAAAA&#10;AAAAAAAAAAAAAAAAW0NvbnRlbnRfVHlwZXNdLnhtbFBLAQItABQABgAIAAAAIQBa9CxbvwAAABUB&#10;AAALAAAAAAAAAAAAAAAAAB8BAABfcmVscy8ucmVsc1BLAQItABQABgAIAAAAIQCcziqbyAAAAOIA&#10;AAAPAAAAAAAAAAAAAAAAAAcCAABkcnMvZG93bnJldi54bWxQSwUGAAAAAAMAAwC3AAAA/AIAAAAA&#10;" strokecolor="#f2300f" strokeweight=".3445mm">
              <v:path arrowok="f"/>
              <o:lock v:ext="edit" aspectratio="t" verticies="t"/>
            </v:line>
            <v:shape id="AutoShape 2313" o:spid="_x0000_s1827" style="position:absolute;left:4889;top:2381;width:1450;height:1065;visibility:visible;mso-wrap-style:square;v-text-anchor:top" coordsize="1450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EhDygAAAOIAAAAPAAAAZHJzL2Rvd25yZXYueG1sRI/RSsNA&#10;EEXfhf7DMgXf7CYRVNJuS6lYC1Kk1Q8YstMkbXY27K5p9OudB8GXgctwz8xZrEbXqYFCbD0byGcZ&#10;KOLK25ZrA58fL3dPoGJCtth5JgPfFGG1nNwssLT+ygcajqlWAuFYooEmpb7UOlYNOYwz3xPL7uSD&#10;wyQx1NoGvArcdbrIsgftsGW50GBPm4aqy/HLGXCHffFevL553LfDOb88bn92YWvM7XR8nstYz0El&#10;GtN/4w+xswaK+1x+FiXRAb38BQAA//8DAFBLAQItABQABgAIAAAAIQDb4fbL7gAAAIUBAAATAAAA&#10;AAAAAAAAAAAAAAAAAABbQ29udGVudF9UeXBlc10ueG1sUEsBAi0AFAAGAAgAAAAhAFr0LFu/AAAA&#10;FQEAAAsAAAAAAAAAAAAAAAAAHwEAAF9yZWxzLy5yZWxzUEsBAi0AFAAGAAgAAAAhAOYwSEPKAAAA&#10;4gAAAA8AAAAAAAAAAAAAAAAABwIAAGRycy9kb3ducmV2LnhtbFBLBQYAAAAAAwADALcAAAD+AgAA&#10;AAA=&#10;" path="m4122,-1326r,m3536,-1689r-67,117m3469,-1572r,m3536,-1689r67,-116m3603,-1805r,e" filled="f" strokecolor="#f2300f" strokeweight=".72pt">
              <v:path o:connecttype="custom" o:connectlocs="4122,1056;4122,1056;4122,1056;3536,693;3469,810;3469,810;3469,810;3469,810;3536,693;3603,577;3603,577;3603,577;3603,577" o:connectangles="0,0,0,0,0,0,0,0,0,0,0,0,0"/>
              <o:lock v:ext="edit" aspectratio="t" verticies="t" text="t" shapetype="t"/>
            </v:shape>
            <v:shape id="AutoShape 2314" o:spid="_x0000_s1828" style="position:absolute;left:1582;top:929;width:831;height:3664;visibility:visible;mso-wrap-style:square;v-text-anchor:top" coordsize="831,3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7lFyQAAAOIAAAAPAAAAZHJzL2Rvd25yZXYueG1sRI9Ba8JA&#10;FITvhf6H5RW81c2mUtroKtUqeOhFLZ4f2dds2uzbkN3E+O/dQqGXgWGYb5jFanSNGKgLtWcNapqB&#10;IC69qbnS8HnaPb6ACBHZYOOZNFwpwGp5f7fAwvgLH2g4xkokCIcCNdgY20LKUFpyGKa+JU7Zl+8c&#10;xmS7SpoOLwnuGpln2bN0WHNasNjSxlL5c+ydhgqdXZ/7Xg3f2w91mpUqP5x3Wk8exvd5krc5iEhj&#10;/G/8IfZGQ/6kXuH3UroDcnkDAAD//wMAUEsBAi0AFAAGAAgAAAAhANvh9svuAAAAhQEAABMAAAAA&#10;AAAAAAAAAAAAAAAAAFtDb250ZW50X1R5cGVzXS54bWxQSwECLQAUAAYACAAAACEAWvQsW78AAAAV&#10;AQAACwAAAAAAAAAAAAAAAAAfAQAAX3JlbHMvLnJlbHNQSwECLQAUAAYACAAAACEAYB+5RckAAADi&#10;AAAADwAAAAAAAAAAAAAAAAAHAgAAZHJzL2Rvd25yZXYueG1sUEsFBgAAAAADAAMAtwAAAP0CAAAA&#10;AA==&#10;" path="m5341,-877r53,130m5394,-747r,m5341,-877r-53,-129m5288,-1006r,m5537,605l5413,567t,l5413,567t124,38l5662,642t,l5662,642e" filled="f" strokecolor="#0b775e" strokeweight=".72pt">
              <v:path o:connecttype="custom" o:connectlocs="5341,52;5394,182;5394,182;5394,182;5394,182;5341,52;5288,-77;5288,-77;5288,-77;5288,-77;5537,1534;5413,1496;5413,1496;5413,1496;5413,1496;5537,1534;5662,1571;5662,1571;5662,1571;5662,1571" o:connectangles="0,0,0,0,0,0,0,0,0,0,0,0,0,0,0,0,0,0,0,0"/>
              <o:lock v:ext="edit" aspectratio="t" verticies="t" text="t" shapetype="t"/>
            </v:shape>
            <v:shape id="AutoShape 2315" o:spid="_x0000_s1829" style="position:absolute;left:4926;top:1973;width:449;height:697;visibility:visible;mso-wrap-style:square;v-text-anchor:top" coordsize="449,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pd6yQAAAOIAAAAPAAAAZHJzL2Rvd25yZXYueG1sRI9NawIx&#10;EIbvhf6HMIXeatYtSFmNIraFfl1qbc9DMm5WN5NlE3Xtr+8cCl4GXob3eXlmiyG06kh9aiIbGI8K&#10;UMQ2uoZrA5uv57sHUCkjO2wjk4EzJVjMr69mWLl44k86rnOtBMKpQgM+567SOllPAdModsTy28Y+&#10;YJbY19r1eBJ4aHVZFBMdsGFZ8NjRypPdrw/BwNv29fcjbt59zPpHf+/s3h6eCmNub4bHqZzlFFSm&#10;IV8a/4gXZ6C8L0VClEQH9PwPAAD//wMAUEsBAi0AFAAGAAgAAAAhANvh9svuAAAAhQEAABMAAAAA&#10;AAAAAAAAAAAAAAAAAFtDb250ZW50X1R5cGVzXS54bWxQSwECLQAUAAYACAAAACEAWvQsW78AAAAV&#10;AQAACwAAAAAAAAAAAAAAAAAfAQAAX3JlbHMvLnJlbHNQSwECLQAUAAYACAAAACEAWQKXeskAAADi&#10;AAAADwAAAAAAAAAAAAAAAAAHAgAAZHJzL2Rvd25yZXYueG1sUEsFBgAAAAADAAMAtwAAAP0CAAAA&#10;AA==&#10;" path="m3551,-1423r-101,-157m3450,-1580r,m3551,-1423r100,156m3651,-1267r,e" filled="f" strokecolor="#f2300f" strokeweight=".72pt">
              <v:path o:connecttype="custom" o:connectlocs="3551,550;3450,393;3450,393;3450,393;3450,393;3551,550;3651,706;3651,706;3651,706;3651,706" o:connectangles="0,0,0,0,0,0,0,0,0,0"/>
              <o:lock v:ext="edit" aspectratio="t" verticies="t" text="t" shapetype="t"/>
            </v:shape>
            <v:shape id="AutoShape 2316" o:spid="_x0000_s1830" style="position:absolute;left:3696;top:3934;width:1004;height:358;visibility:visible;mso-wrap-style:square;v-text-anchor:top" coordsize="100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qUNywAAAOIAAAAPAAAAZHJzL2Rvd25yZXYueG1sRI/dasJA&#10;FITvC32H5RS8qxsjFRtdpf5hoVAwFfTykD1uQrNnQ3Y1aZ++Wyj0ZmAY5htmvuxtLW7U+sqxgtEw&#10;AUFcOF2xUXD82D1OQfiArLF2TAq+yMNycX83x0y7jg90y4MREcI+QwVlCE0mpS9KsuiHriGO2cW1&#10;FkO0rZG6xS7CbS3TJJlIixXHhRIbWpdUfOZXq+DteZ+/N93JrbbmLCffnX0ye6vU4KHfzKK8zEAE&#10;6sN/4w/xqhWk43QEv5fiHZCLHwAAAP//AwBQSwECLQAUAAYACAAAACEA2+H2y+4AAACFAQAAEwAA&#10;AAAAAAAAAAAAAAAAAAAAW0NvbnRlbnRfVHlwZXNdLnhtbFBLAQItABQABgAIAAAAIQBa9CxbvwAA&#10;ABUBAAALAAAAAAAAAAAAAAAAAB8BAABfcmVscy8ucmVsc1BLAQItABQABgAIAAAAIQAkRqUNywAA&#10;AOIAAAAPAAAAAAAAAAAAAAAAAAcCAABkcnMvZG93bnJldi54bWxQSwUGAAAAAAMAAwC3AAAA/wIA&#10;AAAA&#10;" path="m4351,-2579r226,-81m4577,-2660r,m4351,-2579r-226,80m4125,-2499r,e" filled="f" strokecolor="#0b775e" strokeweight=".72pt">
              <v:path o:connecttype="custom" o:connectlocs="4351,1356;4577,1275;4577,1275;4577,1275;4577,1275;4351,1356;4125,1436;4125,1436;4125,1436;4125,1436" o:connectangles="0,0,0,0,0,0,0,0,0,0"/>
              <o:lock v:ext="edit" aspectratio="t" verticies="t" text="t" shapetype="t"/>
            </v:shape>
            <v:shape id="AutoShape 2317" o:spid="_x0000_s1831" style="position:absolute;left:5956;top:3067;width:333;height:357;visibility:visible;mso-wrap-style:square;v-text-anchor:top" coordsize="333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BzZxwAAAOIAAAAPAAAAZHJzL2Rvd25yZXYueG1sRI9BawIx&#10;FITvgv8hPMGbZo1Q6mqUoki99KCt9+fmuVm6eVk2qe721zeC0MvAMMw3zGrTuVrcqA2VZw2zaQaC&#10;uPCm4lLD1+d+8goiRGSDtWfS0FOAzXo4WGFu/J2PdDvFUiQIhxw12BibXMpQWHIYpr4hTtnVtw5j&#10;sm0pTYv3BHe1VFn2Ih1WnBYsNrS1VHyffpwGxP1FXXq7+Lhmv9TvzPtRnudaj0fdbpnkbQkiUhf/&#10;G0/EwWhQc6XgcSndAbn+AwAA//8DAFBLAQItABQABgAIAAAAIQDb4fbL7gAAAIUBAAATAAAAAAAA&#10;AAAAAAAAAAAAAABbQ29udGVudF9UeXBlc10ueG1sUEsBAi0AFAAGAAgAAAAhAFr0LFu/AAAAFQEA&#10;AAsAAAAAAAAAAAAAAAAAHwEAAF9yZWxzLy5yZWxzUEsBAi0AFAAGAAgAAAAhAMiQHNnHAAAA4gAA&#10;AA8AAAAAAAAAAAAAAAAABwIAAGRycy9kb3ducmV2LnhtbFBLBQYAAAAAAwADALcAAAD7AgAAAAA=&#10;" path="m2958,-2102r-75,-80m2883,-2182r,m2958,-2102r75,80m3033,-2022r,e" filled="f" strokecolor="#f2300f" strokeweight=".72pt">
              <v:path o:connecttype="custom" o:connectlocs="2958,965;2883,885;2883,885;2883,885;2883,885;2958,965;3033,1045;3033,1045;3033,1045;3033,1045" o:connectangles="0,0,0,0,0,0,0,0,0,0"/>
              <o:lock v:ext="edit" aspectratio="t" verticies="t" text="t" shapetype="t"/>
            </v:shape>
            <v:shape id="AutoShape 2318" o:spid="_x0000_s1832" style="position:absolute;left:7625;top:3602;width:914;height:1012;visibility:visible;mso-wrap-style:square;v-text-anchor:top" coordsize="914,1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kBSygAAAOIAAAAPAAAAZHJzL2Rvd25yZXYueG1sRI9Ba8JA&#10;FITvBf/D8oReRDeNWDS6SmkQpD1VPejtkX1uotm3Ibua9N93C4VeBoZhvmFWm97W4kGtrxwreJkk&#10;IIgLpys2Co6H7XgOwgdkjbVjUvBNHjbrwdMKM+06/qLHPhgRIewzVFCG0GRS+qIki37iGuKYXVxr&#10;MUTbGqlb7CLc1jJNkldpseK4UGJD7yUVt/3dKkjNZftxXozye351ZjbrdqPP60mp52GfL6O8LUEE&#10;6sN/4w+x07E8TafweyneAbn+AQAA//8DAFBLAQItABQABgAIAAAAIQDb4fbL7gAAAIUBAAATAAAA&#10;AAAAAAAAAAAAAAAAAABbQ29udGVudF9UeXBlc10ueG1sUEsBAi0AFAAGAAgAAAAhAFr0LFu/AAAA&#10;FQEAAAsAAAAAAAAAAAAAAAAAHwEAAF9yZWxzLy5yZWxzUEsBAi0AFAAGAAgAAAAhABtmQFLKAAAA&#10;4gAAAA8AAAAAAAAAAAAAAAAABwIAAGRycy9kb3ducmV2LnhtbFBLBQYAAAAAAwADALcAAAD+AgAA&#10;AAA=&#10;" path="m2170,-2249r205,227m2375,-2022r,m2170,-2249r-205,-228m1965,-2477r,e" filled="f" strokecolor="#35274a" strokeweight=".72pt">
              <v:path o:connecttype="custom" o:connectlocs="2170,1354;2375,1581;2375,1581;2375,1581;2375,1581;2170,1354;1965,1126;1965,1126;1965,1126;1965,1126" o:connectangles="0,0,0,0,0,0,0,0,0,0"/>
              <o:lock v:ext="edit" aspectratio="t" verticies="t" text="t" shapetype="t"/>
            </v:shape>
            <v:shape id="AutoShape 2319" o:spid="_x0000_s1833" style="position:absolute;left:5871;top:3043;width:95;height:84;visibility:visible;mso-wrap-style:square;v-text-anchor:top" coordsize="95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iLdywAAAOIAAAAPAAAAZHJzL2Rvd25yZXYueG1sRI9Ba8JA&#10;FITvhf6H5Qne6sZUpI2uIkqlClK0PejtmX0modm3IbvG1F/vCkIvA8Mw3zDjaWtK0VDtCssK+r0I&#10;BHFqdcGZgp/vj5c3EM4jaywtk4I/cjCdPD+NMdH2wltqdj4TAcIuQQW591UipUtzMuh6tiIO2cnW&#10;Bn2wdSZ1jZcAN6WMo2goDRYcFnKsaJ5T+rs7GwWHbbM/XtfLzWpmr1+rQeQlFe9KdTvtYhRkNgLh&#10;qfX/jQfiUyuIX+MB3C+FOyAnNwAAAP//AwBQSwECLQAUAAYACAAAACEA2+H2y+4AAACFAQAAEwAA&#10;AAAAAAAAAAAAAAAAAAAAW0NvbnRlbnRfVHlwZXNdLnhtbFBLAQItABQABgAIAAAAIQBa9CxbvwAA&#10;ABUBAAALAAAAAAAAAAAAAAAAAB8BAABfcmVscy8ucmVsc1BLAQItABQABgAIAAAAIQBtHiLdywAA&#10;AOIAAAAPAAAAAAAAAAAAAAAAAAcCAABkcnMvZG93bnJldi54bWxQSwUGAAAAAAMAAwC3AAAA/wIA&#10;AAAA&#10;" path="m2951,-2150r21,-19m2972,-2169r,m2951,-2150r-21,19m2930,-2131r,e" filled="f" strokecolor="#f2300f" strokeweight=".72pt">
              <v:path o:connecttype="custom" o:connectlocs="2951,893;2972,874;2972,874;2972,874;2972,874;2951,893;2930,912;2930,912;2930,912;2930,912" o:connectangles="0,0,0,0,0,0,0,0,0,0"/>
              <o:lock v:ext="edit" aspectratio="t" verticies="t" text="t" shapetype="t"/>
            </v:shape>
            <v:shape id="AutoShape 2320" o:spid="_x0000_s1834" style="position:absolute;left:6786;top:771;width:416;height:522;visibility:visible;mso-wrap-style:square;v-text-anchor:top" coordsize="416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t5HyQAAAOIAAAAPAAAAZHJzL2Rvd25yZXYueG1sRI/dasJA&#10;FITvC77DcgTv6sZoVaKr+EOgV9KqD3DIHrPR7NmQXTXt03cLhd4MDMN8wyzXna3Fg1pfOVYwGiYg&#10;iAunKy4VnE/56xyED8gaa8ek4Is8rFe9lyVm2j35kx7HUIoIYZ+hAhNCk0npC0MW/dA1xDG7uNZi&#10;iLYtpW7xGeG2lmmSTKXFiuOCwYZ2horb8W4VHOiaz77z7WzC1Yd3Zjq/HiZeqUG/2y+ibBYgAnXh&#10;v/GHeNcK0nH6Br+X4h2Qqx8AAAD//wMAUEsBAi0AFAAGAAgAAAAhANvh9svuAAAAhQEAABMAAAAA&#10;AAAAAAAAAAAAAAAAAFtDb250ZW50X1R5cGVzXS54bWxQSwECLQAUAAYACAAAACEAWvQsW78AAAAV&#10;AQAACwAAAAAAAAAAAAAAAAAfAQAAX3JlbHMvLnJlbHNQSwECLQAUAAYACAAAACEA3rreR8kAAADi&#10;AAAADwAAAAAAAAAAAAAAAAAHAgAAZHJzL2Rvd25yZXYueG1sUEsFBgAAAAADAAMAtwAAAP0CAAAA&#10;AA==&#10;" path="m2520,-802r-94,-118m2426,-920r,m2520,-802r93,117m2613,-685r,e" filled="f" strokecolor="#35274a" strokeweight=".72pt">
              <v:path o:connecttype="custom" o:connectlocs="2520,-30;2426,-148;2426,-148;2426,-148;2426,-148;2520,-30;2613,87;2613,87;2613,87;2613,87" o:connectangles="0,0,0,0,0,0,0,0,0,0"/>
              <o:lock v:ext="edit" aspectratio="t" verticies="t" text="t" shapetype="t"/>
            </v:shape>
            <v:shape id="AutoShape 2321" o:spid="_x0000_s1835" style="position:absolute;left:5021;top:2418;width:215;height:252;visibility:visible;mso-wrap-style:square;v-text-anchor:top" coordsize="215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kwgygAAAOIAAAAPAAAAZHJzL2Rvd25yZXYueG1sRI9BS8NA&#10;FITvQv/D8gre7KYp1JB2W6QiCHpJFe3xkX3NBrNvw+6mSf31riB4GRiG+YbZ7ifbiQv50DpWsFxk&#10;IIhrp1tuFLy/Pd0VIEJE1tg5JgVXCrDfzW62WGo3ckWXY2xEgnAoUYGJsS+lDLUhi2HheuKUnZ23&#10;GJP1jdQexwS3ncyzbC0ttpwWDPZ0MFR/HQerYFWE4t674fN6itX3ML5W1ceLUep2Pj1ukjxsQESa&#10;4n/jD/GsFeSrfA2/l9IdkLsfAAAA//8DAFBLAQItABQABgAIAAAAIQDb4fbL7gAAAIUBAAATAAAA&#10;AAAAAAAAAAAAAAAAAABbQ29udGVudF9UeXBlc10ueG1sUEsBAi0AFAAGAAgAAAAhAFr0LFu/AAAA&#10;FQEAAAsAAAAAAAAAAAAAAAAAHwEAAF9yZWxzLy5yZWxzUEsBAi0AFAAGAAgAAAAhACx2TCDKAAAA&#10;4gAAAA8AAAAAAAAAAAAAAAAABwIAAGRycy9kb3ducmV2LnhtbFBLBQYAAAAAAwADALcAAAD+AgAA&#10;AAA=&#10;" path="m3446,-1768r48,56m3494,-1712r,m3446,-1768r-48,-57m3398,-1825r,e" filled="f" strokecolor="#9a8822" strokeweight=".72pt">
              <v:path o:connecttype="custom" o:connectlocs="3446,650;3494,706;3494,706;3494,706;3494,706;3446,650;3398,593;3398,593;3398,593;3398,593" o:connectangles="0,0,0,0,0,0,0,0,0,0"/>
              <o:lock v:ext="edit" aspectratio="t" verticies="t" text="t" shapetype="t"/>
            </v:shape>
            <v:shape id="AutoShape 2322" o:spid="_x0000_s1836" style="position:absolute;left:5416;top:3537;width:567;height:1236;visibility:visible;mso-wrap-style:square;v-text-anchor:top" coordsize="567,1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Z+jyAAAAOIAAAAPAAAAZHJzL2Rvd25yZXYueG1sRI9BawIx&#10;FITvhf6H8AreatYVbF2NUiyKt1a7B4+PzXOzuHlZkuhu++tNodDLwDDMN8xyPdhW3MiHxrGCyTgD&#10;QVw53XCtoPzaPr+CCBFZY+uYFHxTgPXq8WGJhXY9H+h2jLVIEA4FKjAxdoWUoTJkMYxdR5yys/MW&#10;Y7K+ltpjn+C2lXmWzaTFhtOCwY42hqrL8WoV6HK66WfDnE/mwxPu6lL/fF6UGj0N74skbwsQkYb4&#10;3/hD7LWCfJq/wO+ldAfk6g4AAP//AwBQSwECLQAUAAYACAAAACEA2+H2y+4AAACFAQAAEwAAAAAA&#10;AAAAAAAAAAAAAAAAW0NvbnRlbnRfVHlwZXNdLnhtbFBLAQItABQABgAIAAAAIQBa9CxbvwAAABUB&#10;AAALAAAAAAAAAAAAAAAAAB8BAABfcmVscy8ucmVsc1BLAQItABQABgAIAAAAIQBzuZ+jyAAAAOIA&#10;AAAPAAAAAAAAAAAAAAAAAAcCAABkcnMvZG93bnJldi54bWxQSwUGAAAAAAMAAwC3AAAA/AIAAAAA&#10;" path="m3307,-2162r128,278m3435,-1884r,m3307,-2162r-127,-278m3180,-2440r,e" filled="f" strokecolor="#f2300f" strokeweight=".72pt">
              <v:path o:connecttype="custom" o:connectlocs="3307,1375;3435,1653;3435,1653;3435,1653;3435,1653;3307,1375;3180,1097;3180,1097;3180,1097;3180,1097" o:connectangles="0,0,0,0,0,0,0,0,0,0"/>
              <o:lock v:ext="edit" aspectratio="t" verticies="t" text="t" shapetype="t"/>
            </v:shape>
            <v:line id="Line 2323" o:spid="_x0000_s1837" style="position:absolute;visibility:visible;mso-wrap-style:square" from="9656,1104" to="9688,1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5rlyQAAAOIAAAAPAAAAZHJzL2Rvd25yZXYueG1sRI/BasJA&#10;EIbvQt9hmUJvujGFaKOraEvBeov6AEN2mgSzs2l2jWmfvnMo9DLwM/zfzLfejq5VA/Wh8WxgPktA&#10;EZfeNlwZuJzfp0tQISJbbD2TgW8KsN08TNaYW3/ngoZTrJRAOORooI6xy7UOZU0Ow8x3xLL79L3D&#10;KLGvtO3xLnDX6jRJMu2wYblQY0evNZXX080Z+Np/7Ibs/JL9HN3CHgq+7ZuWjHl6HN9WMnYrUJHG&#10;+N/4QxysgfQ5lZ9FSXRAb34BAAD//wMAUEsBAi0AFAAGAAgAAAAhANvh9svuAAAAhQEAABMAAAAA&#10;AAAAAAAAAAAAAAAAAFtDb250ZW50X1R5cGVzXS54bWxQSwECLQAUAAYACAAAACEAWvQsW78AAAAV&#10;AQAACwAAAAAAAAAAAAAAAAAfAQAAX3JlbHMvLnJlbHNQSwECLQAUAAYACAAAACEAiBea5ckAAADi&#10;AAAADwAAAAAAAAAAAAAAAAAHAgAAZHJzL2Rvd25yZXYueG1sUEsFBgAAAAADAAMAtwAAAP0CAAAA&#10;AA==&#10;" strokecolor="#35274a" strokeweight=".27464mm">
              <v:path arrowok="f"/>
              <o:lock v:ext="edit" aspectratio="t" verticies="t"/>
            </v:line>
            <v:polyline id="Freeform 2324" o:spid="_x0000_s1838" style="position:absolute;visibility:visible;mso-wrap-style:square;v-text-anchor:top" points="9681,1103,9681,1103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XAhywAAAOIAAAAPAAAAZHJzL2Rvd25yZXYueG1sRI9Ba8JA&#10;FITvgv9heYXezMYIUqOrFG3VerFVoddH9jUJZt+G3a3G/vpuoeBlYBjmG2a26EwjLuR8bVnBMElB&#10;EBdW11wqOB1fB08gfEDW2FgmBTfysJj3ezPMtb3yB10OoRQRwj5HBVUIbS6lLyoy6BPbEsfsyzqD&#10;IVpXSu3wGuGmkVmajqXBmuNChS0tKyrOh2+j4HOXvmWb9ct4OzE/p/fhfnO0bqTU40O3mkZ5noII&#10;1IV74x+x1QqyUTaBv0vxDsj5LwAAAP//AwBQSwECLQAUAAYACAAAACEA2+H2y+4AAACFAQAAEwAA&#10;AAAAAAAAAAAAAAAAAAAAW0NvbnRlbnRfVHlwZXNdLnhtbFBLAQItABQABgAIAAAAIQBa9CxbvwAA&#10;ABUBAAALAAAAAAAAAAAAAAAAAB8BAABfcmVscy8ucmVsc1BLAQItABQABgAIAAAAIQAdyXAhywAA&#10;AOIAAAAPAAAAAAAAAAAAAAAAAAcCAABkcnMvZG93bnJldi54bWxQSwUGAAAAAAMAAwC3AAAA/wIA&#10;AAAA&#10;" filled="f" strokecolor="#35274a" strokeweight=".72pt">
              <v:path o:connecttype="custom" o:connectlocs="0,0;0,0;0,0" o:connectangles="0,0,0"/>
              <o:lock v:ext="edit" aspectratio="t" verticies="t" text="t" shapetype="t"/>
            </v:polyline>
            <v:line id="Line 2325" o:spid="_x0000_s1839" style="position:absolute;visibility:visible;mso-wrap-style:square" from="9638,1105" to="9670,1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Pa8xwAAAOIAAAAPAAAAZHJzL2Rvd25yZXYueG1sRI/LasMw&#10;EEX3hf6DmEJ3jdwEQutECX1CtnXzAVNrarmVRkZSHCdfn1kUuhm4DPdczno7Ba9GSrmPbOB+VoEi&#10;bqPtuTOw/3y/ewCVC7JFH5kMnCjDdnN9tcbaxiN/0NiUTgmEc40GXClDrXVuHQXMszgQy+87poBF&#10;Yuq0TXgUePB6XlVLHbBnWXA40Iuj9rc5BAM7W/lTM/7sv1yazsvnw2Pxb9aY25vpdSXnaQWq0FT+&#10;G3+InTUwXyxEQpREB/TmAgAA//8DAFBLAQItABQABgAIAAAAIQDb4fbL7gAAAIUBAAATAAAAAAAA&#10;AAAAAAAAAAAAAABbQ29udGVudF9UeXBlc10ueG1sUEsBAi0AFAAGAAgAAAAhAFr0LFu/AAAAFQEA&#10;AAsAAAAAAAAAAAAAAAAAHwEAAF9yZWxzLy5yZWxzUEsBAi0AFAAGAAgAAAAhAOyc9rzHAAAA4gAA&#10;AA8AAAAAAAAAAAAAAAAABwIAAGRycy9kb3ducmV2LnhtbFBLBQYAAAAAAwADALcAAAD7AgAAAAA=&#10;" strokecolor="#35274a" strokeweight=".27306mm">
              <v:path arrowok="f"/>
              <o:lock v:ext="edit" aspectratio="t" verticies="t"/>
            </v:line>
            <v:polyline id="Freeform 2326" o:spid="_x0000_s1840" style="position:absolute;visibility:visible;mso-wrap-style:square;v-text-anchor:top" points="9644,1105,9644,1105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ur6ywAAAOIAAAAPAAAAZHJzL2Rvd25yZXYueG1sRI9bawIx&#10;FITfC/0P4RT65mYvIHY1ivSm7UtbFfp62Bx3l25OliTV1V/fCEJfBoZhvmFmi8F04kDOt5YVZEkK&#10;griyuuVawW77MpqA8AFZY2eZFJzIw2J+ezPDUtsjf9FhE2oRIexLVNCE0JdS+qohgz6xPXHM9tYZ&#10;DNG6WmqHxwg3nczTdCwNthwXGuzpsaHqZ/NrFHy/p2/56vV5vH4w591n9rHaWlcodX83PE2jLKcg&#10;Ag3hv3FFrLWCvCgyuFyKd0DO/wAAAP//AwBQSwECLQAUAAYACAAAACEA2+H2y+4AAACFAQAAEwAA&#10;AAAAAAAAAAAAAAAAAAAAW0NvbnRlbnRfVHlwZXNdLnhtbFBLAQItABQABgAIAAAAIQBa9CxbvwAA&#10;ABUBAAALAAAAAAAAAAAAAAAAAB8BAABfcmVscy8ucmVsc1BLAQItABQABgAIAAAAIQBmZur6ywAA&#10;AOIAAAAPAAAAAAAAAAAAAAAAAAcCAABkcnMvZG93bnJldi54bWxQSwUGAAAAAAMAAwC3AAAA/wIA&#10;AAAA&#10;" filled="f" strokecolor="#35274a" strokeweight=".72pt">
              <v:path o:connecttype="custom" o:connectlocs="0,0;0,0;0,0" o:connectangles="0,0,0"/>
              <o:lock v:ext="edit" aspectratio="t" verticies="t" text="t" shapetype="t"/>
            </v:polyline>
            <v:shape id="AutoShape 2327" o:spid="_x0000_s1841" style="position:absolute;left:5311;top:2977;width:67;height:170;visibility:visible;mso-wrap-style:square;v-text-anchor:top" coordsize="67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usHyQAAAOIAAAAPAAAAZHJzL2Rvd25yZXYueG1sRI/dasJA&#10;FITvC32H5RS8q5tEWiW6ikaEFnrjzwMcs8ckmD0bdteYvn23IHgzMAzzDbNYDaYVPTnfWFaQjhMQ&#10;xKXVDVcKTsfd+wyED8gaW8uk4Jc8rJavLwvMtb3znvpDqESEsM9RQR1Cl0vpy5oM+rHtiGN2sc5g&#10;iNZVUju8R7hpZZYkn9Jgw3Ghxo6Kmsrr4WYUDN8frkpT3P1Mz8Xmtt5e2gJ7pUZvw3YeZT0HEWgI&#10;z8YD8aUVZJNJBv+X4h2Qyz8AAAD//wMAUEsBAi0AFAAGAAgAAAAhANvh9svuAAAAhQEAABMAAAAA&#10;AAAAAAAAAAAAAAAAAFtDb250ZW50X1R5cGVzXS54bWxQSwECLQAUAAYACAAAACEAWvQsW78AAAAV&#10;AQAACwAAAAAAAAAAAAAAAAAfAQAAX3JlbHMvLnJlbHNQSwECLQAUAAYACAAAACEAhzbrB8kAAADi&#10;AAAADwAAAAAAAAAAAAAAAAAHAgAAZHJzL2Rvd25yZXYueG1sUEsFBgAAAAADAAMAtwAAAP0CAAAA&#10;AA==&#10;" path="m3252,-2094r15,38m3267,-2056r,m3252,-2094r-15,-38m3237,-2132r,e" filled="f" strokecolor="#f2300f" strokeweight=".72pt">
              <v:path o:connecttype="custom" o:connectlocs="3252,883;3267,921;3267,921;3267,921;3267,921;3252,883;3237,845;3237,845;3237,845;3237,845" o:connectangles="0,0,0,0,0,0,0,0,0,0"/>
              <o:lock v:ext="edit" aspectratio="t" verticies="t" text="t" shapetype="t"/>
            </v:shape>
            <v:shape id="AutoShape 2328" o:spid="_x0000_s1842" style="position:absolute;left:7557;top:3880;width:233;height:873;visibility:visible;mso-wrap-style:square;v-text-anchor:top" coordsize="233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QK6yQAAAOIAAAAPAAAAZHJzL2Rvd25yZXYueG1sRI9BawIx&#10;FITvhf6H8ITealbTiqxGkRahlEJx24u3x+a5WXbzsiSpbv99UxC8DAzDfMOst6PrxZlCbD1rmE0L&#10;EMS1Ny03Gr6/9o9LEDEhG+w9k4ZfirDd3N+tsTT+wgc6V6kRGcKxRA02paGUMtaWHMapH4hzdvLB&#10;Yco2NNIEvGS46+W8KBbSYct5weJAL5bqrvpxGrp6b8P7s10qDp+76qM7qvZp0PphMr6usuxWIBKN&#10;6da4It6MhrlSCv4v5TsgN38AAAD//wMAUEsBAi0AFAAGAAgAAAAhANvh9svuAAAAhQEAABMAAAAA&#10;AAAAAAAAAAAAAAAAAFtDb250ZW50X1R5cGVzXS54bWxQSwECLQAUAAYACAAAACEAWvQsW78AAAAV&#10;AQAACwAAAAAAAAAAAAAAAAAfAQAAX3JlbHMvLnJlbHNQSwECLQAUAAYACAAAACEA+g0CuskAAADi&#10;AAAADwAAAAAAAAAAAAAAAAAHAgAAZHJzL2Rvd25yZXYueG1sUEsFBgAAAAADAAMAtwAAAP0CAAAA&#10;AA==&#10;" path="m2054,-2433r-52,-197m2002,-2630r,m2054,-2433r53,196m2107,-2237r,e" filled="f" strokecolor="#35274a" strokeweight=".72pt">
              <v:path o:connecttype="custom" o:connectlocs="2054,1448;2002,1251;2002,1251;2002,1251;2002,1251;2054,1448;2107,1644;2107,1644;2107,1644;2107,1644" o:connectangles="0,0,0,0,0,0,0,0,0,0"/>
              <o:lock v:ext="edit" aspectratio="t" verticies="t" text="t" shapetype="t"/>
            </v:shape>
            <v:shape id="AutoShape 2329" o:spid="_x0000_s1843" style="position:absolute;left:5946;top:4583;width:214;height:384;visibility:visible;mso-wrap-style:square;v-text-anchor:top" coordsize="214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UNoygAAAOIAAAAPAAAAZHJzL2Rvd25yZXYueG1sRI9BS8NA&#10;EIXvQv/DMkJvdmOqomm3RWotVbwYC+ptyI5JaHY2ZLdp+u87guDlwfD4vuHNl4NrVE9dqD0buJ4k&#10;oIgLb2suDew+nq/uQYWIbLHxTAZOFGC5GF3MMbP+yO/U57FUIuGQoYEqxjbTOhQVOQwT3xJL9+M7&#10;h1HOrtS2w6PIXaPTJLnTDmuWDxW2tKqo2OcHZyD9Xu9uhX3Ie169vH0dUv/6uTFmfDk8zSQeZ6Ai&#10;DfGf+FNsrcDT6Q38TpI5oBdnAAAA//8DAFBLAQItABQABgAIAAAAIQDb4fbL7gAAAIUBAAATAAAA&#10;AAAAAAAAAAAAAAAAAABbQ29udGVudF9UeXBlc10ueG1sUEsBAi0AFAAGAAgAAAAhAFr0LFu/AAAA&#10;FQEAAAsAAAAAAAAAAAAAAAAAHwEAAF9yZWxzLy5yZWxzUEsBAi0AFAAGAAgAAAAhAOmFQ2jKAAAA&#10;4gAAAA8AAAAAAAAAAAAAAAAABwIAAGRycy9kb3ducmV2LnhtbFBLBQYAAAAAAwADALcAAAD+AgAA&#10;AAA=&#10;" path="m2937,-2930r48,86m2985,-2844r,m2937,-2930r-48,-87m2889,-3017r,e" filled="f" strokecolor="#f2300f" strokeweight=".72pt">
              <v:path o:connecttype="custom" o:connectlocs="2937,1654;2985,1740;2985,1740;2985,1740;2985,1740;2937,1654;2889,1567;2889,1567;2889,1567;2889,1567" o:connectangles="0,0,0,0,0,0,0,0,0,0"/>
              <o:lock v:ext="edit" aspectratio="t" verticies="t" text="t" shapetype="t"/>
            </v:shape>
            <v:shape id="AutoShape 2330" o:spid="_x0000_s1844" style="position:absolute;left:6507;top:3685;width:873;height:872;visibility:visible;mso-wrap-style:square;v-text-anchor:top" coordsize="873,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86OyAAAAOIAAAAPAAAAZHJzL2Rvd25yZXYueG1sRI/RisIw&#10;FETfBf8hXMEXWVMVdalGEUVw36z6AZfm2hSbm9LE2t2vNwsL+zIwDHOGWW87W4mWGl86VjAZJyCI&#10;c6dLLhTcrsePTxA+IGusHJOCb/Kw3fR7a0y1e3FG7SUUIkLYp6jAhFCnUvrckEU/djVxzO6usRii&#10;bQqpG3xFuK3kNEkW0mLJccFgTXtD+ePytAq+Fj+07A7WP0fHSXV+tGa/u2ZKDQfdYRVltwIRqAv/&#10;jT/ESSuYzmZz+L0U74DcvAEAAP//AwBQSwECLQAUAAYACAAAACEA2+H2y+4AAACFAQAAEwAAAAAA&#10;AAAAAAAAAAAAAAAAW0NvbnRlbnRfVHlwZXNdLnhtbFBLAQItABQABgAIAAAAIQBa9CxbvwAAABUB&#10;AAALAAAAAAAAAAAAAAAAAB8BAABfcmVscy8ucmVsc1BLAQItABQABgAIAAAAIQCgf86OyAAAAOIA&#10;AAAPAAAAAAAAAAAAAAAAAAcCAABkcnMvZG93bnJldi54bWxQSwUGAAAAAAMAAwC3AAAA/AIAAAAA&#10;" path="m2776,-2326r-197,196m2579,-2130r,m2776,-2326r196,-196m2972,-2522r,e" filled="f" strokecolor="#35274a" strokeweight=".72pt">
              <v:path o:connecttype="custom" o:connectlocs="2776,1359;2579,1555;2579,1555;2579,1555;2579,1555;2776,1359;2972,1163;2972,1163;2972,1163;2972,1163" o:connectangles="0,0,0,0,0,0,0,0,0,0"/>
              <o:lock v:ext="edit" aspectratio="t" verticies="t" text="t" shapetype="t"/>
            </v:shape>
            <v:shape id="AutoShape 2331" o:spid="_x0000_s1845" style="position:absolute;left:5482;top:2784;width:147;height:1086;visibility:visible;mso-wrap-style:square;v-text-anchor:top" coordsize="147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fBIxwAAAOIAAAAPAAAAZHJzL2Rvd25yZXYueG1sRI/BasMw&#10;EETvhf6D2EBujZwY0taJEkpKoNBTXX/AIm0tE2vlSnLi/H1VCOQyMAzzhtnuJ9eLM4XYeVawXBQg&#10;iLU3HbcKmu/j0wuImJAN9p5JwZUi7HePD1usjL/wF53r1IoM4VihApvSUEkZtSWHceEH4pz9+OAw&#10;ZRtaaQJeMtz1clUUa+mw47xgcaCDJX2qR6dgfK5/ddkGfXV2PDTYhOJ1+anUfDa9b7K8bUAkmtK9&#10;cUN8GAWrslzD/6V8B+TuDwAA//8DAFBLAQItABQABgAIAAAAIQDb4fbL7gAAAIUBAAATAAAAAAAA&#10;AAAAAAAAAAAAAABbQ29udGVudF9UeXBlc10ueG1sUEsBAi0AFAAGAAgAAAAhAFr0LFu/AAAAFQEA&#10;AAsAAAAAAAAAAAAAAAAAHwEAAF9yZWxzLy5yZWxzUEsBAi0AFAAGAAgAAAAhAFCR8EjHAAAA4gAA&#10;AA8AAAAAAAAAAAAAAAAABwIAAGRycy9kb3ducmV2LnhtbFBLBQYAAAAAAwADALcAAAD7AgAAAAA=&#10;" path="m3177,-1783r-33,245m3144,-1538r,m3177,-1783r33,-244m3210,-2027r,e" filled="f" strokecolor="#f2300f" strokeweight=".72pt">
              <v:path o:connecttype="custom" o:connectlocs="3177,1002;3144,1247;3144,1247;3144,1247;3144,1247;3177,1002;3210,758;3210,758;3210,758;3210,758" o:connectangles="0,0,0,0,0,0,0,0,0,0"/>
              <o:lock v:ext="edit" aspectratio="t" verticies="t" text="t" shapetype="t"/>
            </v:shape>
            <v:shape id="AutoShape 2332" o:spid="_x0000_s1846" style="position:absolute;left:4381;top:1253;width:654;height:1543;visibility:visible;mso-wrap-style:square;v-text-anchor:top" coordsize="654,1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RmXygAAAOIAAAAPAAAAZHJzL2Rvd25yZXYueG1sRI9Pa8JA&#10;FMTvQr/D8gre6qZGq0RXKRZFDx7qH0pvj+wzCc2+DdnVRD+9KxS8DAzD/IaZzltTigvVrrCs4L0X&#10;gSBOrS44U3DYL9/GIJxH1lhaJgVXcjCfvXSmmGjb8Ddddj4TAcIuQQW591UipUtzMuh6tiIO2cnW&#10;Bn2wdSZ1jU2Am1L2o+hDGiw4LORY0SKn9G93NgpW19vGkY+xwZ/TYpitj7+D7VGp7mv7NQnyOQHh&#10;qfXPxj9irRX043gEj0vhDsjZHQAA//8DAFBLAQItABQABgAIAAAAIQDb4fbL7gAAAIUBAAATAAAA&#10;AAAAAAAAAAAAAAAAAABbQ29udGVudF9UeXBlc10ueG1sUEsBAi0AFAAGAAgAAAAhAFr0LFu/AAAA&#10;FQEAAAsAAAAAAAAAAAAAAAAAHwEAAF9yZWxzLy5yZWxzUEsBAi0AFAAGAAgAAAAhANgpGZfKAAAA&#10;4gAAAA8AAAAAAAAAAAAAAAAABwIAAGRycy9kb3ducmV2LnhtbFBLBQYAAAAAAwADALcAAAD+AgAA&#10;AAA=&#10;" path="m3896,-592r147,-102m4043,-694r,m3896,-592r-147,102m3749,-490r,m3815,-1065r-18,-119m3797,-1184r,m3815,-1065r19,120m3834,-945r,e" filled="f" strokecolor="#9a8822" strokeweight=".72pt">
              <v:path o:connecttype="custom" o:connectlocs="3896,661;4043,559;4043,559;4043,559;4043,559;3896,661;3749,763;3749,763;3749,763;3749,763;3815,188;3797,69;3797,69;3797,69;3797,69;3815,188;3834,308;3834,308;3834,308;3834,308" o:connectangles="0,0,0,0,0,0,0,0,0,0,0,0,0,0,0,0,0,0,0,0"/>
              <o:lock v:ext="edit" aspectratio="t" verticies="t" text="t" shapetype="t"/>
            </v:shape>
            <v:shape id="AutoShape 2333" o:spid="_x0000_s1847" style="position:absolute;left:5400;top:3124;width:252;height:171;visibility:visible;mso-wrap-style:square;v-text-anchor:top" coordsize="25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s6gyQAAAOIAAAAPAAAAZHJzL2Rvd25yZXYueG1sRI9Na8JA&#10;EIbvQv/DMoXedFOlRaKrlErQW/ED9ThmxyQ0Oxuya0z/vXMQehl4Gd5n5pkve1erjtpQeTbwPkpA&#10;EefeVlwYOOyz4RRUiMgWa89k4I8CLBcvgzmm1t95S90uFkogHFI0UMbYpFqHvCSHYeQbYtldfesw&#10;SmwLbVu8C9zVepwkn9phxXKhxIa+S8p/dzdnwE/XW7wl9qc76ctHZqvN0WVnY95e+9VMxtcMVKQ+&#10;/jeeiI01MJ5M5GdREh3QiwcAAAD//wMAUEsBAi0AFAAGAAgAAAAhANvh9svuAAAAhQEAABMAAAAA&#10;AAAAAAAAAAAAAAAAAFtDb250ZW50X1R5cGVzXS54bWxQSwECLQAUAAYACAAAACEAWvQsW78AAAAV&#10;AQAACwAAAAAAAAAAAAAAAAAfAQAAX3JlbHMvLnJlbHNQSwECLQAUAAYACAAAACEACc7OoMkAAADi&#10;AAAADwAAAAAAAAAAAAAAAAAHAgAAZHJzL2Rvd25yZXYueG1sUEsFBgAAAAADAAMAtwAAAP0CAAAA&#10;AA==&#10;" path="m3246,-2175r-57,-38m3189,-2213r,m3246,-2175r56,39m3302,-2136r,e" filled="f" strokecolor="#f2300f" strokeweight=".72pt">
              <v:path o:connecttype="custom" o:connectlocs="3246,949;3189,911;3189,911;3189,911;3189,911;3246,949;3302,988;3302,988;3302,988;3302,988" o:connectangles="0,0,0,0,0,0,0,0,0,0"/>
              <o:lock v:ext="edit" aspectratio="t" verticies="t" text="t" shapetype="t"/>
            </v:shape>
            <v:shape id="AutoShape 2334" o:spid="_x0000_s1848" style="position:absolute;left:3971;top:1656;width:730;height:1422;visibility:visible;mso-wrap-style:square;v-text-anchor:top" coordsize="730,1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NUyQAAAOIAAAAPAAAAZHJzL2Rvd25yZXYueG1sRI9Pa8JA&#10;FMTvBb/D8gRvdeMfqo2uIoog7cnES2+v2ddsMPs2ZDcav323UPAyMAzzG2a97W0tbtT6yrGCyTgB&#10;QVw4XXGp4JIfX5cgfEDWWDsmBQ/ysN0MXtaYanfnM92yUIoIYZ+iAhNCk0rpC0MW/dg1xDH7ca3F&#10;EG1bSt3iPcJtLadJ8iYtVhwXDDa0N1Rcs84qkPkinyy5+/74qrqsmy/MZzY3So2G/WEVZbcCEagP&#10;z8Y/4qQVTGezd/i7FO+A3PwCAAD//wMAUEsBAi0AFAAGAAgAAAAhANvh9svuAAAAhQEAABMAAAAA&#10;AAAAAAAAAAAAAAAAAFtDb250ZW50X1R5cGVzXS54bWxQSwECLQAUAAYACAAAACEAWvQsW78AAAAV&#10;AQAACwAAAAAAAAAAAAAAAAAfAQAAX3JlbHMvLnJlbHNQSwECLQAUAAYACAAAACEAaB5TVMkAAADi&#10;AAAADwAAAAAAAAAAAAAAAAAHAgAAZHJzL2Rvd25yZXYueG1sUEsFBgAAAAADAAMAtwAAAP0CAAAA&#10;AA==&#10;" path="m4015,-809r-41,-44m3974,-853r,m4015,-809r41,43m4056,-766r,m4188,-1288r114,-118m4302,-1406r,m4188,-1288r-115,117m4073,-1171r,e" filled="f" strokecolor="#9a8822" strokeweight=".72pt">
              <v:path o:connecttype="custom" o:connectlocs="4015,847;3974,803;3974,803;3974,803;3974,803;4015,847;4056,890;4056,890;4056,890;4056,890;4188,368;4302,250;4302,250;4302,250;4302,250;4188,368;4073,485;4073,485;4073,485;4073,485" o:connectangles="0,0,0,0,0,0,0,0,0,0,0,0,0,0,0,0,0,0,0,0"/>
              <o:lock v:ext="edit" aspectratio="t" verticies="t" text="t" shapetype="t"/>
            </v:shape>
            <v:line id="Line 2335" o:spid="_x0000_s1849" style="position:absolute;visibility:visible;mso-wrap-style:square" from="7776,1965" to="7977,1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60HywAAAOIAAAAPAAAAZHJzL2Rvd25yZXYueG1sRI9NS8NA&#10;EIbvgv9hGcGb3bQGbdNuS+sHSj31A8TbkJ0mabOzS3Zt4793DoKXgZfhfV6e2aJ3rTpTFxvPBoaD&#10;DBRx6W3DlYH97vVuDComZIutZzLwQxEW8+urGRbWX3hD522qlEA4FmigTikUWseyJodx4AOx/A6+&#10;c5gkdpW2HV4E7lo9yrIH7bBhWagx0FNN5Wn77Qw8Brf++PSbydvXKrfHkK+rF0Rjbm/656mc5RRU&#10;oj79N/4Q79bA6D4XCVESHdDzXwAAAP//AwBQSwECLQAUAAYACAAAACEA2+H2y+4AAACFAQAAEwAA&#10;AAAAAAAAAAAAAAAAAAAAW0NvbnRlbnRfVHlwZXNdLnhtbFBLAQItABQABgAIAAAAIQBa9CxbvwAA&#10;ABUBAAALAAAAAAAAAAAAAAAAAB8BAABfcmVscy8ucmVsc1BLAQItABQABgAIAAAAIQA7060HywAA&#10;AOIAAAAPAAAAAAAAAAAAAAAAAAcCAABkcnMvZG93bnJldi54bWxQSwUGAAAAAAMAAwC3AAAA/wIA&#10;AAAA&#10;" strokecolor="#0b775e" strokeweight=".45086mm">
              <v:path arrowok="f"/>
              <o:lock v:ext="edit" aspectratio="t" verticies="t"/>
            </v:line>
            <v:polyline id="Freeform 2336" o:spid="_x0000_s1850" style="position:absolute;visibility:visible;mso-wrap-style:square;v-text-anchor:top" points="7783,1970,7783,1970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jbeyQAAAOIAAAAPAAAAZHJzL2Rvd25yZXYueG1sRI9BawIx&#10;FITvgv8hPKG3mnUrraxGEUtpvZS6Snt9bF43SzcvSxJ1/fdGKHgZGIb5hlmsetuKE/nQOFYwGWcg&#10;iCunG64VHPZvjzMQISJrbB2TggsFWC2HgwUW2p15R6cy1iJBOBSowMTYFVKGypDFMHYdccp+nbcY&#10;k/W11B7PCW5bmWfZs7TYcFow2NHGUPVXHq2C3ec2v+TVQXuHP/rdHF++ym+v1MOof50nWc9BROrj&#10;vfGP+NAK8qfpBG6X0h2QyysAAAD//wMAUEsBAi0AFAAGAAgAAAAhANvh9svuAAAAhQEAABMAAAAA&#10;AAAAAAAAAAAAAAAAAFtDb250ZW50X1R5cGVzXS54bWxQSwECLQAUAAYACAAAACEAWvQsW78AAAAV&#10;AQAACwAAAAAAAAAAAAAAAAAfAQAAX3JlbHMvLnJlbHNQSwECLQAUAAYACAAAACEAmF423skAAADi&#10;AAAADwAAAAAAAAAAAAAAAAAHAgAAZHJzL2Rvd25yZXYueG1sUEsFBgAAAAADAAMAtwAAAP0CAAAA&#10;AA==&#10;" filled="f" strokecolor="#0b775e" strokeweight=".72pt">
              <v:path o:connecttype="custom" o:connectlocs="0,0;0,0;0,0" o:connectangles="0,0,0"/>
              <o:lock v:ext="edit" aspectratio="t" verticies="t" text="t" shapetype="t"/>
            </v:polyline>
            <v:line id="Line 2337" o:spid="_x0000_s1851" style="position:absolute;visibility:visible;mso-wrap-style:square" from="7962,1953" to="8163,1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xuIyQAAAOIAAAAPAAAAZHJzL2Rvd25yZXYueG1sRI9BawIx&#10;FITvgv8hPKEXqdmuWnQ1SmkpKEhprXh+bJ67i5uXJUk1/fdNQfAyMAzzDbNcR9OKCznfWFbwNMpA&#10;EJdWN1wpOHy/P85A+ICssbVMCn7Jw3rV7y2x0PbKX3TZh0okCPsCFdQhdIWUvqzJoB/ZjjhlJ+sM&#10;hmRdJbXDa4KbVuZZ9iwNNpwWauzotabyvP8xCoYfXYxbdsdsfpSbnRtvz9PPqVIPg/i2SPKyABEo&#10;hnvjhthoBfl4ksP/pXQH5OoPAAD//wMAUEsBAi0AFAAGAAgAAAAhANvh9svuAAAAhQEAABMAAAAA&#10;AAAAAAAAAAAAAAAAAFtDb250ZW50X1R5cGVzXS54bWxQSwECLQAUAAYACAAAACEAWvQsW78AAAAV&#10;AQAACwAAAAAAAAAAAAAAAAAfAQAAX3JlbHMvLnJlbHNQSwECLQAUAAYACAAAACEAQlcbiMkAAADi&#10;AAAADwAAAAAAAAAAAAAAAAAHAgAAZHJzL2Rvd25yZXYueG1sUEsFBgAAAAADAAMAtwAAAP0CAAAA&#10;AA==&#10;" strokecolor="#0b775e" strokeweight=".45244mm">
              <v:path arrowok="f"/>
              <o:lock v:ext="edit" aspectratio="t" verticies="t"/>
            </v:line>
            <v:polyline id="Freeform 2338" o:spid="_x0000_s1852" style="position:absolute;visibility:visible;mso-wrap-style:square;v-text-anchor:top" points="8155,1947,8155,1947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0yyQAAAOIAAAAPAAAAZHJzL2Rvd25yZXYueG1sRI9BawIx&#10;FITvQv9DeEJvNesqbVmNUlpK66XUrej1sXluFjcvSxJ1/fdGKHgZGIb5hpkve9uKE/nQOFYwHmUg&#10;iCunG64VbP4+n15BhIissXVMCi4UYLl4GMyx0O7MazqVsRYJwqFABSbGrpAyVIYshpHriFO2d95i&#10;TNbXUns8J7htZZ5lz9Jiw2nBYEfvhqpDebQK1j+r/JJXG+0d7vSXOb78lluv1OOw/5gleZuBiNTH&#10;e+Mf8a0V5JPpBG6X0h2QiysAAAD//wMAUEsBAi0AFAAGAAgAAAAhANvh9svuAAAAhQEAABMAAAAA&#10;AAAAAAAAAAAAAAAAAFtDb250ZW50X1R5cGVzXS54bWxQSwECLQAUAAYACAAAACEAWvQsW78AAAAV&#10;AQAACwAAAAAAAAAAAAAAAAAfAQAAX3JlbHMvLnJlbHNQSwECLQAUAAYACAAAACEAB8ANMskAAADi&#10;AAAADwAAAAAAAAAAAAAAAAAHAgAAZHJzL2Rvd25yZXYueG1sUEsFBgAAAAADAAMAtwAAAP0CAAAA&#10;AA==&#10;" filled="f" strokecolor="#0b775e" strokeweight=".72pt">
              <v:path o:connecttype="custom" o:connectlocs="0,0;0,0;0,0" o:connectangles="0,0,0"/>
              <o:lock v:ext="edit" aspectratio="t" verticies="t" text="t" shapetype="t"/>
            </v:polyline>
            <v:shape id="AutoShape 2339" o:spid="_x0000_s1853" style="position:absolute;left:5585;top:3051;width:443;height:127;visibility:visible;mso-wrap-style:square;v-text-anchor:top" coordsize="443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Do7zAAAAOIAAAAPAAAAZHJzL2Rvd25yZXYueG1sRI9La8Mw&#10;EITvgf4HsYVeSiLXTU3iRAklfZBDIU/IdbG2tqm1ciQ1cfvro0Ihl4FhmG+Y6bwzjTiR87VlBQ+D&#10;BARxYXXNpYL97q0/AuEDssbGMin4IQ/z2U1virm2Z97QaRtKESHsc1RQhdDmUvqiIoN+YFvimH1a&#10;ZzBE60qpHZ4j3DQyTZJMGqw5LlTY0qKi4mv7bRT8ZsUqc/eH5fh187Q/rg8p6Y93pe5uu5dJlOcJ&#10;iEBduDb+EUutIH0cDuHvUrwDcnYBAAD//wMAUEsBAi0AFAAGAAgAAAAhANvh9svuAAAAhQEAABMA&#10;AAAAAAAAAAAAAAAAAAAAAFtDb250ZW50X1R5cGVzXS54bWxQSwECLQAUAAYACAAAACEAWvQsW78A&#10;AAAVAQAACwAAAAAAAAAAAAAAAAAfAQAAX3JlbHMvLnJlbHNQSwECLQAUAAYACAAAACEAM/Q6O8wA&#10;AADiAAAADwAAAAAAAAAAAAAAAAAHAgAAZHJzL2Rvd25yZXYueG1sUEsFBgAAAAADAAMAtwAAAAAD&#10;AAAAAA==&#10;" path="m3186,-2145r-99,-28m3087,-2173r,m3186,-2145r100,29m3286,-2116r,e" filled="f" strokecolor="#f2300f" strokeweight=".72pt">
              <v:path o:connecttype="custom" o:connectlocs="3186,906;3087,878;3087,878;3087,878;3087,878;3186,906;3286,935;3286,935;3286,935;3286,935" o:connectangles="0,0,0,0,0,0,0,0,0,0"/>
              <o:lock v:ext="edit" aspectratio="t" verticies="t" text="t" shapetype="t"/>
            </v:shape>
            <v:shape id="AutoShape 2340" o:spid="_x0000_s1854" style="position:absolute;left:4760;top:1344;width:311;height:149;visibility:visible;mso-wrap-style:square;v-text-anchor:top" coordsize="311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jQdzAAAAOIAAAAPAAAAZHJzL2Rvd25yZXYueG1sRI9Pa8JA&#10;FMTvhX6H5RV6KbqpVpHoKsVS7KGK/w729si+JtHs2zT7qvHbdwuFXgaGYX7DTGatq9SZmlB6NvDY&#10;TUARZ96WnBvY7147I1BBkC1WnsnAlQLMprc3E0ytv/CGzlvJVYRwSNFAIVKnWoesIIeh62vimH36&#10;xqFE2+TaNniJcFfpXpIMtcOS40KBNc0Lyk7bb2egmvuPr4OX5ZoPtl49XN9lcQzG3N+1L+Moz2NQ&#10;Qq38N/4Qb9ZAr/80gN9L8Q7o6Q8AAAD//wMAUEsBAi0AFAAGAAgAAAAhANvh9svuAAAAhQEAABMA&#10;AAAAAAAAAAAAAAAAAAAAAFtDb250ZW50X1R5cGVzXS54bWxQSwECLQAUAAYACAAAACEAWvQsW78A&#10;AAAVAQAACwAAAAAAAAAAAAAAAAAfAQAAX3JlbHMvLnJlbHNQSwECLQAUAAYACAAAACEAUa40HcwA&#10;AADiAAAADwAAAAAAAAAAAAAAAAAHAgAAZHJzL2Rvd25yZXYueG1sUEsFBgAAAAADAAMAtwAAAAAD&#10;AAAAAA==&#10;" path="m3664,-1167r16,-16l3664,-1199r-16,16l3664,-1167t-108,-35l3572,-1218r-16,-16l3540,-1218r16,16e" filled="f" strokecolor="#9a8822" strokeweight=".1127mm">
              <v:path o:connecttype="custom" o:connectlocs="3664,177;3680,161;3664,145;3648,161;3664,177;3556,142;3572,126;3556,110;3540,126;3556,142" o:connectangles="0,0,0,0,0,0,0,0,0,0"/>
              <o:lock v:ext="edit" aspectratio="t" verticies="t" text="t" shapetype="t"/>
            </v:shape>
            <v:shape id="AutoShape 2341" o:spid="_x0000_s1855" style="position:absolute;left:2661;top:3410;width:2088;height:612;visibility:visible;mso-wrap-style:square;v-text-anchor:top" coordsize="2088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0cygAAAOIAAAAPAAAAZHJzL2Rvd25yZXYueG1sRI9La8Mw&#10;EITvhf4HsYXeGrlpycOJEkLa5gG91Mkhx8Xa2ibWykiq7f77KBDIZWAY5htmvuxNLVpyvrKs4HWQ&#10;gCDOra64UHA8fL1MQPiArLG2TAr+ycNy8fgwx1Tbjn+ozUIhIoR9igrKEJpUSp+XZNAPbEMcs1/r&#10;DIZoXSG1wy7CTS2HSTKSBiuOCyU2tC4pP2d/RgHLw3TsivYbxye3zz63q2az6ZR6fuo/ZlFWMxCB&#10;+nBv3BA7rWD49j6C66V4B+TiAgAA//8DAFBLAQItABQABgAIAAAAIQDb4fbL7gAAAIUBAAATAAAA&#10;AAAAAAAAAAAAAAAAAABbQ29udGVudF9UeXBlc10ueG1sUEsBAi0AFAAGAAgAAAAhAFr0LFu/AAAA&#10;FQEAAAsAAAAAAAAAAAAAAAAAHwEAAF9yZWxzLy5yZWxzUEsBAi0AFAAGAAgAAAAhAEg2PRzKAAAA&#10;4gAAAA8AAAAAAAAAAAAAAAAABwIAAGRycy9kb3ducmV2LnhtbFBLBQYAAAAAAwADALcAAAD+AgAA&#10;AAA=&#10;" path="m5618,-2252r16,-16l5618,-2284r-16,16l5618,-2252t-907,65l4727,-2203r-16,-16l4695,-2203r16,16m4736,-2096r16,-16l4736,-2128r-16,16l4736,-2096t80,-243l4832,-2355r-16,-16l4800,-2355r16,16e" filled="f" strokecolor="#0b775e" strokeweight=".1127mm">
              <v:path o:connecttype="custom" o:connectlocs="5618,1158;5634,1142;5618,1126;5602,1142;5618,1158;4711,1223;4727,1207;4711,1191;4695,1207;4711,1223;4736,1314;4752,1298;4736,1282;4720,1298;4736,1314;4816,1071;4832,1055;4816,1039;4800,1055;4816,1071" o:connectangles="0,0,0,0,0,0,0,0,0,0,0,0,0,0,0,0,0,0,0,0"/>
              <o:lock v:ext="edit" aspectratio="t" verticies="t" text="t" shapetype="t"/>
            </v:shape>
            <v:shape id="AutoShape 2342" o:spid="_x0000_s1856" style="position:absolute;left:4534;top:1247;width:167;height:434;visibility:visible;mso-wrap-style:square;v-text-anchor:top" coordsize="167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wqXywAAAOIAAAAPAAAAZHJzL2Rvd25yZXYueG1sRI9Ba8JA&#10;FITvBf/D8gre6qZaqkRX0WqhxUOpCuLtmX3ZBLNv0+xq0n/fLRR6GRiG+YaZLTpbiRs1vnSs4HGQ&#10;gCDOnC7ZKDjsXx8mIHxA1lg5JgXf5GEx793NMNWu5U+67YIREcI+RQVFCHUqpc8KsugHriaOWe4a&#10;iyHaxkjdYBvhtpLDJHmWFkuOCwXW9FJQdtldrYJ2sx3bfPW1CuZocn2+vpvlx0mp/n23nkZZTkEE&#10;6sJ/4w/xphUMR09j+L0U74Cc/wAAAP//AwBQSwECLQAUAAYACAAAACEA2+H2y+4AAACFAQAAEwAA&#10;AAAAAAAAAAAAAAAAAAAAW0NvbnRlbnRfVHlwZXNdLnhtbFBLAQItABQABgAIAAAAIQBa9CxbvwAA&#10;ABUBAAALAAAAAAAAAAAAAAAAAB8BAABfcmVscy8ucmVsc1BLAQItABQABgAIAAAAIQBguwqXywAA&#10;AOIAAAAPAAAAAAAAAAAAAAAAAAcCAABkcnMvZG93bnJldi54bWxQSwUGAAAAAAMAAwC3AAAA/wIA&#10;AAAA&#10;" path="m3724,-1149r16,-16l3724,-1181r-17,16l3724,-1149t-43,163l3697,-1002r-16,-16l3665,-1002r16,16e" filled="f" strokecolor="#9a8822" strokeweight=".1127mm">
              <v:path o:connecttype="custom" o:connectlocs="3724,98;3740,82;3724,66;3707,82;3724,98;3681,261;3697,245;3681,229;3665,245;3681,261" o:connectangles="0,0,0,0,0,0,0,0,0,0"/>
              <o:lock v:ext="edit" aspectratio="t" verticies="t" text="t" shapetype="t"/>
            </v:shape>
            <v:shape id="AutoShape 2343" o:spid="_x0000_s1857" style="position:absolute;left:2371;top:3626;width:645;height:740;visibility:visible;mso-wrap-style:square;v-text-anchor:top" coordsize="645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x8yywAAAOIAAAAPAAAAZHJzL2Rvd25yZXYueG1sRI/BasJA&#10;EIbvhb7DMoXe6sZUi0RXkZZCoRRb60FvQ3bMBrOzIbs10afvHAq9DPwM/zfzLVaDb9SZulgHNjAe&#10;ZaCIy2Brrgzsvl8fZqBiQrbYBCYDF4qwWt7eLLCwoecvOm9TpQTCsUADLqW20DqWjjzGUWiJZXcM&#10;nccksau07bAXuG90nmVP2mPNcsFhS8+OytP2xwtlc9j3+fX9I+yms8k++XUW3acx93fDy1zGeg4q&#10;0ZD+G3+IN2sgf5zIz6IkOqCXvwAAAP//AwBQSwECLQAUAAYACAAAACEA2+H2y+4AAACFAQAAEwAA&#10;AAAAAAAAAAAAAAAAAAAAW0NvbnRlbnRfVHlwZXNdLnhtbFBLAQItABQABgAIAAAAIQBa9CxbvwAA&#10;ABUBAAALAAAAAAAAAAAAAAAAAB8BAABfcmVscy8ucmVsc1BLAQItABQABgAIAAAAIQCMJx8yywAA&#10;AOIAAAAPAAAAAAAAAAAAAAAAAAcCAABkcnMvZG93bnJldi54bWxQSwUGAAAAAAMAAwC3AAAA/wIA&#10;AAAA&#10;" path="m4871,-2157r16,-16l4871,-2189r-16,16l4871,-2157t258,-301l5145,-2474r-16,-16l5113,-2474r16,16e" filled="f" strokecolor="#0b775e" strokeweight=".1127mm">
              <v:path o:connecttype="custom" o:connectlocs="4871,1470;4887,1454;4871,1438;4855,1454;4871,1470;5129,1169;5145,1153;5129,1137;5113,1153;5129,1169" o:connectangles="0,0,0,0,0,0,0,0,0,0"/>
              <o:lock v:ext="edit" aspectratio="t" verticies="t" text="t" shapetype="t"/>
            </v:shape>
            <v:shape id="AutoShape 2344" o:spid="_x0000_s1858" style="position:absolute;left:7285;top:1899;width:359;height:324;visibility:visible;mso-wrap-style:square;v-text-anchor:top" coordsize="35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v7FyAAAAOIAAAAPAAAAZHJzL2Rvd25yZXYueG1sRI9BawIx&#10;FITvBf9DeIK3mq21oqtRxBrosV1Fe3xsXneXbl6WJOr675tCoZeBYZhvmNWmt624kg+NYwVP4wwE&#10;celMw5WC40E/zkGEiGywdUwK7hRgsx48rDA37sYfdC1iJRKEQ44K6hi7XMpQ1mQxjF1HnLIv5y3G&#10;ZH0ljcdbgttWTrJsJi02nBZq7GhXU/ldXKyC88v7JZ5mn5nuudCaQuv3Uis1GvavyyTbJYhIffxv&#10;/CHejILJ83QBv5fSHZDrHwAAAP//AwBQSwECLQAUAAYACAAAACEA2+H2y+4AAACFAQAAEwAAAAAA&#10;AAAAAAAAAAAAAAAAW0NvbnRlbnRfVHlwZXNdLnhtbFBLAQItABQABgAIAAAAIQBa9CxbvwAAABUB&#10;AAALAAAAAAAAAAAAAAAAAB8BAABfcmVscy8ucmVsc1BLAQItABQABgAIAAAAIQDVCv7FyAAAAOIA&#10;AAAPAAAAAAAAAAAAAAAAAAcCAABkcnMvZG93bnJldi54bWxQSwUGAAAAAAMAAwC3AAAA/AIAAAAA&#10;" path="m2168,-1394r16,-16l2168,-1426r-16,16l2168,-1394t129,-113l2313,-1523r-16,-16l2281,-1523r16,16e" filled="f" strokecolor="#35274a" strokeweight=".1127mm">
              <v:path o:connecttype="custom" o:connectlocs="2168,505;2184,489;2168,473;2152,489;2168,505;2297,392;2313,376;2297,360;2281,376;2297,392" o:connectangles="0,0,0,0,0,0,0,0,0,0"/>
              <o:lock v:ext="edit" aspectratio="t" verticies="t" text="t" shapetype="t"/>
            </v:shape>
            <v:shape id="AutoShape 2345" o:spid="_x0000_s1859" style="position:absolute;left:4253;top:2488;width:1683;height:242;visibility:visible;mso-wrap-style:square;v-text-anchor:top" coordsize="1683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0jyQAAAOIAAAAPAAAAZHJzL2Rvd25yZXYueG1sRI/dasJA&#10;EIXvBd9hGaF3utFQ0egq/dGiSAvaPsCQHZNgdjZkt5q+fedC8GbgMJzv8C3XnavVldpQeTYwHiWg&#10;iHNvKy4M/HxvhzNQISJbrD2TgT8KsF71e0vMrL/xka6nWCiBcMjQQBljk2kd8pIchpFviOV39q3D&#10;KLEttG3xJnBX60mSTLXDimWhxIbeSsovp19n4KNO7SF97eY7v0l4Nq32n1/nxpinQfe+kPOyABWp&#10;i4/GHbGzBibps0iIkuiAXv0DAAD//wMAUEsBAi0AFAAGAAgAAAAhANvh9svuAAAAhQEAABMAAAAA&#10;AAAAAAAAAAAAAAAAAFtDb250ZW50X1R5cGVzXS54bWxQSwECLQAUAAYACAAAACEAWvQsW78AAAAV&#10;AQAACwAAAAAAAAAAAAAAAAAfAQAAX3JlbHMvLnJlbHNQSwECLQAUAAYACAAAACEA2eM9I8kAAADi&#10;AAAADwAAAAAAAAAAAAAAAAAHAgAAZHJzL2Rvd25yZXYueG1sUEsFBgAAAAADAAMAtwAAAP0CAAAA&#10;AA==&#10;" path="m3836,-1832r16,-16l3836,-1864r-16,16l3836,-1832t725,76l4577,-1772r-16,-16l4545,-1772r16,16e" filled="f" strokecolor="#f2300f" strokeweight=".1127mm">
              <v:path o:connecttype="custom" o:connectlocs="3836,657;3852,641;3836,625;3820,641;3836,657;4561,733;4577,717;4561,701;4545,717;4561,733" o:connectangles="0,0,0,0,0,0,0,0,0,0"/>
              <o:lock v:ext="edit" aspectratio="t" verticies="t" text="t" shapetype="t"/>
            </v:shape>
            <v:shape id="AutoShape 2346" o:spid="_x0000_s1860" style="position:absolute;left:6439;top:691;width:885;height:1304;visibility:visible;mso-wrap-style:square;v-text-anchor:top" coordsize="885,1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udnywAAAOIAAAAPAAAAZHJzL2Rvd25yZXYueG1sRI9Ba8JA&#10;FITvQv/D8gpeim7UVmqSVUQriFSwtiDeHtlnkjb7NmS3Gv+9Wyh4GRiG+YZJZ62pxJkaV1pWMOhH&#10;IIgzq0vOFXx9rnqvIJxH1lhZJgVXcjCbPnRSjLW98Aed9z4XAcIuRgWF93UspcsKMuj6tiYO2ck2&#10;Bn2wTS51g5cAN5UcRtFYGiw5LBRY06Kg7Gf/axRs3r95Mj+u8sPbU2RouX0e7eRaqe5ju0yCzBMQ&#10;nlp/b/wj1lrBcPQygL9L4Q7I6Q0AAP//AwBQSwECLQAUAAYACAAAACEA2+H2y+4AAACFAQAAEwAA&#10;AAAAAAAAAAAAAAAAAAAAW0NvbnRlbnRfVHlwZXNdLnhtbFBLAQItABQABgAIAAAAIQBa9CxbvwAA&#10;ABUBAAALAAAAAAAAAAAAAAAAAB8BAABfcmVscy8ucmVsc1BLAQItABQABgAIAAAAIQAnFudnywAA&#10;AOIAAAAPAAAAAAAAAAAAAAAAAAcCAABkcnMvZG93bnJldi54bWxQSwUGAAAAAAMAAwC3AAAA/wIA&#10;AAAA&#10;" path="m2999,-843r17,-16l2999,-875r-16,16l2999,-843t-365,555l2650,-304r-16,-17l2618,-304r16,16e" filled="f" strokecolor="#35274a" strokeweight=".1127mm">
              <v:path o:connecttype="custom" o:connectlocs="2999,-152;3016,-168;2999,-184;2983,-168;2999,-152;2634,403;2650,387;2634,370;2618,387;2634,403" o:connectangles="0,0,0,0,0,0,0,0,0,0"/>
              <o:lock v:ext="edit" aspectratio="t" verticies="t" text="t" shapetype="t"/>
            </v:shape>
            <v:shape id="AutoShape 2347" o:spid="_x0000_s1861" style="position:absolute;left:4854;top:2346;width:1544;height:1136;visibility:visible;mso-wrap-style:square;v-text-anchor:top" coordsize="1544,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niJygAAAOIAAAAPAAAAZHJzL2Rvd25yZXYueG1sRI9PawIx&#10;FMTvBb9DeEJvNdstLrIaRd0Weuih/rl4eyTP3aWblyWJun57Uyj0MjAM8xtmsRpsJ67kQ+tYwesk&#10;A0GsnWm5VnA8fLzMQISIbLBzTAruFGC1HD0tsDTuxju67mMtEoRDiQqaGPtSyqAbshgmridO2dl5&#10;izFZX0vj8ZbgtpN5lhXSYstpocGetg3pn/3FKpgWl/fzpvKadpvTevatdbGtvpR6Hg/VPMl6DiLS&#10;EP8bf4hPoyB/m+bweyndAbl8AAAA//8DAFBLAQItABQABgAIAAAAIQDb4fbL7gAAAIUBAAATAAAA&#10;AAAAAAAAAAAAAAAAAABbQ29udGVudF9UeXBlc10ueG1sUEsBAi0AFAAGAAgAAAAhAFr0LFu/AAAA&#10;FQEAAAsAAAAAAAAAAAAAAAAAHwEAAF9yZWxzLy5yZWxzUEsBAi0AFAAGAAgAAAAhAMHueInKAAAA&#10;4gAAAA8AAAAAAAAAAAAAAAAABwIAAGRycy9kb3ducmV2LnhtbFBLBQYAAAAAAwADALcAAAD+AgAA&#10;AAA=&#10;" path="m4168,-1599r16,-16l4168,-1631r-16,16l4168,-1599t-10,325l4174,-1290r-16,-16l4142,-1290r16,16m3505,-1520r16,-16l3505,-1552r-16,16l3505,-1520t134,-233l3655,-1769r-16,-16l3623,-1769r16,16e" filled="f" strokecolor="#f2300f" strokeweight=".1127mm">
              <v:path o:connecttype="custom" o:connectlocs="4168,747;4184,731;4168,715;4152,731;4168,747;4158,1072;4174,1056;4158,1040;4142,1056;4158,1072;3505,826;3521,810;3505,794;3489,810;3505,826;3639,593;3655,577;3639,561;3623,577;3639,593" o:connectangles="0,0,0,0,0,0,0,0,0,0,0,0,0,0,0,0,0,0,0,0"/>
              <o:lock v:ext="edit" aspectratio="t" verticies="t" text="t" shapetype="t"/>
            </v:shape>
            <v:shape id="AutoShape 2348" o:spid="_x0000_s1862" style="position:absolute;left:1547;top:893;width:902;height:3735;visibility:visible;mso-wrap-style:square;v-text-anchor:top" coordsize="902,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Z/jyAAAAOIAAAAPAAAAZHJzL2Rvd25yZXYueG1sRI9Pa8JA&#10;FMTvQr/D8gq9SN34lxJdRQxSr2rp+ZF9zaZm38bsmqTfvisIXgaGYX7DrDa9rURLjS8dKxiPEhDE&#10;udMlFwq+zvv3DxA+IGusHJOCP/KwWb8MVphq1/GR2lMoRISwT1GBCaFOpfS5IYt+5GrimP24xmKI&#10;timkbrCLcFvJSZIspMWS44LBmnaG8svpZhVkh8/LgsM1o+S3MzTbD6/fs6FSb699toyyXYII1Idn&#10;44E4aAWT6XwK90vxDsj1PwAAAP//AwBQSwECLQAUAAYACAAAACEA2+H2y+4AAACFAQAAEwAAAAAA&#10;AAAAAAAAAAAAAAAAW0NvbnRlbnRfVHlwZXNdLnhtbFBLAQItABQABgAIAAAAIQBa9CxbvwAAABUB&#10;AAALAAAAAAAAAAAAAAAAAB8BAABfcmVscy8ucmVsc1BLAQItABQABgAIAAAAIQAXPZ/jyAAAAOIA&#10;AAAPAAAAAAAAAAAAAAAAAAcCAABkcnMvZG93bnJldi54bWxQSwUGAAAAAAMAAwC3AAAA/AIAAAAA&#10;" path="m5430,-696r16,-16l5430,-728r-16,16l5430,-696m5324,-955r16,-16l5324,-987r-16,16l5324,-955m5449,618r16,-16l5449,586r-16,16l5449,618t249,75l5714,677r-16,-16l5682,677r16,16e" filled="f" strokecolor="#0b775e" strokeweight=".1127mm">
              <v:path o:connecttype="custom" o:connectlocs="5430,198;5446,182;5430,166;5414,182;5430,198;5324,-61;5340,-77;5324,-93;5308,-77;5324,-61;5449,1512;5465,1496;5449,1480;5433,1496;5449,1512;5698,1587;5714,1571;5698,1555;5682,1571;5698,1587" o:connectangles="0,0,0,0,0,0,0,0,0,0,0,0,0,0,0,0,0,0,0,0"/>
              <o:lock v:ext="edit" aspectratio="t" verticies="t" text="t" shapetype="t"/>
            </v:shape>
            <v:shape id="AutoShape 2349" o:spid="_x0000_s1863" style="position:absolute;left:4890;top:1937;width:520;height:768;visibility:visible;mso-wrap-style:square;v-text-anchor:top" coordsize="520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8XcygAAAOIAAAAPAAAAZHJzL2Rvd25yZXYueG1sRI9Ba8JA&#10;FITvgv9heUJvutFqK9FVSm3BHo0We3xkn9m02bchu8bYX+8KhV4GhmG+YZbrzlaipcaXjhWMRwkI&#10;4tzpkgsFh/37cA7CB2SNlWNScCUP61W/t8RUuwvvqM1CISKEfYoKTAh1KqXPDVn0I1cTx+zkGosh&#10;2qaQusFLhNtKTpLkSVosOS4YrOnVUP6Tna2CWcZ5tfn8fj6b6+/po3j7Oo63U6UeBt1mEeVlASJQ&#10;F/4bf4itVjB5nE3hfineAbm6AQAA//8DAFBLAQItABQABgAIAAAAIQDb4fbL7gAAAIUBAAATAAAA&#10;AAAAAAAAAAAAAAAAAABbQ29udGVudF9UeXBlc10ueG1sUEsBAi0AFAAGAAgAAAAhAFr0LFu/AAAA&#10;FQEAAAsAAAAAAAAAAAAAAAAAHwEAAF9yZWxzLy5yZWxzUEsBAi0AFAAGAAgAAAAhAILzxdzKAAAA&#10;4gAAAA8AAAAAAAAAAAAAAAAABwIAAGRycy9kb3ducmV2LnhtbFBLBQYAAAAAAwADALcAAAD+AgAA&#10;AAA=&#10;" path="m3485,-1529r16,-16l3485,-1561r-16,16l3485,-1529t201,313l3702,-1232r-16,-16l3670,-1232r16,16e" filled="f" strokecolor="#f2300f" strokeweight=".1127mm">
              <v:path o:connecttype="custom" o:connectlocs="3485,409;3501,393;3485,377;3469,393;3485,409;3686,722;3702,706;3686,690;3670,706;3686,722" o:connectangles="0,0,0,0,0,0,0,0,0,0"/>
              <o:lock v:ext="edit" aspectratio="t" verticies="t" text="t" shapetype="t"/>
            </v:shape>
            <v:shape id="AutoShape 2350" o:spid="_x0000_s1864" style="position:absolute;left:3661;top:3899;width:1075;height:429;visibility:visible;mso-wrap-style:square;v-text-anchor:top" coordsize="1075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w91ywAAAOIAAAAPAAAAZHJzL2Rvd25yZXYueG1sRI9Pa8JA&#10;FMTvhX6H5RV6KbrRYtHoKmJaUIT699DjI/uahGbfprvbGL99Vyj0MjAM8xtmtuhMLVpyvrKsYNBP&#10;QBDnVldcKDif3npjED4ga6wtk4IreVjM7+9mmGp74QO1x1CICGGfooIyhCaV0uclGfR92xDH7NM6&#10;gyFaV0jt8BLhppbDJHmRBiuOCyU2tCop/zr+GAV6m03c6+5puX/HbLD5WH2P2xMq9fjQZdMoyymI&#10;QF34b/wh1lrB8Hk0gtuleAfk/BcAAP//AwBQSwECLQAUAAYACAAAACEA2+H2y+4AAACFAQAAEwAA&#10;AAAAAAAAAAAAAAAAAAAAW0NvbnRlbnRfVHlwZXNdLnhtbFBLAQItABQABgAIAAAAIQBa9CxbvwAA&#10;ABUBAAALAAAAAAAAAAAAAAAAAB8BAABfcmVscy8ucmVsc1BLAQItABQABgAIAAAAIQCuaw91ywAA&#10;AOIAAAAPAAAAAAAAAAAAAAAAAAcCAABkcnMvZG93bnJldi54bWxQSwUGAAAAAAMAAwC3AAAA/wIA&#10;AAAA&#10;" path="m4613,-2608r16,-16l4613,-2640r-16,16l4613,-2608t-452,161l4177,-2463r-16,-16l4145,-2463r16,16e" filled="f" strokecolor="#0b775e" strokeweight=".1127mm">
              <v:path o:connecttype="custom" o:connectlocs="4613,1291;4629,1275;4613,1259;4597,1275;4613,1291;4161,1452;4177,1436;4161,1420;4145,1436;4161,1452" o:connectangles="0,0,0,0,0,0,0,0,0,0"/>
              <o:lock v:ext="edit" aspectratio="t" verticies="t" text="t" shapetype="t"/>
            </v:shape>
            <v:shape id="AutoShape 2351" o:spid="_x0000_s1865" style="position:absolute;left:5920;top:3031;width:405;height:428;visibility:visible;mso-wrap-style:square;v-text-anchor:top" coordsize="405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HQVxwAAAOIAAAAPAAAAZHJzL2Rvd25yZXYueG1sRI9Ba8JA&#10;FITvBf/D8gRvdWNsg42uQZQ2vVbt/ZF9TVKzb0N2TVJ/vVso9DIwDPMNs8lG04ieOldbVrCYRyCI&#10;C6trLhWcT6+PKxDOI2tsLJOCH3KQbScPG0y1HfiD+qMvRYCwS1FB5X2bSumKigy6uW2JQ/ZlO4M+&#10;2K6UusMhwE0j4yhKpMGaw0KFLe0rKi7HqwmU055L+/mWa7l8aZ9kfrN58q3UbDoe1kF2axCeRv/f&#10;+EO8awXx8jmB30vhDsjtHQAA//8DAFBLAQItABQABgAIAAAAIQDb4fbL7gAAAIUBAAATAAAAAAAA&#10;AAAAAAAAAAAAAABbQ29udGVudF9UeXBlc10ueG1sUEsBAi0AFAAGAAgAAAAhAFr0LFu/AAAAFQEA&#10;AAsAAAAAAAAAAAAAAAAAHwEAAF9yZWxzLy5yZWxzUEsBAi0AFAAGAAgAAAAhAP/MdBXHAAAA4gAA&#10;AA8AAAAAAAAAAAAAAAAABwIAAGRycy9kb3ducmV2LnhtbFBLBQYAAAAAAwADALcAAAD7AgAAAAA=&#10;" path="m2919,-2131r16,-16l2919,-2163r-16,16l2919,-2131t150,161l3085,-1987r-16,-16l3053,-1987r16,17e" filled="f" strokecolor="#f2300f" strokeweight=".1127mm">
              <v:path o:connecttype="custom" o:connectlocs="2919,901;2935,885;2919,869;2903,885;2919,901;3069,1062;3085,1045;3069,1029;3053,1045;3069,1062" o:connectangles="0,0,0,0,0,0,0,0,0,0"/>
              <o:lock v:ext="edit" aspectratio="t" verticies="t" text="t" shapetype="t"/>
            </v:shape>
            <v:shape id="AutoShape 2352" o:spid="_x0000_s1866" style="position:absolute;left:7590;top:3567;width:985;height:1083;visibility:visible;mso-wrap-style:square;v-text-anchor:top" coordsize="985,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LrBygAAAOIAAAAPAAAAZHJzL2Rvd25yZXYueG1sRI9PawIx&#10;FMTvhX6H8Aq9FM1Wu1ZWoxSrIL2tSsHbY/PcP928LEmq67c3QqGXgWGY3zDzZW9acSbna8sKXocJ&#10;COLC6ppLBYf9ZjAF4QOyxtYyKbiSh+Xi8WGOmbYXzum8C6WIEPYZKqhC6DIpfVGRQT+0HXHMTtYZ&#10;DNG6UmqHlwg3rRwlyUQarDkuVNjRqqLiZ/drFPjvzQvlDo/1V7pal/SWNk1zVOr5qf+cRfmYgQjU&#10;h//GH2KrFYzG6TvcL8U7IBc3AAAA//8DAFBLAQItABQABgAIAAAAIQDb4fbL7gAAAIUBAAATAAAA&#10;AAAAAAAAAAAAAAAAAABbQ29udGVudF9UeXBlc10ueG1sUEsBAi0AFAAGAAgAAAAhAFr0LFu/AAAA&#10;FQEAAAsAAAAAAAAAAAAAAAAAHwEAAF9yZWxzLy5yZWxzUEsBAi0AFAAGAAgAAAAhAMDEusHKAAAA&#10;4gAAAA8AAAAAAAAAAAAAAAAABwIAAGRycy9kb3ducmV2LnhtbFBLBQYAAAAAAwADALcAAAD+AgAA&#10;AAA=&#10;" path="m2411,-1970r16,-16l2411,-2002r-16,16l2411,-1970t-410,-455l2017,-2441r-16,-16l1984,-2441r17,16e" filled="f" strokecolor="#35274a" strokeweight=".1127mm">
              <v:path o:connecttype="custom" o:connectlocs="2411,1597;2427,1581;2411,1565;2395,1581;2411,1597;2001,1142;2017,1126;2001,1110;1984,1126;2001,1142" o:connectangles="0,0,0,0,0,0,0,0,0,0"/>
              <o:lock v:ext="edit" aspectratio="t" verticies="t" text="t" shapetype="t"/>
            </v:shape>
            <v:shape id="AutoShape 2353" o:spid="_x0000_s1867" style="position:absolute;left:5835;top:3007;width:166;height:156;visibility:visible;mso-wrap-style:square;v-text-anchor:top" coordsize="166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pm5ywAAAOIAAAAPAAAAZHJzL2Rvd25yZXYueG1sRI/BasJA&#10;EIbvQt9hmUIvopumVGx0FW0RPPQSWyi9TbPTJDQ7u81uNX175yB4GfgZ/m++Wa4H16kj9bH1bOB+&#10;moEirrxtuTbw/rabzEHFhGyx80wG/inCenUzWmJh/YlLOh5SrQTCsUADTUqh0DpWDTmMUx+IZfft&#10;e4dJYl9r2+NJ4K7TeZbNtMOW5UKDgZ4bqn4Of040fjdfwe4+XnMcl7Ow/dw++XIw5u52eFnI2CxA&#10;JRrStXFB7K2B/OFRnOUl4YBenQEAAP//AwBQSwECLQAUAAYACAAAACEA2+H2y+4AAACFAQAAEwAA&#10;AAAAAAAAAAAAAAAAAAAAW0NvbnRlbnRfVHlwZXNdLnhtbFBLAQItABQABgAIAAAAIQBa9CxbvwAA&#10;ABUBAAALAAAAAAAAAAAAAAAAAB8BAABfcmVscy8ucmVsc1BLAQItABQABgAIAAAAIQCd5pm5ywAA&#10;AOIAAAAPAAAAAAAAAAAAAAAAAAcCAABkcnMvZG93bnJldi54bWxQSwUGAAAAAAMAAwC3AAAA/wIA&#10;AAAA&#10;" path="m3008,-2117r16,-16l3008,-2149r-16,16l3008,-2117t-42,38l2982,-2095r-16,-16l2950,-2095r16,16e" filled="f" strokecolor="#f2300f" strokeweight=".1127mm">
              <v:path o:connecttype="custom" o:connectlocs="3008,890;3024,874;3008,858;2992,874;3008,890;2966,928;2982,912;2966,896;2950,912;2966,928" o:connectangles="0,0,0,0,0,0,0,0,0,0"/>
              <o:lock v:ext="edit" aspectratio="t" verticies="t" text="t" shapetype="t"/>
            </v:shape>
            <v:shape id="AutoShape 2354" o:spid="_x0000_s1868" style="position:absolute;left:6751;top:736;width:487;height:594;visibility:visible;mso-wrap-style:square;v-text-anchor:top" coordsize="487,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2hGyAAAAOIAAAAPAAAAZHJzL2Rvd25yZXYueG1sRI/dasJA&#10;FITvBd9hOYXe6aYpFRtdResPeiW1eYBD9pgNzZ4N2a1J394VBG8GhmG+YebL3tbiSq2vHCt4Gycg&#10;iAunKy4V5D+70RSED8gaa8ek4J88LBfDwRwz7Tr+pus5lCJC2GeowITQZFL6wpBFP3YNccwurrUY&#10;om1LqVvsItzWMk2SibRYcVww2NCXoeL3/GcVbNOtPu4Puxy5XK/zfHPpjD0p9frSb2ZRVjMQgfrw&#10;bDwQB60gff/4hPuleAfk4gYAAP//AwBQSwECLQAUAAYACAAAACEA2+H2y+4AAACFAQAAEwAAAAAA&#10;AAAAAAAAAAAAAAAAW0NvbnRlbnRfVHlwZXNdLnhtbFBLAQItABQABgAIAAAAIQBa9CxbvwAAABUB&#10;AAALAAAAAAAAAAAAAAAAAB8BAABfcmVscy8ucmVsc1BLAQItABQABgAIAAAAIQCN42hGyAAAAOIA&#10;AAAPAAAAAAAAAAAAAAAAAAcCAABkcnMvZG93bnJldi54bWxQSwUGAAAAAAMAAwC3AAAA/AIAAAAA&#10;" path="m2462,-868r16,-16l2462,-900r-16,16l2462,-868t187,235l2665,-649r-16,-16l2633,-649r16,16e" filled="f" strokecolor="#35274a" strokeweight=".1127mm">
              <v:path o:connecttype="custom" o:connectlocs="2462,-132;2478,-148;2462,-164;2446,-148;2462,-132;2649,103;2665,87;2649,71;2633,87;2649,103" o:connectangles="0,0,0,0,0,0,0,0,0,0"/>
              <o:lock v:ext="edit" aspectratio="t" verticies="t" text="t" shapetype="t"/>
            </v:shape>
            <v:shape id="AutoShape 2355" o:spid="_x0000_s1869" style="position:absolute;left:4985;top:2382;width:287;height:323;visibility:visible;mso-wrap-style:square;v-text-anchor:top" coordsize="287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ei2yAAAAOIAAAAPAAAAZHJzL2Rvd25yZXYueG1sRI9Na8JA&#10;EIbvhf6HZQq9FN1UwY/oKiWloL1FxfOQnSYh2dmQXTX+e+cg9PLC8DLPy7PeDq5VV+pD7dnA5zgB&#10;RVx4W3Np4HT8GS1AhYhssfVMBu4UYLt5fVljav2Nc7oeYqkEwiFFA1WMXap1KCpyGMa+I5buz/cO&#10;o5x9qW2PN4G7Vk+SZKYd1iwLFXaUVVQ0h4uT3XnS2Ly+dPr0mzXx42x9tl8a8/42fK8kvlagIg3x&#10;/+OJ2FkDk+lMJERJdEBvHgAAAP//AwBQSwECLQAUAAYACAAAACEA2+H2y+4AAACFAQAAEwAAAAAA&#10;AAAAAAAAAAAAAAAAW0NvbnRlbnRfVHlwZXNdLnhtbFBLAQItABQABgAIAAAAIQBa9CxbvwAAABUB&#10;AAALAAAAAAAAAAAAAAAAAB8BAABfcmVscy8ucmVsc1BLAQItABQABgAIAAAAIQAdhei2yAAAAOIA&#10;AAAPAAAAAAAAAAAAAAAAAAcCAABkcnMvZG93bnJldi54bWxQSwUGAAAAAAMAAwC3AAAA/AIAAAAA&#10;" path="m3529,-1661r16,-16l3529,-1693r-16,16l3529,-1661t-96,-113l3449,-1790r-16,-16l3417,-1790r16,16e" filled="f" strokecolor="#9a8822" strokeweight=".1127mm">
              <v:path o:connecttype="custom" o:connectlocs="3529,722;3545,706;3529,690;3513,706;3529,722;3433,609;3449,593;3433,577;3417,593;3433,609" o:connectangles="0,0,0,0,0,0,0,0,0,0"/>
              <o:lock v:ext="edit" aspectratio="t" verticies="t" text="t" shapetype="t"/>
            </v:shape>
            <v:shape id="AutoShape 2356" o:spid="_x0000_s1870" style="position:absolute;left:5381;top:3501;width:639;height:1308;visibility:visible;mso-wrap-style:square;v-text-anchor:top" coordsize="639,1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ObPyQAAAOIAAAAPAAAAZHJzL2Rvd25yZXYueG1sRI9BawIx&#10;FITvhf6H8Aq91exakLIaxVaE0ouoLXp8bJ6b1c3LkkRd/fVGKHgZGIb5hhlNOtuIE/lQO1aQ9zIQ&#10;xKXTNVcKftfztw8QISJrbByTggsFmIyfn0ZYaHfmJZ1WsRIJwqFABSbGtpAylIYshp5riVO2c95i&#10;TNZXUns8J7htZD/LBtJizWnBYEtfhsrD6mgVTOPfwugF7Y/5Vsrlp7/+7DdrpV5futkwyXQIIlIX&#10;H41/xLdW0H8f5HC/lO6AHN8AAAD//wMAUEsBAi0AFAAGAAgAAAAhANvh9svuAAAAhQEAABMAAAAA&#10;AAAAAAAAAAAAAAAAAFtDb250ZW50X1R5cGVzXS54bWxQSwECLQAUAAYACAAAACEAWvQsW78AAAAV&#10;AQAACwAAAAAAAAAAAAAAAAAfAQAAX3JlbHMvLnJlbHNQSwECLQAUAAYACAAAACEA2BTmz8kAAADi&#10;AAAADwAAAAAAAAAAAAAAAAAHAgAAZHJzL2Rvd25yZXYueG1sUEsFBgAAAAADAAMAtwAAAP0CAAAA&#10;AA==&#10;" path="m3471,-1832r16,-16l3471,-1864r-16,16l3471,-1832t-255,-556l3232,-2404r-16,-16l3199,-2404r17,16e" filled="f" strokecolor="#f2300f" strokeweight=".1127mm">
              <v:path o:connecttype="custom" o:connectlocs="3471,1669;3487,1653;3471,1637;3455,1653;3471,1669;3216,1113;3232,1097;3216,1081;3199,1097;3216,1113" o:connectangles="0,0,0,0,0,0,0,0,0,0"/>
              <o:lock v:ext="edit" aspectratio="t" verticies="t" text="t" shapetype="t"/>
            </v:shape>
            <v:shape id="AutoShape 2357" o:spid="_x0000_s1871" style="position:absolute;left:7710;top:3516;width:152;height:77;visibility:visible;mso-wrap-style:square;v-text-anchor:top" coordsize="152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6lUxwAAAOIAAAAPAAAAZHJzL2Rvd25yZXYueG1sRI9BawIx&#10;FITvBf9DeIK3mjXKIqtRRBHUU6tCr4/N6+62m5clibr++6ZQ6GVgGOYbZrnubSvu5EPjWMNknIEg&#10;Lp1puNJwvexf5yBCRDbYOiYNTwqwXg1ellgY9+B3up9jJRKEQ4Ea6hi7QspQ1mQxjF1HnLJP5y3G&#10;ZH0ljcdHgttWqizLpcWG00KNHW1rKr/PN6vhqGZmRyr/8u1p2r99BLKz003r0bDfLZJsFiAi9fG/&#10;8Yc4GA1qmiv4vZTugFz9AAAA//8DAFBLAQItABQABgAIAAAAIQDb4fbL7gAAAIUBAAATAAAAAAAA&#10;AAAAAAAAAAAAAABbQ29udGVudF9UeXBlc10ueG1sUEsBAi0AFAAGAAgAAAAhAFr0LFu/AAAAFQEA&#10;AAsAAAAAAAAAAAAAAAAAHwEAAF9yZWxzLy5yZWxzUEsBAi0AFAAGAAgAAAAhAOYzqVTHAAAA4gAA&#10;AA8AAAAAAAAAAAAAAAAABwIAAGRycy9kb3ducmV2LnhtbFBLBQYAAAAAAwADALcAAAD7AgAAAAA=&#10;" path="m1970,-2397r16,-16l1970,-2429r-16,16l1970,-2397t-36,2l1950,-2411r-16,-16l1918,-2411r16,16e" filled="f" strokecolor="#35274a" strokeweight=".1127mm">
              <v:path o:connecttype="custom" o:connectlocs="1970,1119;1986,1103;1970,1087;1954,1103;1970,1119;1934,1121;1950,1105;1934,1089;1918,1105;1934,1121" o:connectangles="0,0,0,0,0,0,0,0,0,0"/>
              <o:lock v:ext="edit" aspectratio="t" verticies="t" text="t" shapetype="t"/>
            </v:shape>
            <v:shape id="AutoShape 2358" o:spid="_x0000_s1872" style="position:absolute;left:5276;top:2941;width:138;height:242;visibility:visible;mso-wrap-style:square;v-text-anchor:top" coordsize="138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FOsyQAAAOIAAAAPAAAAZHJzL2Rvd25yZXYueG1sRI9PawIx&#10;FMTvhX6H8ITealalrqxGKW0VvQj13/mxed1dunkJm6ipn74pCL0MDMP8hpktomnFhTrfWFYw6Gcg&#10;iEurG64UHPbL5wkIH5A1tpZJwQ95WMwfH2ZYaHvlT7rsQiUShH2BCuoQXCGlL2sy6PvWEafsy3YG&#10;Q7JdJXWH1wQ3rRxm2VgabDgt1Ojorabye3c2Cm77No/s/DZf5S8fcWk3p2N0Sj314vs0yesURKAY&#10;/ht3xForGI7GI/i7lO6AnP8CAAD//wMAUEsBAi0AFAAGAAgAAAAhANvh9svuAAAAhQEAABMAAAAA&#10;AAAAAAAAAAAAAAAAAFtDb250ZW50X1R5cGVzXS54bWxQSwECLQAUAAYACAAAACEAWvQsW78AAAAV&#10;AQAACwAAAAAAAAAAAAAAAAAfAQAAX3JlbHMvLnJlbHNQSwECLQAUAAYACAAAACEAvIRTrMkAAADi&#10;AAAADwAAAAAAAAAAAAAAAAAHAgAAZHJzL2Rvd25yZXYueG1sUEsFBgAAAAADAAMAtwAAAP0CAAAA&#10;AA==&#10;" path="m3303,-2004r16,-16l3303,-2036r-16,16l3303,-2004t-30,-76l3289,-2096r-16,-16l3257,-2096r16,16e" filled="f" strokecolor="#f2300f" strokeweight=".1127mm">
              <v:path o:connecttype="custom" o:connectlocs="3303,937;3319,921;3303,905;3287,921;3303,937;3273,861;3289,845;3273,829;3257,845;3273,861" o:connectangles="0,0,0,0,0,0,0,0,0,0"/>
              <o:lock v:ext="edit" aspectratio="t" verticies="t" text="t" shapetype="t"/>
            </v:shape>
            <v:shape id="AutoShape 2359" o:spid="_x0000_s1873" style="position:absolute;left:7521;top:3845;width:305;height:944;visibility:visible;mso-wrap-style:square;v-text-anchor:top" coordsize="305,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ONpyAAAAOIAAAAPAAAAZHJzL2Rvd25yZXYueG1sRI/BasMw&#10;EETvhf6D2EIuJZHjlBCcKCGkBNJDD7VDzou1tUytlbFUy/n7qlDoZWAY5g2zO0y2EyMNvnWsYLnI&#10;QBDXTrfcKLhW5/kGhA/IGjvHpOBOHg77x4cdFtpF/qCxDI1IEPYFKjAh9IWUvjZk0S9cT5yyTzdY&#10;DMkOjdQDxgS3ncyzbC0ttpwWDPZ0MlR/ld9WgVvijZ/r1XvlTWTcxPhmMCo1e5pet0mOWxCBpvDf&#10;+ENctIJ8tX6B30vpDsj9DwAAAP//AwBQSwECLQAUAAYACAAAACEA2+H2y+4AAACFAQAAEwAAAAAA&#10;AAAAAAAAAAAAAAAAW0NvbnRlbnRfVHlwZXNdLnhtbFBLAQItABQABgAIAAAAIQBa9CxbvwAAABUB&#10;AAALAAAAAAAAAAAAAAAAAB8BAABfcmVscy8ucmVsc1BLAQItABQABgAIAAAAIQBoHONpyAAAAOIA&#10;AAAPAAAAAAAAAAAAAAAAAAcCAABkcnMvZG93bnJldi54bWxQSwUGAAAAAAMAAwC3AAAA/AIAAAAA&#10;" path="m2038,-2578r16,-16l2038,-2610r-16,16l2038,-2578t105,393l2159,-2201r-16,-16l2127,-2201r16,16e" filled="f" strokecolor="#35274a" strokeweight=".1127mm">
              <v:path o:connecttype="custom" o:connectlocs="2038,1267;2054,1251;2038,1235;2022,1251;2038,1267;2143,1660;2159,1644;2143,1628;2127,1644;2143,1660" o:connectangles="0,0,0,0,0,0,0,0,0,0"/>
              <o:lock v:ext="edit" aspectratio="t" verticies="t" text="t" shapetype="t"/>
            </v:shape>
            <v:shape id="AutoShape 2360" o:spid="_x0000_s1874" style="position:absolute;left:5910;top:4547;width:285;height:455;visibility:visible;mso-wrap-style:square;v-text-anchor:top" coordsize="285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8eXxwAAAOIAAAAPAAAAZHJzL2Rvd25yZXYueG1sRI/RagIx&#10;FETfC/2HcAu+1WwVpV2NIopo+7bbfsDt5nazNLlZkqjr3xuh0JeBYZgzzHI9OCvOFGLnWcHLuABB&#10;3Hjdcavg63P//AoiJmSN1jMpuFKE9erxYYml9heu6FynVmQIxxIVmJT6UsrYGHIYx74nztmPDw5T&#10;tqGVOuAlw52Vk6KYS4cd5wWDPW0NNb/1ySkYbPdWkbaHj/bb0zG8T42uD0qNnobdIstmASLRkP4b&#10;f4ijVjCZzmdwv5TvgFzdAAAA//8DAFBLAQItABQABgAIAAAAIQDb4fbL7gAAAIUBAAATAAAAAAAA&#10;AAAAAAAAAAAAAABbQ29udGVudF9UeXBlc10ueG1sUEsBAi0AFAAGAAgAAAAhAFr0LFu/AAAAFQEA&#10;AAsAAAAAAAAAAAAAAAAAHwEAAF9yZWxzLy5yZWxzUEsBAi0AFAAGAAgAAAAhAK1bx5fHAAAA4gAA&#10;AA8AAAAAAAAAAAAAAAAABwIAAGRycy9kb3ducmV2LnhtbFBLBQYAAAAAAwADALcAAAD7AgAAAAA=&#10;" path="m3020,-2792r16,-16l3020,-2824r-16,16l3020,-2792t-96,-172l2940,-2981r-16,-16l2908,-2981r16,17e" filled="f" strokecolor="#f2300f" strokeweight=".1127mm">
              <v:path o:connecttype="custom" o:connectlocs="3020,1756;3036,1740;3020,1724;3004,1740;3020,1756;2924,1584;2940,1567;2924,1551;2908,1567;2924,1584" o:connectangles="0,0,0,0,0,0,0,0,0,0"/>
              <o:lock v:ext="edit" aspectratio="t" verticies="t" text="t" shapetype="t"/>
            </v:shape>
            <v:shape id="AutoShape 2361" o:spid="_x0000_s1875" style="position:absolute;left:6472;top:3649;width:944;height:943;visibility:visible;mso-wrap-style:square;v-text-anchor:top" coordsize="944,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vqEyQAAAOIAAAAPAAAAZHJzL2Rvd25yZXYueG1sRI9Ba8JA&#10;FITvQv/D8gredNOEBkmyirQUPRSKRjw/sq/ZtNm3IbvV+O+7hYKXgWGYb5hqM9leXGj0nWMFT8sE&#10;BHHjdMetglP9tliB8AFZY++YFNzIw2b9MKuw0O7KB7ocQysihH2BCkwIQyGlbwxZ9Es3EMfs040W&#10;Q7RjK/WI1wi3vUyTJJcWO44LBgd6MdR8H3+sgiyz21Pz/G5W6ddOnj8yX6e1V2r+OL2WUbYliEBT&#10;uDf+EXutIM3yHP4uxTsg178AAAD//wMAUEsBAi0AFAAGAAgAAAAhANvh9svuAAAAhQEAABMAAAAA&#10;AAAAAAAAAAAAAAAAAFtDb250ZW50X1R5cGVzXS54bWxQSwECLQAUAAYACAAAACEAWvQsW78AAAAV&#10;AQAACwAAAAAAAAAAAAAAAAAfAQAAX3JlbHMvLnJlbHNQSwECLQAUAAYACAAAACEA+Hb6hMkAAADi&#10;AAAADwAAAAAAAAAAAAAAAAAHAgAAZHJzL2Rvd25yZXYueG1sUEsFBgAAAAADAAMAtwAAAP0CAAAA&#10;AA==&#10;" path="m2615,-2078r16,-16l2615,-2110r-16,16l2615,-2078t393,-392l3024,-2486r-16,-16l2992,-2486r16,16e" filled="f" strokecolor="#35274a" strokeweight=".1127mm">
              <v:path o:connecttype="custom" o:connectlocs="2615,1571;2631,1555;2615,1539;2599,1555;2615,1571;3008,1179;3024,1163;3008,1147;2992,1163;3008,1179" o:connectangles="0,0,0,0,0,0,0,0,0,0"/>
              <o:lock v:ext="edit" aspectratio="t" verticies="t" text="t" shapetype="t"/>
            </v:shape>
            <v:shape id="AutoShape 2362" o:spid="_x0000_s1876" style="position:absolute;left:5446;top:2749;width:218;height:1158;visibility:visible;mso-wrap-style:square;v-text-anchor:top" coordsize="218,1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DQLywAAAOIAAAAPAAAAZHJzL2Rvd25yZXYueG1sRI9Pa8JA&#10;FMTvhX6H5RW81U0Vo0RXaf0DFTxoFMHbI/uabJt9G7Krpt++Wyj0MjAM8xtmtuhsLW7UeuNYwUs/&#10;AUFcOG24VHA6bp4nIHxA1lg7JgXf5GExf3yYYabdnQ90y0MpIoR9hgqqEJpMSl9UZNH3XUMcsw/X&#10;WgzRtqXULd4j3NZykCSptGg4LlTY0LKi4iu/WgXFLn/bG9PZdH3dJmc5Wm3d5VOp3lO3mkZ5nYII&#10;1IX/xh/iXSsYDNMx/F6Kd0DOfwAAAP//AwBQSwECLQAUAAYACAAAACEA2+H2y+4AAACFAQAAEwAA&#10;AAAAAAAAAAAAAAAAAAAAW0NvbnRlbnRfVHlwZXNdLnhtbFBLAQItABQABgAIAAAAIQBa9CxbvwAA&#10;ABUBAAALAAAAAAAAAAAAAAAAAB8BAABfcmVscy8ucmVsc1BLAQItABQABgAIAAAAIQDp7DQLywAA&#10;AOIAAAAPAAAAAAAAAAAAAAAAAAcCAABkcnMvZG93bnJldi54bWxQSwUGAAAAAAMAAwC3AAAA/wIA&#10;AAAA&#10;" path="m3179,-1486r16,-16l3179,-1518r-16,16l3179,-1486t66,-489l3261,-1991r-16,-16l3229,-1991r16,16e" filled="f" strokecolor="#f2300f" strokeweight=".1127mm">
              <v:path o:connecttype="custom" o:connectlocs="3179,1263;3195,1247;3179,1231;3163,1247;3179,1263;3245,774;3261,758;3245,742;3229,758;3245,774" o:connectangles="0,0,0,0,0,0,0,0,0,0"/>
              <o:lock v:ext="edit" aspectratio="t" verticies="t" text="t" shapetype="t"/>
            </v:shape>
            <v:shape id="AutoShape 2363" o:spid="_x0000_s1877" style="position:absolute;left:4346;top:1217;width:725;height:1614;visibility:visible;mso-wrap-style:square;v-text-anchor:top" coordsize="725,1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faJyQAAAOIAAAAPAAAAZHJzL2Rvd25yZXYueG1sRI/BasJA&#10;EIbvBd9hGaG3utGCSHSV1toSeiiohV7H7JgNZmdDdpukb985FHoZ+Bn+b+bb7EbfqJ66WAc2MJ9l&#10;oIjLYGuuDHyeXx9WoGJCttgEJgM/FGG3ndxtMLdh4CP1p1QpgXDM0YBLqc21jqUjj3EWWmLZXUPn&#10;MUnsKm07HATuG73IsqX2WLNccNjS3lF5O317oXwcaHWu3i79180dntNQ8LsrjLmfji9rGU9rUInG&#10;9N/4QxTWwOJxKT+LkuiA3v4CAAD//wMAUEsBAi0AFAAGAAgAAAAhANvh9svuAAAAhQEAABMAAAAA&#10;AAAAAAAAAAAAAAAAAFtDb250ZW50X1R5cGVzXS54bWxQSwECLQAUAAYACAAAACEAWvQsW78AAAAV&#10;AQAACwAAAAAAAAAAAAAAAAAfAQAAX3JlbHMvLnJlbHNQSwECLQAUAAYACAAAACEA8bn2ickAAADi&#10;AAAADwAAAAAAAAAAAAAAAAAHAgAAZHJzL2Rvd25yZXYueG1sUEsFBgAAAAADAAMAtwAAAP0CAAAA&#10;AA==&#10;" path="m4079,-643r16,-16l4079,-675r-16,16l4079,-643t-294,204l3801,-455r-16,-16l3769,-455r16,16m3833,-1133r16,-16l3833,-1165r-16,16l3833,-1133t37,239l3886,-910r-16,-16l3854,-910r16,16e" filled="f" strokecolor="#9a8822" strokeweight=".1127mm">
              <v:path o:connecttype="custom" o:connectlocs="4079,575;4095,559;4079,543;4063,559;4079,575;3785,779;3801,763;3785,747;3769,763;3785,779;3833,85;3849,69;3833,53;3817,69;3833,85;3870,324;3886,308;3870,292;3854,308;3870,324" o:connectangles="0,0,0,0,0,0,0,0,0,0,0,0,0,0,0,0,0,0,0,0"/>
              <o:lock v:ext="edit" aspectratio="t" verticies="t" text="t" shapetype="t"/>
            </v:shape>
            <v:shape id="AutoShape 2364" o:spid="_x0000_s1878" style="position:absolute;left:5364;top:3088;width:323;height:242;visibility:visible;mso-wrap-style:square;v-text-anchor:top" coordsize="323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OXjywAAAOIAAAAPAAAAZHJzL2Rvd25yZXYueG1sRI9Ba8JA&#10;FITvQv/D8gq96cYIsYmuUloK1noxinh8ZJ9JMPs2ZFeN/vpuodDLwDDMN8x82ZtGXKlztWUF41EE&#10;griwuuZSwX73OXwF4TyyxsYyKbiTg+XiaTDHTNsbb+ma+1IECLsMFVTet5mUrqjIoBvZljhkJ9sZ&#10;9MF2pdQd3gLcNDKOokQarDksVNjSe0XFOb8YBV+77eqYrmOdTjeT/PtyWPfTR6LUy3P/MQvyNgPh&#10;qff/jT/ESiuIJ0kKv5fCHZCLHwAAAP//AwBQSwECLQAUAAYACAAAACEA2+H2y+4AAACFAQAAEwAA&#10;AAAAAAAAAAAAAAAAAAAAW0NvbnRlbnRfVHlwZXNdLnhtbFBLAQItABQABgAIAAAAIQBa9CxbvwAA&#10;ABUBAAALAAAAAAAAAAAAAAAAAB8BAABfcmVscy8ucmVsc1BLAQItABQABgAIAAAAIQCwROXjywAA&#10;AOIAAAAPAAAAAAAAAAAAAAAAAAcCAABkcnMvZG93bnJldi54bWxQSwUGAAAAAAMAAwC3AAAA/wIA&#10;AAAA&#10;" path="m3224,-2161r16,-16l3224,-2193r-16,16l3224,-2161t113,77l3353,-2100r-16,-16l3321,-2100r16,16e" filled="f" strokecolor="#f2300f" strokeweight=".1127mm">
              <v:path o:connecttype="custom" o:connectlocs="3224,927;3240,911;3224,895;3208,911;3224,927;3337,1004;3353,988;3337,972;3321,988;3337,1004" o:connectangles="0,0,0,0,0,0,0,0,0,0"/>
              <o:lock v:ext="edit" aspectratio="t" verticies="t" text="t" shapetype="t"/>
            </v:shape>
            <v:shape id="AutoShape 2365" o:spid="_x0000_s1879" style="position:absolute;left:3936;top:1620;width:801;height:1493;visibility:visible;mso-wrap-style:square;v-text-anchor:top" coordsize="801,1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WdBygAAAOIAAAAPAAAAZHJzL2Rvd25yZXYueG1sRI9BSwMx&#10;EIXvgv8hjOCl2GxbrLJtWkpFKD0IrR70NmzG3aWbSUji7vbfOwfBy8BjeN/jW29H16meYmo9G5hN&#10;C1DElbct1wY+3l8fnkGljGyx80wGrpRgu7m9WWNp/cAn6s+5VgLhVKKBJudQap2qhhymqQ/E8vv2&#10;0WGWGGttIw4Cd52eF8VSO2xZFhoMtG+oupx/nIGMoR8uX8fTvovhc3IcJ/x4eDPm/m58WcnZrUBl&#10;GvN/4w9xsAbmiyeRECXRAb35BQAA//8DAFBLAQItABQABgAIAAAAIQDb4fbL7gAAAIUBAAATAAAA&#10;AAAAAAAAAAAAAAAAAABbQ29udGVudF9UeXBlc10ueG1sUEsBAi0AFAAGAAgAAAAhAFr0LFu/AAAA&#10;FQEAAAsAAAAAAAAAAAAAAAAAHwEAAF9yZWxzLy5yZWxzUEsBAi0AFAAGAAgAAAAhAIlNZ0HKAAAA&#10;4gAAAA8AAAAAAAAAAAAAAAAABwIAAGRycy9kb3ducmV2LnhtbFBLBQYAAAAAAwADALcAAAD+AgAA&#10;AAA=&#10;" path="m4010,-801r16,-16l4010,-833r-16,16l4010,-801t82,87l4108,-730r-16,-16l4076,-730r16,16m4338,-1354r16,-16l4338,-1386r-16,16l4338,-1354t-229,235l4125,-1135r-16,-16l4093,-1135r16,16e" filled="f" strokecolor="#9a8822" strokeweight=".1127mm">
              <v:path o:connecttype="custom" o:connectlocs="4010,819;4026,803;4010,787;3994,803;4010,819;4092,906;4108,890;4092,874;4076,890;4092,906;4338,266;4354,250;4338,234;4322,250;4338,266;4109,501;4125,485;4109,469;4093,485;4109,501" o:connectangles="0,0,0,0,0,0,0,0,0,0,0,0,0,0,0,0,0,0,0,0"/>
              <o:lock v:ext="edit" aspectratio="t" verticies="t" text="t" shapetype="t"/>
            </v:shape>
            <v:shape id="AutoShape 2366" o:spid="_x0000_s1880" style="position:absolute;left:3573;top:5393;width:900;height:121;visibility:visible;mso-wrap-style:square;v-text-anchor:top" coordsize="90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L7/yQAAAOIAAAAPAAAAZHJzL2Rvd25yZXYueG1sRI9Ba8JA&#10;FITvBf/D8gq91U0sVImuUrQtYk+xpV4f2Wc2mH0bsk9N/31XKPQyMAzzDbNYDb5VF+pjE9hAPs5A&#10;EVfBNlwb+Pp8e5yBioJssQ1MBn4owmo5ultgYcOVS7rspVYJwrFAA06kK7SOlSOPcRw64pQdQ+9R&#10;ku1rbXu8Jrhv9STLnrXHhtOCw47WjqrT/uwNrDvrph/v+e5btrOylHN2OA6vxjzcD5t5kpc5KKFB&#10;/ht/iK01MHma5nC7lO6AXv4CAAD//wMAUEsBAi0AFAAGAAgAAAAhANvh9svuAAAAhQEAABMAAAAA&#10;AAAAAAAAAAAAAAAAAFtDb250ZW50X1R5cGVzXS54bWxQSwECLQAUAAYACAAAACEAWvQsW78AAAAV&#10;AQAACwAAAAAAAAAAAAAAAAAfAQAAX3JlbHMvLnJlbHNQSwECLQAUAAYACAAAACEAiby+/8kAAADi&#10;AAAADwAAAAAAAAAAAAAAAAAHAgAAZHJzL2Rvd25yZXYueG1sUEsFBgAAAAADAAMAtwAAAP0CAAAA&#10;AA==&#10;" path="m4209,-3407r16,-16l4209,-3439r-16,16l4209,-3407t373,-22l4598,-3445r-16,-16l4566,-3445r16,16e" filled="f" strokecolor="#0b775e" strokeweight=".1127mm">
              <v:path o:connecttype="custom" o:connectlocs="4209,1986;4225,1970;4209,1954;4193,1970;4209,1986;4582,1964;4598,1948;4582,1932;4566,1948;4582,1964" o:connectangles="0,0,0,0,0,0,0,0,0,0"/>
              <o:lock v:ext="edit" aspectratio="t" verticies="t" text="t" shapetype="t"/>
            </v:shape>
            <v:shape id="AutoShape 2367" o:spid="_x0000_s1881" style="position:absolute;left:5550;top:3015;width:514;height:198;visibility:visible;mso-wrap-style:square;v-text-anchor:top" coordsize="514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VEKyQAAAOIAAAAPAAAAZHJzL2Rvd25yZXYueG1sRI/RasJA&#10;FETfhf7Dcgu+6aYJaI2uUpIK9kmb9gMu2dskNHs37G41+vXdQsGXgWGYM8xmN5penMn5zrKCp3kC&#10;gri2uuNGwefHfvYMwgdkjb1lUnAlD7vtw2SDubYXfqdzFRoRIexzVNCGMORS+rolg35uB+KYfVln&#10;METrGqkdXiLc9DJNkoU02HFcaHGgoqX6u/oxCpLTbVUWeu8yfzyt3qqqeC2zq1LTx7FcR3lZgwg0&#10;hnvjH3HQCtJsmcLfpXgH5PYXAAD//wMAUEsBAi0AFAAGAAgAAAAhANvh9svuAAAAhQEAABMAAAAA&#10;AAAAAAAAAAAAAAAAAFtDb250ZW50X1R5cGVzXS54bWxQSwECLQAUAAYACAAAACEAWvQsW78AAAAV&#10;AQAACwAAAAAAAAAAAAAAAAAfAQAAX3JlbHMvLnJlbHNQSwECLQAUAAYACAAAACEAK21RCskAAADi&#10;AAAADwAAAAAAAAAAAAAAAAAHAgAAZHJzL2Rvd25yZXYueG1sUEsFBgAAAAADAAMAtwAAAP0CAAAA&#10;AA==&#10;" path="m3123,-2122r16,-16l3123,-2154r-17,16l3123,-2122t199,57l3338,-2081r-16,-16l3306,-2081r16,16e" filled="f" strokecolor="#f2300f" strokeweight=".1127mm">
              <v:path o:connecttype="custom" o:connectlocs="3123,894;3139,878;3123,862;3106,878;3123,894;3322,951;3338,935;3322,919;3306,935;3322,951" o:connectangles="0,0,0,0,0,0,0,0,0,0"/>
              <o:lock v:ext="edit" aspectratio="t" verticies="t" text="t" shapetype="t"/>
            </v:shape>
            <v:shape id="AutoShape 2368" o:spid="_x0000_s1882" style="position:absolute;left:778;top:287;width:6764;height:5752;visibility:visible;mso-wrap-style:square;v-text-anchor:top" coordsize="6764,5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IQwygAAAOIAAAAPAAAAZHJzL2Rvd25yZXYueG1sRI/RagIx&#10;FETfhf5DuAVfpGbr1tquRim2BaEPovYDbpPr7uLmJiRRt3/fFAp9GRiGOcMsVr3txIVCbB0ruB8X&#10;IIi1My3XCj4P73dPIGJCNtg5JgXfFGG1vBkssDLuyju67FMtMoRjhQqalHwlZdQNWYxj54lzdnTB&#10;Yso21NIEvGa47eSkKB6lxZbzQoOe1g3p0/5sFYSvh1G57d/8h1/j6ZhoqvXzVKnhbf86z/IyB5Go&#10;T/+NP8TGKJiUsxJ+L+U7IJc/AAAA//8DAFBLAQItABQABgAIAAAAIQDb4fbL7gAAAIUBAAATAAAA&#10;AAAAAAAAAAAAAAAAAABbQ29udGVudF9UeXBlc10ueG1sUEsBAi0AFAAGAAgAAAAhAFr0LFu/AAAA&#10;FQEAAAsAAAAAAAAAAAAAAAAAHwEAAF9yZWxzLy5yZWxzUEsBAi0AFAAGAAgAAAAhACZMhDDKAAAA&#10;4gAAAA8AAAAAAAAAAAAAAAAABwIAAGRycy9kb3ducmV2LnhtbFBLBQYAAAAAAwADALcAAAD+AgAA&#10;AAA=&#10;" path="m5730,1824r25,m5730,1411r25,m5730,998r25,m5730,586r25,m5730,173r25,m5730,-240r25,m5730,-653r25,m6710,1935r,-24m7742,1935r,-24m8774,1935r,-24e" filled="f" strokecolor="#333" strokeweight=".16986mm">
              <v:path o:connecttype="custom" o:connectlocs="5730,2111;5755,2111;5730,1698;5755,1698;5730,1285;5755,1285;5730,873;5755,873;5730,460;5755,460;5730,47;5755,47;5730,-366;5755,-366;6710,2222;6710,2198;7742,2222;7742,2198;8774,2222;8774,2198" o:connectangles="0,0,0,0,0,0,0,0,0,0,0,0,0,0,0,0,0,0,0,0"/>
              <o:lock v:ext="edit" aspectratio="t" verticies="t" text="t" shapetype="t"/>
            </v:shape>
            <v:shape id="Text Box 2369" o:spid="_x0000_s1883" type="#_x0000_t202" style="position:absolute;left:6914;top:-164;width:104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MTlywAAAOIAAAAPAAAAZHJzL2Rvd25yZXYueG1sRI9Pa8JA&#10;FMTvQr/D8gq91U1t8U90FbEVCgUxxoPH1+wzWcy+jdlV02/fLRS8DAzD/IaZLTpbiyu13jhW8NJP&#10;QBAXThsuFezz9fMYhA/IGmvHpOCHPCzmD70ZptrdOKPrLpQiQtinqKAKoUml9EVFFn3fNcQxO7rW&#10;Yoi2LaVu8RbhtpaDJBlKi4bjQoUNrSoqTruLVbA8cPZhzpvvbXbMTJ5PEv4anpR6euzep1GWUxCB&#10;unBv/CM+tYLB6+gN/i7FOyDnvwAAAP//AwBQSwECLQAUAAYACAAAACEA2+H2y+4AAACFAQAAEwAA&#10;AAAAAAAAAAAAAAAAAAAAW0NvbnRlbnRfVHlwZXNdLnhtbFBLAQItABQABgAIAAAAIQBa9CxbvwAA&#10;ABUBAAALAAAAAAAAAAAAAAAAAB8BAABfcmVscy8ucmVsc1BLAQItABQABgAIAAAAIQAwOMTl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7D2EBB50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370" o:spid="_x0000_s1884" type="#_x0000_t202" style="position:absolute;left:7747;top:12;width:733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GF+ywAAAOIAAAAPAAAAZHJzL2Rvd25yZXYueG1sRI9Pa8JA&#10;FMTvQr/D8gq91U0t9U90FbEVCgUxxoPH1+wzWcy+jdlV02/fLRS8DAzD/IaZLTpbiyu13jhW8NJP&#10;QBAXThsuFezz9fMYhA/IGmvHpOCHPCzmD70ZptrdOKPrLpQiQtinqKAKoUml9EVFFn3fNcQxO7rW&#10;Yoi2LaVu8RbhtpaDJBlKi4bjQoUNrSoqTruLVbA8cPZhzpvvbXbMTJ5PEv4anpR6euzep1GWUxCB&#10;unBv/CM+tYLB6+gN/i7FOyDnvwAAAP//AwBQSwECLQAUAAYACAAAACEA2+H2y+4AAACFAQAAEwAA&#10;AAAAAAAAAAAAAAAAAAAAW0NvbnRlbnRfVHlwZXNdLnhtbFBLAQItABQABgAIAAAAIQBa9CxbvwAA&#10;ABUBAAALAAAAAAAAAAAAAAAAAB8BAABfcmVscy8ucmVsc1BLAQItABQABgAIAAAAIQBfdGF+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782DD660" w14:textId="77777777" w:rsidR="00787276" w:rsidRDefault="00787276">
                    <w:pPr>
                      <w:spacing w:line="158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9A8822"/>
                        <w:w w:val="99"/>
                        <w:sz w:val="10"/>
                      </w:rPr>
                      <w:t>Compl</w:t>
                    </w:r>
                    <w:r>
                      <w:rPr>
                        <w:rFonts w:ascii="Helvetica"/>
                        <w:b/>
                        <w:color w:val="9A8822"/>
                        <w:spacing w:val="-2"/>
                        <w:w w:val="99"/>
                        <w:sz w:val="10"/>
                      </w:rPr>
                      <w:t>e</w:t>
                    </w:r>
                    <w:r>
                      <w:rPr>
                        <w:rFonts w:ascii="Helvetica"/>
                        <w:b/>
                        <w:color w:val="9A8822"/>
                        <w:w w:val="99"/>
                        <w:sz w:val="10"/>
                      </w:rPr>
                      <w:t>x</w:t>
                    </w:r>
                    <w:r>
                      <w:rPr>
                        <w:rFonts w:ascii="Helvetica"/>
                        <w:b/>
                        <w:color w:val="9A8822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rFonts w:ascii="Helvetica"/>
                        <w:b/>
                        <w:color w:val="9A8822"/>
                        <w:spacing w:val="-1"/>
                        <w:w w:val="108"/>
                        <w:position w:val="6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9A8822"/>
                        <w:spacing w:val="-72"/>
                        <w:w w:val="99"/>
                        <w:position w:val="5"/>
                        <w:sz w:val="10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9A8822"/>
                        <w:w w:val="108"/>
                        <w:position w:val="6"/>
                        <w:sz w:val="5"/>
                      </w:rPr>
                      <w:t>M</w:t>
                    </w:r>
                    <w:r>
                      <w:rPr>
                        <w:rFonts w:ascii="Helvetica"/>
                        <w:b/>
                        <w:color w:val="9A8822"/>
                        <w:position w:val="6"/>
                        <w:sz w:val="5"/>
                      </w:rPr>
                      <w:t xml:space="preserve"> </w:t>
                    </w:r>
                    <w:r>
                      <w:rPr>
                        <w:rFonts w:ascii="Helvetica"/>
                        <w:b/>
                        <w:color w:val="9A8822"/>
                        <w:spacing w:val="-2"/>
                        <w:position w:val="6"/>
                        <w:sz w:val="5"/>
                      </w:rPr>
                      <w:t xml:space="preserve"> </w:t>
                    </w:r>
                    <w:r>
                      <w:rPr>
                        <w:rFonts w:ascii="Helvetica"/>
                        <w:b/>
                        <w:color w:val="9A8822"/>
                        <w:w w:val="99"/>
                        <w:position w:val="5"/>
                        <w:sz w:val="10"/>
                      </w:rPr>
                      <w:t>ggr</w:t>
                    </w:r>
                  </w:p>
                  <w:p w14:paraId="1186111F" w14:textId="77777777" w:rsidR="00787276" w:rsidRDefault="00787276">
                    <w:pPr>
                      <w:spacing w:before="34" w:line="117" w:lineRule="exact"/>
                      <w:ind w:left="315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9A8822"/>
                        <w:w w:val="99"/>
                        <w:sz w:val="10"/>
                      </w:rPr>
                      <w:t>risi</w:t>
                    </w:r>
                    <w:r>
                      <w:rPr>
                        <w:rFonts w:ascii="Helvetica"/>
                        <w:b/>
                        <w:color w:val="9A8822"/>
                        <w:spacing w:val="-12"/>
                        <w:w w:val="99"/>
                        <w:sz w:val="10"/>
                      </w:rPr>
                      <w:t>n</w:t>
                    </w:r>
                    <w:r>
                      <w:rPr>
                        <w:rFonts w:ascii="Helvetica"/>
                        <w:b/>
                        <w:color w:val="9A8822"/>
                        <w:spacing w:val="-28"/>
                        <w:w w:val="108"/>
                        <w:position w:val="3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9A8822"/>
                        <w:spacing w:val="-33"/>
                        <w:w w:val="99"/>
                        <w:sz w:val="10"/>
                      </w:rPr>
                      <w:t>g</w:t>
                    </w:r>
                    <w:r>
                      <w:rPr>
                        <w:rFonts w:ascii="Helvetica"/>
                        <w:b/>
                        <w:color w:val="9A8822"/>
                        <w:w w:val="108"/>
                        <w:position w:val="3"/>
                        <w:sz w:val="5"/>
                      </w:rPr>
                      <w:t>M</w:t>
                    </w:r>
                  </w:p>
                </w:txbxContent>
              </v:textbox>
            </v:shape>
            <v:shape id="Text Box 2371" o:spid="_x0000_s1885" type="#_x0000_t202" style="position:absolute;left:8258;top:156;width:303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8JywAAAOIAAAAPAAAAZHJzL2Rvd25yZXYueG1sRI9Pa8JA&#10;FMTvQr/D8gq96aYWYhtdRfwDQqE0poceX7PPZDH7NmZXjd++WxB6GRiG+Q0zW/S2ERfqvHGs4HmU&#10;gCAunTZcKfgqtsNXED4ga2wck4IbeVjMHwYzzLS7ck6XfahEhLDPUEEdQptJ6cuaLPqRa4ljdnCd&#10;xRBtV0nd4TXCbSPHSZJKi4bjQo0trWoqj/uzVbD85nxjTh8/n/khN0XxlvB7elTq6bFfT6MspyAC&#10;9eG/cUfstILxyySFv0vxDsj5LwAAAP//AwBQSwECLQAUAAYACAAAACEA2+H2y+4AAACFAQAAEwAA&#10;AAAAAAAAAAAAAAAAAAAAW0NvbnRlbnRfVHlwZXNdLnhtbFBLAQItABQABgAIAAAAIQBa9CxbvwAA&#10;ABUBAAALAAAAAAAAAAAAAAAAAB8BAABfcmVscy8ucmVsc1BLAQItABQABgAIAAAAIQCvpv8J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6FEBEE9B" w14:textId="77777777" w:rsidR="00787276" w:rsidRDefault="00787276">
                    <w:pPr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9A8822"/>
                        <w:w w:val="108"/>
                        <w:position w:val="1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9A8822"/>
                        <w:spacing w:val="-22"/>
                        <w:w w:val="108"/>
                        <w:position w:val="1"/>
                        <w:sz w:val="5"/>
                      </w:rPr>
                      <w:t>M</w:t>
                    </w:r>
                    <w:r>
                      <w:rPr>
                        <w:rFonts w:ascii="Helvetica"/>
                        <w:b/>
                        <w:color w:val="9A8822"/>
                        <w:w w:val="108"/>
                        <w:sz w:val="5"/>
                      </w:rPr>
                      <w:t>FR</w:t>
                    </w:r>
                    <w:r>
                      <w:rPr>
                        <w:rFonts w:ascii="Helvetica"/>
                        <w:b/>
                        <w:color w:val="9A8822"/>
                        <w:sz w:val="5"/>
                      </w:rPr>
                      <w:t xml:space="preserve">    </w:t>
                    </w:r>
                    <w:r>
                      <w:rPr>
                        <w:rFonts w:ascii="Helvetica"/>
                        <w:b/>
                        <w:color w:val="9A8822"/>
                        <w:spacing w:val="6"/>
                        <w:sz w:val="5"/>
                      </w:rPr>
                      <w:t xml:space="preserve"> </w:t>
                    </w:r>
                    <w:r>
                      <w:rPr>
                        <w:rFonts w:ascii="Helvetica"/>
                        <w:b/>
                        <w:color w:val="9A8822"/>
                        <w:w w:val="108"/>
                        <w:position w:val="-1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372" o:spid="_x0000_s1886" type="#_x0000_t202" style="position:absolute;left:8052;top:390;width:600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lqSygAAAOIAAAAPAAAAZHJzL2Rvd25yZXYueG1sRI9Ba8JA&#10;FITvBf/D8oTe6kYFtdFVRC0UhGJMDz2+Zp/JYvZtzG41/vtuoeBlYBjmG2ax6mwtrtR641jBcJCA&#10;IC6cNlwq+MzfXmYgfEDWWDsmBXfysFr2nhaYanfjjK7HUIoIYZ+igiqEJpXSFxVZ9APXEMfs5FqL&#10;Idq2lLrFW4TbWo6SZCItGo4LFTa0qag4H3+sgvUXZztz+fg+ZKfM5PlrwvvJWannfredR1nPQQTq&#10;wqPxj3jXCkbj6RT+LsU7IJe/AAAA//8DAFBLAQItABQABgAIAAAAIQDb4fbL7gAAAIUBAAATAAAA&#10;AAAAAAAAAAAAAAAAAABbQ29udGVudF9UeXBlc10ueG1sUEsBAi0AFAAGAAgAAAAhAFr0LFu/AAAA&#10;FQEAAAsAAAAAAAAAAAAAAAAAHwEAAF9yZWxzLy5yZWxzUEsBAi0AFAAGAAgAAAAhAMDqWpL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569CAE8" w14:textId="77777777" w:rsidR="00787276" w:rsidRDefault="00787276">
                    <w:pPr>
                      <w:spacing w:line="104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9A8822"/>
                        <w:w w:val="99"/>
                        <w:position w:val="1"/>
                        <w:sz w:val="10"/>
                      </w:rPr>
                      <w:t>i</w:t>
                    </w:r>
                    <w:r>
                      <w:rPr>
                        <w:rFonts w:ascii="Helvetica"/>
                        <w:b/>
                        <w:color w:val="9A8822"/>
                        <w:spacing w:val="-47"/>
                        <w:w w:val="99"/>
                        <w:position w:val="1"/>
                        <w:sz w:val="10"/>
                      </w:rPr>
                      <w:t>e</w:t>
                    </w:r>
                    <w:r>
                      <w:rPr>
                        <w:rFonts w:ascii="Helvetica"/>
                        <w:b/>
                        <w:color w:val="9A8822"/>
                        <w:w w:val="108"/>
                        <w:position w:val="4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9A8822"/>
                        <w:spacing w:val="-38"/>
                        <w:w w:val="108"/>
                        <w:position w:val="4"/>
                        <w:sz w:val="5"/>
                      </w:rPr>
                      <w:t>M</w:t>
                    </w:r>
                    <w:r>
                      <w:rPr>
                        <w:rFonts w:ascii="Helvetica"/>
                        <w:b/>
                        <w:color w:val="9A8822"/>
                        <w:w w:val="99"/>
                        <w:position w:val="1"/>
                        <w:sz w:val="10"/>
                      </w:rPr>
                      <w:t>d</w:t>
                    </w:r>
                    <w:r>
                      <w:rPr>
                        <w:rFonts w:ascii="Helvetica"/>
                        <w:b/>
                        <w:color w:val="9A8822"/>
                        <w:position w:val="1"/>
                        <w:sz w:val="10"/>
                      </w:rPr>
                      <w:t xml:space="preserve"> </w:t>
                    </w:r>
                    <w:r>
                      <w:rPr>
                        <w:rFonts w:ascii="Helvetica"/>
                        <w:b/>
                        <w:color w:val="9A8822"/>
                        <w:spacing w:val="7"/>
                        <w:position w:val="1"/>
                        <w:sz w:val="10"/>
                      </w:rPr>
                      <w:t xml:space="preserve"> </w:t>
                    </w:r>
                    <w:r>
                      <w:rPr>
                        <w:rFonts w:ascii="Helvetica"/>
                        <w:b/>
                        <w:color w:val="F2300F"/>
                        <w:spacing w:val="-24"/>
                        <w:w w:val="108"/>
                        <w:position w:val="2"/>
                        <w:sz w:val="5"/>
                      </w:rPr>
                      <w:t>F</w:t>
                    </w:r>
                    <w:r>
                      <w:rPr>
                        <w:rFonts w:ascii="Helvetica"/>
                        <w:b/>
                        <w:color w:val="F2300F"/>
                        <w:spacing w:val="-5"/>
                        <w:w w:val="99"/>
                        <w:sz w:val="10"/>
                      </w:rPr>
                      <w:t>I</w:t>
                    </w:r>
                    <w:r>
                      <w:rPr>
                        <w:rFonts w:ascii="Helvetica"/>
                        <w:b/>
                        <w:color w:val="F2300F"/>
                        <w:spacing w:val="-35"/>
                        <w:w w:val="108"/>
                        <w:position w:val="2"/>
                        <w:sz w:val="5"/>
                      </w:rPr>
                      <w:t>R</w:t>
                    </w:r>
                    <w:r>
                      <w:rPr>
                        <w:rFonts w:ascii="Helvetica"/>
                        <w:b/>
                        <w:color w:val="F2300F"/>
                        <w:w w:val="99"/>
                        <w:sz w:val="10"/>
                      </w:rPr>
                      <w:t>ncisive</w:t>
                    </w:r>
                  </w:p>
                  <w:p w14:paraId="769A280E" w14:textId="77777777" w:rsidR="00787276" w:rsidRDefault="00787276">
                    <w:pPr>
                      <w:spacing w:line="40" w:lineRule="exact"/>
                      <w:ind w:right="105"/>
                      <w:jc w:val="right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9A8822"/>
                        <w:w w:val="105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373" o:spid="_x0000_s1887" type="#_x0000_t202" style="position:absolute;left:8051;top:514;width:962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c7gywAAAOIAAAAPAAAAZHJzL2Rvd25yZXYueG1sRI/BasJA&#10;EIbvhb7DMoXe6kYLVqOriG2hUCjG9NDjmB2TxexszG41ffvOodDLwM/wfzPfcj34Vl2ojy6wgfEo&#10;A0VcBeu4NvBZvj7MQMWEbLENTAZ+KMJ6dXuzxNyGKxd02adaCYRjjgaalLpc61g15DGOQkcsu2Po&#10;PSaJfa1tj1eB+1ZPsmyqPTqWCw12tG2oOu2/vYHNFxcv7vxx2BXHwpXlPOP36cmY+7vheSFjswCV&#10;aEj/jT/EmzUweXySn0VJdECvfgEAAP//AwBQSwECLQAUAAYACAAAACEA2+H2y+4AAACFAQAAEwAA&#10;AAAAAAAAAAAAAAAAAAAAW0NvbnRlbnRfVHlwZXNdLnhtbFBLAQItABQABgAIAAAAIQBa9CxbvwAA&#10;ABUBAAALAAAAAAAAAAAAAAAAAB8BAABfcmVscy8ucmVsc1BLAQItABQABgAIAAAAIQCxdc7g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71910002" w14:textId="77777777" w:rsidR="00787276" w:rsidRDefault="00787276">
                    <w:pPr>
                      <w:tabs>
                        <w:tab w:val="left" w:pos="529"/>
                      </w:tabs>
                      <w:spacing w:before="4" w:line="129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9A8822"/>
                        <w:sz w:val="10"/>
                      </w:rPr>
                      <w:t xml:space="preserve">ong  </w:t>
                    </w:r>
                    <w:r>
                      <w:rPr>
                        <w:rFonts w:ascii="Helvetica"/>
                        <w:b/>
                        <w:color w:val="9A8822"/>
                        <w:position w:val="6"/>
                        <w:sz w:val="5"/>
                      </w:rPr>
                      <w:t>AM</w:t>
                    </w:r>
                    <w:r>
                      <w:rPr>
                        <w:rFonts w:ascii="Helvetica"/>
                        <w:b/>
                        <w:color w:val="9A8822"/>
                        <w:position w:val="6"/>
                        <w:sz w:val="5"/>
                      </w:rPr>
                      <w:tab/>
                    </w:r>
                    <w:r>
                      <w:rPr>
                        <w:rFonts w:ascii="Helvetica"/>
                        <w:b/>
                        <w:color w:val="9A8822"/>
                        <w:sz w:val="10"/>
                      </w:rPr>
                      <w:t>Powerful</w:t>
                    </w:r>
                  </w:p>
                </w:txbxContent>
              </v:textbox>
            </v:shape>
            <v:shape id="Text Box 2374" o:spid="_x0000_s1888" type="#_x0000_t202" style="position:absolute;left:8368;top:604;width:613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Wt7ygAAAOIAAAAPAAAAZHJzL2Rvd25yZXYueG1sRI9Ba8JA&#10;FITvBf/D8gRvdVMFq9FVRC0UhGJMDz2+Zp/JYvZtzG41/fduoeBlYBjmG2ax6mwtrtR641jByzAB&#10;QVw4bbhU8Jm/PU9B+ICssXZMCn7Jw2rZe1pgqt2NM7oeQykihH2KCqoQmlRKX1Rk0Q9dQxyzk2st&#10;hmjbUuoWbxFuazlKkom0aDguVNjQpqLifPyxCtZfnO3M5eP7kJ0yk+ezhPeTs1KDfredR1nPQQTq&#10;wqPxj3jXCkbj1xn8XYp3QC7vAAAA//8DAFBLAQItABQABgAIAAAAIQDb4fbL7gAAAIUBAAATAAAA&#10;AAAAAAAAAAAAAAAAAABbQ29udGVudF9UeXBlc10ueG1sUEsBAi0AFAAGAAgAAAAhAFr0LFu/AAAA&#10;FQEAAAsAAAAAAAAAAAAAAAAAHwEAAF9yZWxzLy5yZWxzUEsBAi0AFAAGAAgAAAAhAN45a3v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0A1B2B9" w14:textId="77777777" w:rsidR="00787276" w:rsidRDefault="00787276">
                    <w:pPr>
                      <w:spacing w:before="4" w:line="69" w:lineRule="exact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w w:val="110"/>
                        <w:position w:val="2"/>
                        <w:sz w:val="5"/>
                      </w:rPr>
                      <w:t xml:space="preserve">AM       </w:t>
                    </w:r>
                    <w:r>
                      <w:rPr>
                        <w:rFonts w:ascii="Helvetica"/>
                        <w:b/>
                        <w:color w:val="9A8822"/>
                        <w:spacing w:val="-3"/>
                        <w:w w:val="110"/>
                        <w:sz w:val="5"/>
                      </w:rPr>
                      <w:t>FR</w:t>
                    </w:r>
                    <w:r>
                      <w:rPr>
                        <w:rFonts w:ascii="Helvetica"/>
                        <w:b/>
                        <w:color w:val="F2300F"/>
                        <w:spacing w:val="-3"/>
                        <w:w w:val="110"/>
                        <w:position w:val="1"/>
                        <w:sz w:val="5"/>
                      </w:rPr>
                      <w:t xml:space="preserve">AM          </w:t>
                    </w:r>
                    <w:r>
                      <w:rPr>
                        <w:rFonts w:ascii="Helvetica"/>
                        <w:b/>
                        <w:color w:val="F2300F"/>
                        <w:spacing w:val="7"/>
                        <w:w w:val="110"/>
                        <w:position w:val="1"/>
                        <w:sz w:val="5"/>
                      </w:rPr>
                      <w:t xml:space="preserve"> </w:t>
                    </w:r>
                    <w:r>
                      <w:rPr>
                        <w:rFonts w:ascii="Helvetica"/>
                        <w:b/>
                        <w:color w:val="F2300F"/>
                        <w:w w:val="110"/>
                        <w:sz w:val="5"/>
                      </w:rPr>
                      <w:t>AM</w:t>
                    </w:r>
                  </w:p>
                  <w:p w14:paraId="765232C7" w14:textId="77777777" w:rsidR="00787276" w:rsidRDefault="00787276">
                    <w:pPr>
                      <w:spacing w:before="4" w:line="204" w:lineRule="auto"/>
                      <w:ind w:left="240" w:hanging="43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w w:val="105"/>
                        <w:sz w:val="10"/>
                      </w:rPr>
                      <w:t>nse</w:t>
                    </w:r>
                    <w:r>
                      <w:rPr>
                        <w:rFonts w:ascii="Helvetica"/>
                        <w:b/>
                        <w:color w:val="F2300F"/>
                        <w:w w:val="105"/>
                        <w:position w:val="4"/>
                        <w:sz w:val="5"/>
                      </w:rPr>
                      <w:t xml:space="preserve">AM </w:t>
                    </w:r>
                    <w:r>
                      <w:rPr>
                        <w:rFonts w:ascii="Helvetica"/>
                        <w:b/>
                        <w:color w:val="F2300F"/>
                        <w:sz w:val="10"/>
                      </w:rPr>
                      <w:t>Weak</w:t>
                    </w:r>
                    <w:r>
                      <w:rPr>
                        <w:rFonts w:ascii="Helvetica"/>
                        <w:b/>
                        <w:color w:val="F2300F"/>
                        <w:spacing w:val="-4"/>
                        <w:sz w:val="10"/>
                      </w:rPr>
                      <w:t xml:space="preserve"> </w:t>
                    </w:r>
                    <w:r>
                      <w:rPr>
                        <w:rFonts w:ascii="Helvetica"/>
                        <w:b/>
                        <w:color w:val="F2300F"/>
                        <w:spacing w:val="-9"/>
                        <w:position w:val="3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375" o:spid="_x0000_s1889" type="#_x0000_t202" style="position:absolute;left:8073;top:888;width:743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rLBygAAAOIAAAAPAAAAZHJzL2Rvd25yZXYueG1sRI9Ba8JA&#10;EIXvBf/DMkJvdaMFsdFVxCoUCqUxPfQ4zY7JYnY2zW41/fedQ8HLwGN43+NbbQbfqgv10QU2MJ1k&#10;oIirYB3XBj7Kw8MCVEzIFtvAZOCXImzWo7sV5jZcuaDLMdVKIBxzNNCk1OVax6ohj3ESOmL5nULv&#10;MUnsa217vArct3qWZXPt0bEsNNjRrqHqfPzxBrafXOzd99vXe3EqXFk+Zfw6PxtzPx6el3K2S1CJ&#10;hnRr/CNerIHZ40IkREl0QK//AAAA//8DAFBLAQItABQABgAIAAAAIQDb4fbL7gAAAIUBAAATAAAA&#10;AAAAAAAAAAAAAAAAAABbQ29udGVudF9UeXBlc10ueG1sUEsBAi0AFAAGAAgAAAAhAFr0LFu/AAAA&#10;FQEAAAsAAAAAAAAAAAAAAAAAHwEAAF9yZWxzLy5yZWxzUEsBAi0AFAAGAAgAAAAhAHrWssH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7BDAC5A" w14:textId="77777777" w:rsidR="00787276" w:rsidRDefault="00787276">
                    <w:pPr>
                      <w:spacing w:line="113" w:lineRule="exact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9A8822"/>
                        <w:w w:val="108"/>
                        <w:position w:val="2"/>
                        <w:sz w:val="5"/>
                      </w:rPr>
                      <w:t>AM</w:t>
                    </w:r>
                    <w:r>
                      <w:rPr>
                        <w:rFonts w:ascii="Helvetica"/>
                        <w:b/>
                        <w:color w:val="9A8822"/>
                        <w:position w:val="2"/>
                        <w:sz w:val="5"/>
                      </w:rPr>
                      <w:t xml:space="preserve">      </w:t>
                    </w:r>
                    <w:r>
                      <w:rPr>
                        <w:rFonts w:ascii="Helvetica"/>
                        <w:b/>
                        <w:color w:val="9A8822"/>
                        <w:spacing w:val="3"/>
                        <w:position w:val="2"/>
                        <w:sz w:val="5"/>
                      </w:rPr>
                      <w:t xml:space="preserve"> </w:t>
                    </w:r>
                    <w:r>
                      <w:rPr>
                        <w:rFonts w:ascii="Helvetica"/>
                        <w:b/>
                        <w:color w:val="F2300F"/>
                        <w:w w:val="99"/>
                        <w:position w:val="1"/>
                        <w:sz w:val="10"/>
                      </w:rPr>
                      <w:t>Sho</w:t>
                    </w:r>
                    <w:r>
                      <w:rPr>
                        <w:rFonts w:ascii="Helvetica"/>
                        <w:b/>
                        <w:color w:val="F2300F"/>
                        <w:spacing w:val="1"/>
                        <w:w w:val="99"/>
                        <w:position w:val="1"/>
                        <w:sz w:val="10"/>
                      </w:rPr>
                      <w:t>r</w:t>
                    </w:r>
                    <w:r>
                      <w:rPr>
                        <w:rFonts w:ascii="Helvetica"/>
                        <w:b/>
                        <w:color w:val="F2300F"/>
                        <w:w w:val="99"/>
                        <w:position w:val="1"/>
                        <w:sz w:val="10"/>
                      </w:rPr>
                      <w:t>t</w:t>
                    </w:r>
                    <w:r>
                      <w:rPr>
                        <w:rFonts w:ascii="Helvetica"/>
                        <w:b/>
                        <w:color w:val="F2300F"/>
                        <w:spacing w:val="7"/>
                        <w:position w:val="1"/>
                        <w:sz w:val="10"/>
                      </w:rPr>
                      <w:t xml:space="preserve"> </w:t>
                    </w:r>
                    <w:r>
                      <w:rPr>
                        <w:rFonts w:ascii="Helvetica"/>
                        <w:b/>
                        <w:color w:val="F2300F"/>
                        <w:w w:val="108"/>
                        <w:position w:val="4"/>
                        <w:sz w:val="5"/>
                      </w:rPr>
                      <w:t>FR</w:t>
                    </w:r>
                    <w:r>
                      <w:rPr>
                        <w:rFonts w:ascii="Helvetica"/>
                        <w:b/>
                        <w:color w:val="F2300F"/>
                        <w:position w:val="4"/>
                        <w:sz w:val="5"/>
                      </w:rPr>
                      <w:t xml:space="preserve">  </w:t>
                    </w:r>
                    <w:r>
                      <w:rPr>
                        <w:rFonts w:ascii="Helvetica"/>
                        <w:b/>
                        <w:color w:val="F2300F"/>
                        <w:spacing w:val="3"/>
                        <w:position w:val="4"/>
                        <w:sz w:val="5"/>
                      </w:rPr>
                      <w:t xml:space="preserve"> </w:t>
                    </w:r>
                    <w:r>
                      <w:rPr>
                        <w:rFonts w:ascii="Helvetica"/>
                        <w:b/>
                        <w:color w:val="F2300F"/>
                        <w:w w:val="108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F2300F"/>
                        <w:spacing w:val="-33"/>
                        <w:w w:val="108"/>
                        <w:sz w:val="5"/>
                      </w:rPr>
                      <w:t>M</w:t>
                    </w:r>
                    <w:r>
                      <w:rPr>
                        <w:rFonts w:ascii="Helvetica"/>
                        <w:b/>
                        <w:color w:val="F2300F"/>
                        <w:w w:val="108"/>
                        <w:position w:val="3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376" o:spid="_x0000_s1890" type="#_x0000_t202" style="position:absolute;left:8621;top:947;width:22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hdaygAAAOIAAAAPAAAAZHJzL2Rvd25yZXYueG1sRI9Ba8JA&#10;FITvhf6H5RV6qxsVRKMbkVahUCiN8dDja/YlWcy+jdmtxn/vFgpeBoZhvmFW68G24ky9N44VjEcJ&#10;COLSacO1gkOxe5mD8AFZY+uYFFzJwzp7fFhhqt2FczrvQy0ihH2KCpoQulRKXzZk0Y9cRxyzyvUW&#10;Q7R9LXWPlwi3rZwkyUxaNBwXGuzotaHyuP+1CjbfnG/N6fPnK69yUxSLhD9mR6Wen4a3ZZTNEkSg&#10;Idwb/4h3rWAynY/h71K8AzK7AQAA//8DAFBLAQItABQABgAIAAAAIQDb4fbL7gAAAIUBAAATAAAA&#10;AAAAAAAAAAAAAAAAAABbQ29udGVudF9UeXBlc10ueG1sUEsBAi0AFAAGAAgAAAAhAFr0LFu/AAAA&#10;FQEAAAsAAAAAAAAAAAAAAAAAHwEAAF9yZWxzLy5yZWxzUEsBAi0AFAAGAAgAAAAhABWaF1r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9BB21D4" w14:textId="77777777" w:rsidR="00787276" w:rsidRDefault="00787276">
                    <w:pPr>
                      <w:spacing w:line="77" w:lineRule="exact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w w:val="110"/>
                        <w:position w:val="2"/>
                        <w:sz w:val="5"/>
                      </w:rPr>
                      <w:t xml:space="preserve">FR </w:t>
                    </w:r>
                    <w:r>
                      <w:rPr>
                        <w:rFonts w:ascii="Helvetica"/>
                        <w:b/>
                        <w:color w:val="F2300F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377" o:spid="_x0000_s1891" type="#_x0000_t202" style="position:absolute;left:7361;top:1045;width:400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ktygAAAOIAAAAPAAAAZHJzL2Rvd25yZXYueG1sRI9Ba8JA&#10;FITvBf/D8gRvddMUxEZXEW2hUCgm6aHH1+wzWcy+TbOrxn/vFoReBoZhvmGW68G24ky9N44VPE0T&#10;EMSV04ZrBV/l2+MchA/IGlvHpOBKHtar0cMSM+0unNO5CLWIEPYZKmhC6DIpfdWQRT91HXHMDq63&#10;GKLta6l7vES4bWWaJDNp0XBcaLCjbUPVsThZBZtvzl/N7+fPPj/kpixfEv6YHZWajIfdIspmASLQ&#10;EP4bd8S7VpA+z1P4uxTvgFzdAAAA//8DAFBLAQItABQABgAIAAAAIQDb4fbL7gAAAIUBAAATAAAA&#10;AAAAAAAAAAAAAAAAAABbQ29udGVudF9UeXBlc10ueG1sUEsBAi0AFAAGAAgAAAAhAFr0LFu/AAAA&#10;FQEAAAsAAAAAAAAAAAAAAAAAHwEAAF9yZWxzLy5yZWxzUEsBAi0AFAAGAAgAAAAhAOVIiS3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B36D7B3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99"/>
                        <w:sz w:val="10"/>
                      </w:rPr>
                      <w:t>Col</w:t>
                    </w:r>
                    <w:r>
                      <w:rPr>
                        <w:rFonts w:ascii="Helvetica"/>
                        <w:b/>
                        <w:color w:val="0B775E"/>
                        <w:spacing w:val="-37"/>
                        <w:w w:val="99"/>
                        <w:sz w:val="10"/>
                      </w:rPr>
                      <w:t>o</w:t>
                    </w:r>
                    <w:r>
                      <w:rPr>
                        <w:rFonts w:ascii="Helvetica"/>
                        <w:b/>
                        <w:color w:val="0B775E"/>
                        <w:spacing w:val="-3"/>
                        <w:w w:val="108"/>
                        <w:position w:val="2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0B775E"/>
                        <w:spacing w:val="-36"/>
                        <w:w w:val="99"/>
                        <w:sz w:val="10"/>
                      </w:rPr>
                      <w:t>r</w:t>
                    </w:r>
                    <w:r>
                      <w:rPr>
                        <w:rFonts w:ascii="Helvetica"/>
                        <w:b/>
                        <w:color w:val="0B775E"/>
                        <w:spacing w:val="-10"/>
                        <w:w w:val="108"/>
                        <w:position w:val="2"/>
                        <w:sz w:val="5"/>
                      </w:rPr>
                      <w:t>M</w:t>
                    </w:r>
                    <w:r>
                      <w:rPr>
                        <w:rFonts w:ascii="Helvetica"/>
                        <w:b/>
                        <w:color w:val="0B775E"/>
                        <w:w w:val="99"/>
                        <w:sz w:val="10"/>
                      </w:rPr>
                      <w:t>ful</w:t>
                    </w:r>
                  </w:p>
                </w:txbxContent>
              </v:textbox>
            </v:shape>
            <v:shape id="Text Box 2378" o:spid="_x0000_s1892" type="#_x0000_t202" style="position:absolute;left:8325;top:1055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y2ygAAAOIAAAAPAAAAZHJzL2Rvd25yZXYueG1sRI9Pa8JA&#10;FMTvgt9heYXedFMFsdFVxD9QKBRjeujxNftMFrNvY3ar8du7BcHLwDDMb5j5srO1uFDrjWMFb8ME&#10;BHHhtOFSwXe+G0xB+ICssXZMCm7kYbno9+aYanfljC6HUIoIYZ+igiqEJpXSFxVZ9EPXEMfs6FqL&#10;Idq2lLrFa4TbWo6SZCItGo4LFTa0rqg4Hf6sgtUPZ1tz/vrdZ8fM5Pl7wp+Tk1KvL91mFmU1AxGo&#10;C8/GA/GhFYzG0zH8X4p3QC7uAAAA//8DAFBLAQItABQABgAIAAAAIQDb4fbL7gAAAIUBAAATAAAA&#10;AAAAAAAAAAAAAAAAAABbQ29udGVudF9UeXBlc10ueG1sUEsBAi0AFAAGAAgAAAAhAFr0LFu/AAAA&#10;FQEAAAsAAAAAAAAAAAAAAAAAHwEAAF9yZWxzLy5yZWxzUEsBAi0AFAAGAAgAAAAhAIoELLb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06867527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379" o:spid="_x0000_s1893" type="#_x0000_t202" style="position:absolute;left:8383;top:1025;width:317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bTCygAAAOIAAAAPAAAAZHJzL2Rvd25yZXYueG1sRI9Ba8JA&#10;FITvBf/D8gRvdVMtotFVRC0UhGJMDz2+Zp/JYvZtzG41/vtuoeBlYBjmG2ax6mwtrtR641jByzAB&#10;QVw4bbhU8Jm/PU9B+ICssXZMCu7kYbXsPS0w1e7GGV2PoRQRwj5FBVUITSqlLyqy6IeuIY7ZybUW&#10;Q7RtKXWLtwi3tRwlyURaNBwXKmxoU1FxPv5YBesvznbm8vF9yE6ZyfNZwvvJWalBv9vOo6znIAJ1&#10;4dH4R7xrBaPx9BX+LsU7IJe/AAAA//8DAFBLAQItABQABgAIAAAAIQDb4fbL7gAAAIUBAAATAAAA&#10;AAAAAAAAAAAAAAAAAABbQ29udGVudF9UeXBlc10ueG1sUEsBAi0AFAAGAAgAAAAhAFr0LFu/AAAA&#10;FQEAAAsAAAAAAAAAAAAAAAAAHwEAAF9yZWxzLy5yZWxzUEsBAi0AFAAGAAgAAAAhAAXttML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5ED6315C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spacing w:val="-6"/>
                        <w:sz w:val="10"/>
                      </w:rPr>
                      <w:t>Sparse</w:t>
                    </w:r>
                  </w:p>
                </w:txbxContent>
              </v:textbox>
            </v:shape>
            <v:shape id="Text Box 2380" o:spid="_x0000_s1894" type="#_x0000_t202" style="position:absolute;left:8641;top:1008;width:208;height: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RFZygAAAOIAAAAPAAAAZHJzL2Rvd25yZXYueG1sRI9Ba8JA&#10;FITvBf/D8gRvdVOlotFVRC0UhGJMDz2+Zp/JYvZtzG41/vtuoeBlYBjmG2ax6mwtrtR641jByzAB&#10;QVw4bbhU8Jm/PU9B+ICssXZMCu7kYbXsPS0w1e7GGV2PoRQRwj5FBVUITSqlLyqy6IeuIY7ZybUW&#10;Q7RtKXWLtwi3tRwlyURaNBwXKmxoU1FxPv5YBesvznbm8vF9yE6ZyfNZwvvJWalBv9vOo6znIAJ1&#10;4dH4R7xrBaPx9BX+LsU7IJe/AAAA//8DAFBLAQItABQABgAIAAAAIQDb4fbL7gAAAIUBAAATAAAA&#10;AAAAAAAAAAAAAAAAAABbQ29udGVudF9UeXBlc10ueG1sUEsBAi0AFAAGAAgAAAAhAFr0LFu/AAAA&#10;FQEAAAsAAAAAAAAAAAAAAAAAHwEAAF9yZWxzLy5yZWxzUEsBAi0AFAAGAAgAAAAhAGqhEVn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0EEDD069" w14:textId="77777777" w:rsidR="00787276" w:rsidRDefault="00787276">
                    <w:pPr>
                      <w:spacing w:line="66" w:lineRule="exact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w w:val="110"/>
                        <w:position w:val="1"/>
                        <w:sz w:val="5"/>
                      </w:rPr>
                      <w:t xml:space="preserve">AM </w:t>
                    </w:r>
                    <w:r>
                      <w:rPr>
                        <w:rFonts w:ascii="Helvetica"/>
                        <w:b/>
                        <w:color w:val="F2300F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381" o:spid="_x0000_s1895" type="#_x0000_t202" style="position:absolute;left:8904;top:987;width:81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8uygAAAOIAAAAPAAAAZHJzL2Rvd25yZXYueG1sRI9Ba8JA&#10;FITvBf/D8oTe6kYLwUZXEW2hUJDGePD4zD6TxezbNLvV+O9dodDLwDDMN8x82dtGXKjzxrGC8SgB&#10;QVw6bbhSsC8+XqYgfEDW2DgmBTfysFwMnuaYaXflnC67UIkIYZ+hgjqENpPSlzVZ9CPXEsfs5DqL&#10;IdqukrrDa4TbRk6SJJUWDceFGlta11Sed79WwerA+bv52R6/81NuiuIt4a/0rNTzsN/MoqxmIAL1&#10;4b/xh/jUCiav0xQel+IdkIs7AAAA//8DAFBLAQItABQABgAIAAAAIQDb4fbL7gAAAIUBAAATAAAA&#10;AAAAAAAAAAAAAAAAAABbQ29udGVudF9UeXBlc10ueG1sUEsBAi0AFAAGAAgAAAAhAFr0LFu/AAAA&#10;FQEAAAsAAAAAAAAAAAAAAAAAHwEAAF9yZWxzLy5yZWxzUEsBAi0AFAAGAAgAAAAhAJpzjy7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BEA1E04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w w:val="99"/>
                        <w:sz w:val="10"/>
                      </w:rPr>
                      <w:t>L</w:t>
                    </w:r>
                  </w:p>
                </w:txbxContent>
              </v:textbox>
            </v:shape>
            <v:shape id="Text Box 2382" o:spid="_x0000_s1896" type="#_x0000_t202" style="position:absolute;left:9634;top:1037;width:185;height: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yq1ygAAAOIAAAAPAAAAZHJzL2Rvd25yZXYueG1sRI9Ba8JA&#10;FITvBf/D8gRvdVMFq9FVRC0UhGJMDz2+Zp/JYvZtzG41/fduoeBlYBjmG2ax6mwtrtR641jByzAB&#10;QVw4bbhU8Jm/PU9B+ICssXZMCn7Jw2rZe1pgqt2NM7oeQykihH2KCqoQmlRKX1Rk0Q9dQxyzk2st&#10;hmjbUuoWbxFuazlKkom0aDguVNjQpqLifPyxCtZfnO3M5eP7kJ0yk+ezhPeTs1KDfredR1nPQQTq&#10;wqPxj3jXCkbj6Sv8XYp3QC7vAAAA//8DAFBLAQItABQABgAIAAAAIQDb4fbL7gAAAIUBAAATAAAA&#10;AAAAAAAAAAAAAAAAAABbQ29udGVudF9UeXBlc10ueG1sUEsBAi0AFAAGAAgAAAAhAFr0LFu/AAAA&#10;FQEAAAsAAAAAAAAAAAAAAAAAHwEAAF9yZWxzLy5yZWxzUEsBAi0AFAAGAAgAAAAhAPU/KrX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19A3437" w14:textId="77777777" w:rsidR="00787276" w:rsidRDefault="00787276">
                    <w:pPr>
                      <w:spacing w:before="5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w w:val="110"/>
                        <w:position w:val="1"/>
                        <w:sz w:val="5"/>
                      </w:rPr>
                      <w:t xml:space="preserve">AM </w:t>
                    </w:r>
                    <w:r>
                      <w:rPr>
                        <w:rFonts w:ascii="Helvetica"/>
                        <w:b/>
                        <w:color w:val="35274A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383" o:spid="_x0000_s1897" type="#_x0000_t202" style="position:absolute;left:8861;top:1074;width:128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L7HygAAAOIAAAAPAAAAZHJzL2Rvd25yZXYueG1sRI/BasJA&#10;EIbvBd9hGaG3utGC2OgqYhUKhdKYHnqcZsdkMTubZreavn3nUPAy8DP838y32gy+VRfqowtsYDrJ&#10;QBFXwTquDXyUh4cFqJiQLbaBycAvRdisR3crzG24ckGXY6qVQDjmaKBJqcu1jlVDHuMkdMSyO4Xe&#10;Y5LY19r2eBW4b/Usy+bao2O50GBHu4aq8/HHG9h+crF3329f78WpcGX5lPHr/GzM/Xh4XsrYLkEl&#10;GtKt8Y94sQZmjwv5WZREB/T6DwAA//8DAFBLAQItABQABgAIAAAAIQDb4fbL7gAAAIUBAAATAAAA&#10;AAAAAAAAAAAAAAAAAABbQ29udGVudF9UeXBlc10ueG1sUEsBAi0AFAAGAAgAAAAhAFr0LFu/AAAA&#10;FQEAAAsAAAAAAAAAAAAAAAAAHwEAAF9yZWxzLy5yZWxzUEsBAi0AFAAGAAgAAAAhAISgvsf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16F91885" w14:textId="77777777" w:rsidR="00787276" w:rsidRDefault="00787276">
                    <w:pPr>
                      <w:spacing w:before="2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spacing w:val="-16"/>
                        <w:w w:val="108"/>
                        <w:position w:val="1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F2300F"/>
                        <w:spacing w:val="-24"/>
                        <w:w w:val="108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F2300F"/>
                        <w:spacing w:val="-22"/>
                        <w:w w:val="108"/>
                        <w:position w:val="1"/>
                        <w:sz w:val="5"/>
                      </w:rPr>
                      <w:t>M</w:t>
                    </w:r>
                    <w:r>
                      <w:rPr>
                        <w:rFonts w:ascii="Helvetica"/>
                        <w:b/>
                        <w:color w:val="F2300F"/>
                        <w:w w:val="108"/>
                        <w:sz w:val="5"/>
                      </w:rPr>
                      <w:t>M</w:t>
                    </w:r>
                  </w:p>
                </w:txbxContent>
              </v:textbox>
            </v:shape>
            <v:shape id="Text Box 2384" o:spid="_x0000_s1898" type="#_x0000_t202" style="position:absolute;left:9524;top:1074;width:104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BtcyQAAAOIAAAAPAAAAZHJzL2Rvd25yZXYueG1sRI9Ba8JA&#10;FITvgv9heQVvuqmCaHQVsQqFgjTGQ4+v2WeymH2bZrea/nu3IHgZGIb5hlmuO1uLK7XeOFbwOkpA&#10;EBdOGy4VnPL9cAbCB2SNtWNS8Ece1qt+b4mpdjfO6HoMpYgQ9ikqqEJoUil9UZFFP3INcczOrrUY&#10;om1LqVu8Rbit5ThJptKi4bhQYUPbiorL8dcq2HxxtjM/h+/P7JyZPJ8n/DG9KDV46d4WUTYLEIG6&#10;8Gw8EO9awXgym8P/pXgH5OoOAAD//wMAUEsBAi0AFAAGAAgAAAAhANvh9svuAAAAhQEAABMAAAAA&#10;AAAAAAAAAAAAAAAAAFtDb250ZW50X1R5cGVzXS54bWxQSwECLQAUAAYACAAAACEAWvQsW78AAAAV&#10;AQAACwAAAAAAAAAAAAAAAAAfAQAAX3JlbHMvLnJlbHNQSwECLQAUAAYACAAAACEA6+wbXMkAAADi&#10;AAAADwAAAAAAAAAAAAAAAAAHAgAAZHJzL2Rvd25yZXYueG1sUEsFBgAAAAADAAMAtwAAAP0CAAAA&#10;AA==&#10;" filled="f" stroked="f">
              <o:lock v:ext="edit" aspectratio="t" verticies="t" text="t" shapetype="t"/>
              <v:textbox inset="0,0,0,0">
                <w:txbxContent>
                  <w:p w14:paraId="275CC53B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385" o:spid="_x0000_s1899" type="#_x0000_t202" style="position:absolute;left:7414;top:1119;width:100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yQcygAAAOIAAAAPAAAAZHJzL2Rvd25yZXYueG1sRI9Ba8JA&#10;EIXvhf6HZQq91Y0KUqOriFYoFEpjeuhxzI7JYnY2zW41/fedQ8HLwGN43+Nbrgffqgv10QU2MB5l&#10;oIirYB3XBj7L/dMzqJiQLbaBycAvRViv7u+WmNtw5YIuh1QrgXDM0UCTUpdrHauGPMZR6Ijldwq9&#10;xySxr7Xt8Spw3+pJls20R8ey0GBH24aq8+HHG9h8cfHivt+PH8WpcGU5z/htdjbm8WHYLeRsFqAS&#10;DenW+Ee8WgOT6VwkREl0QK/+AAAA//8DAFBLAQItABQABgAIAAAAIQDb4fbL7gAAAIUBAAATAAAA&#10;AAAAAAAAAAAAAAAAAABbQ29udGVudF9UeXBlc10ueG1sUEsBAi0AFAAGAAgAAAAhAFr0LFu/AAAA&#10;FQEAAAsAAAAAAAAAAAAAAAAAHwEAAF9yZWxzLy5yZWxzUEsBAi0AFAAGAAgAAAAhAP8PJBz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04F48940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386" o:spid="_x0000_s1900" type="#_x0000_t202" style="position:absolute;left:8051;top:1196;width:53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4GHyQAAAOIAAAAPAAAAZHJzL2Rvd25yZXYueG1sRI9Ba8JA&#10;FITvhf6H5RW81Y0KUqOriFYQBGmMhx5fs89kMfs2za6a/vuuIHgZGIb5hpktOluLK7XeOFYw6Ccg&#10;iAunDZcKjvnm/QOED8gaa8ek4I88LOavLzNMtbtxRtdDKEWEsE9RQRVCk0rpi4os+r5riGN2cq3F&#10;EG1bSt3iLcJtLYdJMpYWDceFChtaVVScDxerYPnN2af53f98ZafM5Pkk4d34rFTvrVtPoyynIAJ1&#10;4dl4ILZawXA0GcD9UrwDcv4PAAD//wMAUEsBAi0AFAAGAAgAAAAhANvh9svuAAAAhQEAABMAAAAA&#10;AAAAAAAAAAAAAAAAAFtDb250ZW50X1R5cGVzXS54bWxQSwECLQAUAAYACAAAACEAWvQsW78AAAAV&#10;AQAACwAAAAAAAAAAAAAAAAAfAQAAX3JlbHMvLnJlbHNQSwECLQAUAAYACAAAACEAkEOBh8kAAADi&#10;AAAADwAAAAAAAAAAAAAAAAAHAgAAZHJzL2Rvd25yZXYueG1sUEsFBgAAAAADAAMAtwAAAP0CAAAA&#10;AA==&#10;" filled="f" stroked="f">
              <o:lock v:ext="edit" aspectratio="t" verticies="t" text="t" shapetype="t"/>
              <v:textbox inset="0,0,0,0">
                <w:txbxContent>
                  <w:p w14:paraId="66EED265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99"/>
                        <w:sz w:val="10"/>
                      </w:rPr>
                      <w:t>t</w:t>
                    </w:r>
                  </w:p>
                </w:txbxContent>
              </v:textbox>
            </v:shape>
            <v:shape id="Text Box 2387" o:spid="_x0000_s1901" type="#_x0000_t202" style="position:absolute;left:9459;top:1103;width:169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R/wygAAAOIAAAAPAAAAZHJzL2Rvd25yZXYueG1sRI9Ba8JA&#10;FITvgv9heYI33TQFqdFVRFsoFEqT9NDja/aZLGbfptlV4793C4VeBoZhvmHW28G24kK9N44VPMwT&#10;EMSV04ZrBZ/ly+wJhA/IGlvHpOBGHrab8WiNmXZXzulShFpECPsMFTQhdJmUvmrIop+7jjhmR9db&#10;DNH2tdQ9XiPctjJNkoW0aDguNNjRvqHqVJytgt0X58/m5/37Iz/mpiyXCb8tTkpNJ8NhFWW3AhFo&#10;CP+NP8SrVpA+LlP4vRTvgNzcAQAA//8DAFBLAQItABQABgAIAAAAIQDb4fbL7gAAAIUBAAATAAAA&#10;AAAAAAAAAAAAAAAAAABbQ29udGVudF9UeXBlc10ueG1sUEsBAi0AFAAGAAgAAAAhAFr0LFu/AAAA&#10;FQEAAAsAAAAAAAAAAAAAAAAAHwEAAF9yZWxzLy5yZWxzUEsBAi0AFAAGAAgAAAAhAGCRH/D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6D321636" w14:textId="77777777" w:rsidR="00787276" w:rsidRDefault="00787276">
                    <w:pPr>
                      <w:spacing w:before="1" w:line="38" w:lineRule="exact"/>
                      <w:ind w:left="55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w w:val="108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35274A"/>
                        <w:spacing w:val="-36"/>
                        <w:w w:val="108"/>
                        <w:sz w:val="5"/>
                      </w:rPr>
                      <w:t>M</w:t>
                    </w:r>
                  </w:p>
                  <w:p w14:paraId="358B149F" w14:textId="77777777" w:rsidR="00787276" w:rsidRDefault="00787276">
                    <w:pPr>
                      <w:spacing w:line="95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spacing w:val="-12"/>
                        <w:sz w:val="10"/>
                      </w:rPr>
                      <w:t>Sad</w:t>
                    </w:r>
                  </w:p>
                </w:txbxContent>
              </v:textbox>
            </v:shape>
            <v:shape id="Text Box 2388" o:spid="_x0000_s1902" type="#_x0000_t202" style="position:absolute;left:9608;top:1164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bprygAAAOIAAAAPAAAAZHJzL2Rvd25yZXYueG1sRI9Pa8JA&#10;FMTvgt9heYXedFMF0egq4h8oFIoxPfT4mn0mi9m3MbvV+O3dgtDLwDDMb5jFqrO1uFLrjWMFb8ME&#10;BHHhtOFSwVe+H0xB+ICssXZMCu7kYbXs9xaYanfjjK7HUIoIYZ+igiqEJpXSFxVZ9EPXEMfs5FqL&#10;Idq2lLrFW4TbWo6SZCItGo4LFTa0qag4H3+tgvU3Zztz+fw5ZKfM5Pks4Y/JWanXl247j7KegwjU&#10;hf/GE/GuFYzGszH8XYp3QC4fAAAA//8DAFBLAQItABQABgAIAAAAIQDb4fbL7gAAAIUBAAATAAAA&#10;AAAAAAAAAAAAAAAAAABbQ29udGVudF9UeXBlc10ueG1sUEsBAi0AFAAGAAgAAAAhAFr0LFu/AAAA&#10;FQEAAAsAAAAAAAAAAAAAAAAAHwEAAF9yZWxzLy5yZWxzUEsBAi0AFAAGAAgAAAAhAA/dumv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0C6EFA61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389" o:spid="_x0000_s1903" type="#_x0000_t202" style="position:absolute;left:8319;top:1188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CIfygAAAOIAAAAPAAAAZHJzL2Rvd25yZXYueG1sRI9Ba8JA&#10;FITvBf/D8gRvdVMtotFVRC0UhGJMDz2+Zp/JYvZtzG41/vtuoeBlYBjmG2ax6mwtrtR641jByzAB&#10;QVw4bbhU8Jm/PU9B+ICssXZMCu7kYbXsPS0w1e7GGV2PoRQRwj5FBVUITSqlLyqy6IeuIY7ZybUW&#10;Q7RtKXWLtwi3tRwlyURaNBwXKmxoU1FxPv5YBesvznbm8vF9yE6ZyfNZwvvJWalBv9vOo6znIAJ1&#10;4dH4R7xrBaPx7BX+LsU7IJe/AAAA//8DAFBLAQItABQABgAIAAAAIQDb4fbL7gAAAIUBAAATAAAA&#10;AAAAAAAAAAAAAAAAAABbQ29udGVudF9UeXBlc10ueG1sUEsBAi0AFAAGAAgAAAAhAFr0LFu/AAAA&#10;FQEAAAsAAAAAAAAAAAAAAAAAHwEAAF9yZWxzLy5yZWxzUEsBAi0AFAAGAAgAAAAhAIA0Ih/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9277771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390" o:spid="_x0000_s1904" type="#_x0000_t202" style="position:absolute;left:8509;top:1223;width:1554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IeEygAAAOIAAAAPAAAAZHJzL2Rvd25yZXYueG1sRI9Ba8JA&#10;FITvBf/D8gRvdVOlotFVRC0UhGJMDz2+Zp/JYvZtzG41/vtuoeBlYBjmG2ax6mwtrtR641jByzAB&#10;QVw4bbhU8Jm/PU9B+ICssXZMCu7kYbXsPS0w1e7GGV2PoRQRwj5FBVUITSqlLyqy6IeuIY7ZybUW&#10;Q7RtKXWLtwi3tRwlyURaNBwXKmxoU1FxPv5YBesvznbm8vF9yE6ZyfNZwvvJWalBv9vOo6znIAJ1&#10;4dH4R7xrBaPx7BX+LsU7IJe/AAAA//8DAFBLAQItABQABgAIAAAAIQDb4fbL7gAAAIUBAAATAAAA&#10;AAAAAAAAAAAAAAAAAABbQ29udGVudF9UeXBlc10ueG1sUEsBAi0AFAAGAAgAAAAhAFr0LFu/AAAA&#10;FQEAAAsAAAAAAAAAAAAAAAAAHwEAAF9yZWxzLy5yZWxzUEsBAi0AFAAGAAgAAAAhAO94h4T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D570A31" w14:textId="77777777" w:rsidR="00787276" w:rsidRDefault="00787276">
                    <w:pPr>
                      <w:tabs>
                        <w:tab w:val="left" w:pos="483"/>
                        <w:tab w:val="left" w:pos="1197"/>
                      </w:tabs>
                      <w:spacing w:line="116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sz w:val="5"/>
                      </w:rPr>
                      <w:t>FR</w:t>
                    </w:r>
                    <w:r>
                      <w:rPr>
                        <w:rFonts w:ascii="Helvetica"/>
                        <w:b/>
                        <w:color w:val="F2300F"/>
                        <w:sz w:val="5"/>
                      </w:rPr>
                      <w:tab/>
                    </w:r>
                    <w:r>
                      <w:rPr>
                        <w:rFonts w:ascii="Helvetica"/>
                        <w:b/>
                        <w:color w:val="35274A"/>
                        <w:sz w:val="10"/>
                      </w:rPr>
                      <w:t>Solemn</w:t>
                    </w:r>
                    <w:r>
                      <w:rPr>
                        <w:rFonts w:ascii="Helvetica"/>
                        <w:b/>
                        <w:color w:val="35274A"/>
                        <w:sz w:val="10"/>
                      </w:rPr>
                      <w:tab/>
                    </w:r>
                    <w:r>
                      <w:rPr>
                        <w:rFonts w:ascii="Helvetica"/>
                        <w:b/>
                        <w:color w:val="35274A"/>
                        <w:position w:val="1"/>
                        <w:sz w:val="10"/>
                      </w:rPr>
                      <w:t>Melanc</w:t>
                    </w:r>
                  </w:p>
                </w:txbxContent>
              </v:textbox>
            </v:shape>
            <v:shape id="Text Box 2391" o:spid="_x0000_s1905" type="#_x0000_t202" style="position:absolute;left:7695;top:1464;width:104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hnzygAAAOIAAAAPAAAAZHJzL2Rvd25yZXYueG1sRI9Ba8JA&#10;FITvBf/D8oTe6kYLoUZXEW2hUJDGePD4zD6TxezbNLvV+O9dodDLwDDMN8x82dtGXKjzxrGC8SgB&#10;QVw6bbhSsC8+Xt5A+ICssXFMCm7kYbkYPM0x0+7KOV12oRIRwj5DBXUIbSalL2uy6EeuJY7ZyXUW&#10;Q7RdJXWH1wi3jZwkSSotGo4LNba0rqk8736tgtWB83fzsz1+56fcFMU04a/0rNTzsN/MoqxmIAL1&#10;4b/xh/jUCiav0xQel+IdkIs7AAAA//8DAFBLAQItABQABgAIAAAAIQDb4fbL7gAAAIUBAAATAAAA&#10;AAAAAAAAAAAAAAAAAABbQ29udGVudF9UeXBlc10ueG1sUEsBAi0AFAAGAAgAAAAhAFr0LFu/AAAA&#10;FQEAAAsAAAAAAAAAAAAAAAAAHwEAAF9yZWxzLy5yZWxzUEsBAi0AFAAGAAgAAAAhAB+qGfP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E2FFDA7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392" o:spid="_x0000_s1906" type="#_x0000_t202" style="position:absolute;left:8587;top:1397;width:202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rxoygAAAOIAAAAPAAAAZHJzL2Rvd25yZXYueG1sRI9Ba8JA&#10;FITvBf/D8gRvdVMFq9FVRC0UhGJMDz2+Zp/JYvZtzG41/fduoeBlYBjmG2ax6mwtrtR641jByzAB&#10;QVw4bbhU8Jm/PU9B+ICssXZMCn7Jw2rZe1pgqt2NM7oeQykihH2KCqoQmlRKX1Rk0Q9dQxyzk2st&#10;hmjbUuoWbxFuazlKkom0aDguVNjQpqLifPyxCtZfnO3M5eP7kJ0yk+ezhPeTs1KDfredR1nPQQTq&#10;wqPxj3jXCkbj2Sv8XYp3QC7vAAAA//8DAFBLAQItABQABgAIAAAAIQDb4fbL7gAAAIUBAAATAAAA&#10;AAAAAAAAAAAAAAAAAABbQ29udGVudF9UeXBlc10ueG1sUEsBAi0AFAAGAAgAAAAhAFr0LFu/AAAA&#10;FQEAAAsAAAAAAAAAAAAAAAAAHwEAAF9yZWxzLy5yZWxzUEsBAi0AFAAGAAgAAAAhAHDmvGj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1BBBD059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sz w:val="10"/>
                      </w:rPr>
                      <w:t>und</w:t>
                    </w:r>
                  </w:p>
                </w:txbxContent>
              </v:textbox>
            </v:shape>
            <v:shape id="Text Box 2393" o:spid="_x0000_s1907" type="#_x0000_t202" style="position:absolute;left:9135;top:1469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SgaygAAAOIAAAAPAAAAZHJzL2Rvd25yZXYueG1sRI/BasJA&#10;EIbvhb7DMoXe6kYFqdFVRCsUCqUxPfQ4ZsdkMTubZreavn3nUPAy8DP838y3XA++VRfqowtsYDzK&#10;QBFXwTquDXyW+6dnUDEhW2wDk4FfirBe3d8tMbfhygVdDqlWAuGYo4EmpS7XOlYNeYyj0BHL7hR6&#10;j0liX2vb41XgvtWTLJtpj47lQoMdbRuqzocfb2DzxcWL+34/fhSnwpXlPOO32dmYx4dht5CxWYBK&#10;NKRb4x/xag1MpnP5WZREB/TqDwAA//8DAFBLAQItABQABgAIAAAAIQDb4fbL7gAAAIUBAAATAAAA&#10;AAAAAAAAAAAAAAAAAABbQ29udGVudF9UeXBlc10ueG1sUEsBAi0AFAAGAAgAAAAhAFr0LFu/AAAA&#10;FQEAAAsAAAAAAAAAAAAAAAAAHwEAAF9yZWxzLy5yZWxzUEsBAi0AFAAGAAgAAAAhAAF5KBr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4027D92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394" o:spid="_x0000_s1908" type="#_x0000_t202" style="position:absolute;left:9385;top:1470;width:25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Y2BygAAAOIAAAAPAAAAZHJzL2Rvd25yZXYueG1sRI9Ba8JA&#10;FITvBf/D8oTe6kYL0kRXEW2hUJDGePD4zD6TxezbNLvV+O9dodDLwDDMN8x82dtGXKjzxrGC8SgB&#10;QVw6bbhSsC8+Xt5A+ICssXFMCm7kYbkYPM0x0+7KOV12oRIRwj5DBXUIbSalL2uy6EeuJY7ZyXUW&#10;Q7RdJXWH1wi3jZwkyVRaNBwXamxpXVN53v1aBasD5+/mZ3v8zk+5KYo04a/pWannYb+ZRVnNQATq&#10;w3/jD/GpFUxe0xQel+IdkIs7AAAA//8DAFBLAQItABQABgAIAAAAIQDb4fbL7gAAAIUBAAATAAAA&#10;AAAAAAAAAAAAAAAAAABbQ29udGVudF9UeXBlc10ueG1sUEsBAi0AFAAGAAgAAAAhAFr0LFu/AAAA&#10;FQEAAAsAAAAAAAAAAAAAAAAAHwEAAF9yZWxzLy5yZWxzUEsBAi0AFAAGAAgAAAAhAG41jYH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50B31D4F" w14:textId="77777777" w:rsidR="00787276" w:rsidRDefault="00787276">
                    <w:pPr>
                      <w:spacing w:line="113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sz w:val="10"/>
                      </w:rPr>
                      <w:t>Slow</w:t>
                    </w:r>
                  </w:p>
                  <w:p w14:paraId="027837AB" w14:textId="77777777" w:rsidR="00787276" w:rsidRDefault="00787276">
                    <w:pPr>
                      <w:spacing w:before="7"/>
                      <w:rPr>
                        <w:rFonts w:ascii="Helvetica"/>
                        <w:b/>
                        <w:sz w:val="7"/>
                      </w:rPr>
                    </w:pPr>
                  </w:p>
                  <w:p w14:paraId="58FC5809" w14:textId="77777777" w:rsidR="00787276" w:rsidRDefault="00787276">
                    <w:pPr>
                      <w:ind w:left="15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395" o:spid="_x0000_s1909" type="#_x0000_t202" style="position:absolute;left:9886;top:1607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3z+ygAAAOIAAAAPAAAAZHJzL2Rvd25yZXYueG1sRI9BSwMx&#10;EIXvQv9DmII3m1ik6LZpKa2CIIjb9eBx3Ex3QzeTdRPb9d87B8HLwGN43+NbbcbQqTMNyUe2cDsz&#10;oIjr6Dw3Ft6rp5t7UCkjO+wik4UfSrBZT65WWLh44ZLOh9wogXAq0EKbc19oneqWAqZZ7Inld4xD&#10;wCxxaLQb8CLw0Om5MQsd0LMstNjTrqX6dPgOFrYfXD76r9fPt/JY+qp6MPyyOFl7PR33SznbJahM&#10;Y/5v/CGenYX5nREJURId0OtfAAAA//8DAFBLAQItABQABgAIAAAAIQDb4fbL7gAAAIUBAAATAAAA&#10;AAAAAAAAAAAAAAAAAABbQ29udGVudF9UeXBlc10ueG1sUEsBAi0AFAAGAAgAAAAhAFr0LFu/AAAA&#10;FQEAAAsAAAAAAAAAAAAAAAAAHwEAAF9yZWxzLy5yZWxzUEsBAi0AFAAGAAgAAAAhANevfP7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61C46D3A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396" o:spid="_x0000_s1910" type="#_x0000_t202" style="position:absolute;left:7493;top:1906;width:509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9llygAAAOIAAAAPAAAAZHJzL2Rvd25yZXYueG1sRI9PawIx&#10;FMTvQr9DeEJvmihF7GoU6R8QCsV1e+jxuXnuBjcv203U7bdvBKGXgWGY3zDLde8acaEuWM8aJmMF&#10;grj0xnKl4at4H81BhIhssPFMGn4pwHr1MFhiZvyVc7rsYyUShEOGGuoY20zKUNbkMIx9S5yyo+8c&#10;xmS7SpoOrwnuGjlVaiYdWk4LNbb0UlN52p+dhs0352/25/Owy4+5LYpnxR+zk9aPw/51kWSzABGp&#10;j/+NO2JrNEyf1ARul9IdkKs/AAAA//8DAFBLAQItABQABgAIAAAAIQDb4fbL7gAAAIUBAAATAAAA&#10;AAAAAAAAAAAAAAAAAABbQ29udGVudF9UeXBlc10ueG1sUEsBAi0AFAAGAAgAAAAhAFr0LFu/AAAA&#10;FQEAAAsAAAAAAAAAAAAAAAAAHwEAAF9yZWxzLy5yZWxzUEsBAi0AFAAGAAgAAAAhALjj2WX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432B0589" w14:textId="77777777" w:rsidR="00787276" w:rsidRDefault="00787276">
                    <w:pPr>
                      <w:spacing w:before="10"/>
                      <w:rPr>
                        <w:sz w:val="7"/>
                      </w:rPr>
                    </w:pPr>
                  </w:p>
                  <w:p w14:paraId="6480311C" w14:textId="77777777" w:rsidR="00787276" w:rsidRDefault="00787276">
                    <w:pPr>
                      <w:ind w:left="44" w:right="132"/>
                      <w:jc w:val="center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397" o:spid="_x0000_s1911" type="#_x0000_t202" style="position:absolute;left:8531;top:1705;width:503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UcSygAAAOIAAAAPAAAAZHJzL2Rvd25yZXYueG1sRI9PawIx&#10;FMTvQr9DeAVvmnQRsatRpH+gIJSu20OPr5vnbnDzst2kun77piB4GRiG+Q2z2gyuFSfqg/Ws4WGq&#10;QBBX3liuNXyWr5MFiBCRDbaeScOFAmzWd6MV5safuaDTPtYiQTjkqKGJsculDFVDDsPUd8QpO/je&#10;YUy2r6Xp8ZzgrpWZUnPp0HJaaLCjp4aq4/7Xadh+cfFif96/P4pDYcvyUfFuftR6fD88L5NslyAi&#10;DfHWuCLejIZspjL4v5TugFz/AQAA//8DAFBLAQItABQABgAIAAAAIQDb4fbL7gAAAIUBAAATAAAA&#10;AAAAAAAAAAAAAAAAAABbQ29udGVudF9UeXBlc10ueG1sUEsBAi0AFAAGAAgAAAAhAFr0LFu/AAAA&#10;FQEAAAsAAAAAAAAAAAAAAAAAHwEAAF9yZWxzLy5yZWxzUEsBAi0AFAAGAAgAAAAhAEgxRxL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14BD2F8C" w14:textId="77777777" w:rsidR="00787276" w:rsidRDefault="00787276">
                    <w:pPr>
                      <w:spacing w:before="2"/>
                      <w:rPr>
                        <w:sz w:val="5"/>
                      </w:rPr>
                    </w:pPr>
                  </w:p>
                  <w:p w14:paraId="38D5D498" w14:textId="77777777" w:rsidR="00787276" w:rsidRDefault="00787276">
                    <w:pPr>
                      <w:ind w:left="282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398" o:spid="_x0000_s1912" type="#_x0000_t202" style="position:absolute;left:8007;top:1703;width:503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1iRyQAAAOIAAAAPAAAAZHJzL2Rvd25yZXYueG1sRI9Li8JA&#10;EITvwv6HoRe86cTXbjY6yqIIXhR87L3JtEk005PNjBr/vSMIXgqKor6iJrPGlOJKtSssK+h1IxDE&#10;qdUFZwoO+2UnBuE8ssbSMim4k4PZ9KM1wUTbG2/puvOZCBB2CSrIva8SKV2ak0HXtRVxyI62NuiD&#10;rTOpa7wFuCllP4q+pMGCw0KOFc1zSs+7i1FQrtP4/88P9t/z+LSReBn+HEYrpdqfzWIc5HcMwlPj&#10;340XYqUV9IfRAJ6Xwh2Q0wcAAAD//wMAUEsBAi0AFAAGAAgAAAAhANvh9svuAAAAhQEAABMAAAAA&#10;AAAAAAAAAAAAAAAAAFtDb250ZW50X1R5cGVzXS54bWxQSwECLQAUAAYACAAAACEAWvQsW78AAAAV&#10;AQAACwAAAAAAAAAAAAAAAAAfAQAAX3JlbHMvLnJlbHNQSwECLQAUAAYACAAAACEAVUdYkckAAADi&#10;AAAADwAAAAAAAAAAAAAAAAAHAgAAZHJzL2Rvd25yZXYueG1sUEsFBgAAAAADAAMAtwAAAP0CAAAA&#10;AA=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6740254C" w14:textId="77777777" w:rsidR="00787276" w:rsidRDefault="00787276">
                    <w:pPr>
                      <w:spacing w:before="3"/>
                      <w:rPr>
                        <w:sz w:val="10"/>
                      </w:rPr>
                    </w:pPr>
                  </w:p>
                  <w:p w14:paraId="22E3B68B" w14:textId="77777777" w:rsidR="00787276" w:rsidRDefault="00787276">
                    <w:pPr>
                      <w:spacing w:line="70" w:lineRule="exact"/>
                      <w:ind w:left="-6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sz w:val="10"/>
                      </w:rPr>
                      <w:t>Warm</w:t>
                    </w:r>
                    <w:r>
                      <w:rPr>
                        <w:rFonts w:ascii="Helvetica"/>
                        <w:b/>
                        <w:color w:val="0B775E"/>
                        <w:position w:val="1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399" o:spid="_x0000_s1913" type="#_x0000_t202" style="position:absolute;left:8706;top:1596;width:104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Hr9ygAAAOIAAAAPAAAAZHJzL2Rvd25yZXYueG1sRI9PawIx&#10;FMTvQr9DeIXeNFFEdDWK9A8UCsV1e+jxuXnuBjcv202q22/fCIKXgWGY3zCrTe8acaYuWM8axiMF&#10;grj0xnKl4at4G85BhIhssPFMGv4owGb9MFhhZvyFczrvYyUShEOGGuoY20zKUNbkMIx8S5yyo+8c&#10;xmS7SpoOLwnuGjlRaiYdWk4LNbb0XFN52v86Ddtvzl/tz+dhlx9zWxQLxR+zk9ZPj/3LMsl2CSJS&#10;H++NG+LdaJhM1RSul9IdkOt/AAAA//8DAFBLAQItABQABgAIAAAAIQDb4fbL7gAAAIUBAAATAAAA&#10;AAAAAAAAAAAAAAAAAABbQ29udGVudF9UeXBlc10ueG1sUEsBAi0AFAAGAAgAAAAhAFr0LFu/AAAA&#10;FQEAAAsAAAAAAAAAAAAAAAAAHwEAAF9yZWxzLy5yZWxzUEsBAi0AFAAGAAgAAAAhAKiUev3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EE5185C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400" o:spid="_x0000_s1914" type="#_x0000_t202" style="position:absolute;left:8898;top:1522;width:213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9mywAAAOIAAAAPAAAAZHJzL2Rvd25yZXYueG1sRI9BSwMx&#10;FITvgv8hPKE3m7S0RbdNS1ELBUHcXQ8eXzevu6Gbl3WTtuu/N4LgZWAY5htmtRlcKy7UB+tZw2Ss&#10;QBBX3liuNXyUu/sHECEiG2w9k4ZvCrBZ396sMDP+yjldiliLBOGQoYYmxi6TMlQNOQxj3xGn7Oh7&#10;hzHZvpamx2uCu1ZOlVpIh5bTQoMdPTVUnYqz07D95PzFfr0d3vNjbsvyUfHr4qT16G54XibZLkFE&#10;GuJ/4w+xNxqmMzWH30vpDsj1DwAAAP//AwBQSwECLQAUAAYACAAAACEA2+H2y+4AAACFAQAAEwAA&#10;AAAAAAAAAAAAAAAAAAAAW0NvbnRlbnRfVHlwZXNdLnhtbFBLAQItABQABgAIAAAAIQBa9CxbvwAA&#10;ABUBAAALAAAAAAAAAAAAAAAAAB8BAABfcmVscy8ucmVsc1BLAQItABQABgAIAAAAIQDH2N9m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5320DB6F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spacing w:val="-33"/>
                        <w:w w:val="108"/>
                        <w:sz w:val="5"/>
                      </w:rPr>
                      <w:t>F</w:t>
                    </w:r>
                    <w:r>
                      <w:rPr>
                        <w:rFonts w:ascii="Helvetica"/>
                        <w:b/>
                        <w:color w:val="F2300F"/>
                        <w:spacing w:val="-34"/>
                        <w:w w:val="99"/>
                        <w:sz w:val="10"/>
                      </w:rPr>
                      <w:t>S</w:t>
                    </w:r>
                    <w:r>
                      <w:rPr>
                        <w:rFonts w:ascii="Helvetica"/>
                        <w:b/>
                        <w:color w:val="F2300F"/>
                        <w:spacing w:val="-6"/>
                        <w:w w:val="108"/>
                        <w:sz w:val="5"/>
                      </w:rPr>
                      <w:t>R</w:t>
                    </w:r>
                    <w:r>
                      <w:rPr>
                        <w:rFonts w:ascii="Helvetica"/>
                        <w:b/>
                        <w:color w:val="F2300F"/>
                        <w:w w:val="99"/>
                        <w:sz w:val="10"/>
                      </w:rPr>
                      <w:t>oft</w:t>
                    </w:r>
                  </w:p>
                </w:txbxContent>
              </v:textbox>
            </v:shape>
            <v:shape id="Text Box 2401" o:spid="_x0000_s1915" type="#_x0000_t202" style="position:absolute;left:7326;top:1482;width:65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kERygAAAOIAAAAPAAAAZHJzL2Rvd25yZXYueG1sRI9PawIx&#10;FMTvhX6H8ArealKRxa5Gkf4BQShdt4ceXzfP3eDmZbuJun77piB4GRiG+Q2zWA2uFSfqg/Ws4Wms&#10;QBBX3liuNXyV748zECEiG2w9k4YLBVgt7+8WmBt/5oJOu1iLBOGQo4Ymxi6XMlQNOQxj3xGnbO97&#10;hzHZvpamx3OCu1ZOlMqkQ8tpocGOXhqqDruj07D+5uLN/n78fBb7wpbls+JtdtB69DC8zpOs5yAi&#10;DfHWuCI2RsNkqjL4v5TugFz+AQAA//8DAFBLAQItABQABgAIAAAAIQDb4fbL7gAAAIUBAAATAAAA&#10;AAAAAAAAAAAAAAAAAABbQ29udGVudF9UeXBlc10ueG1sUEsBAi0AFAAGAAgAAAAhAFr0LFu/AAAA&#10;FQEAAAsAAAAAAAAAAAAAAAAAHwEAAF9yZWxzLy5yZWxzUEsBAi0AFAAGAAgAAAAhADcKQRH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444F7207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108"/>
                        <w:sz w:val="5"/>
                      </w:rPr>
                      <w:t>M</w:t>
                    </w:r>
                  </w:p>
                </w:txbxContent>
              </v:textbox>
            </v:shape>
            <v:shape id="Text Box 2402" o:spid="_x0000_s1916" type="#_x0000_t202" style="position:absolute;left:6538;top:1494;width:43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F6SygAAAOIAAAAPAAAAZHJzL2Rvd25yZXYueG1sRI9Pa8JA&#10;FMTvBb/D8oTe6kZrNY3ZiKQUvLTgn94f2WcSzb6N2Y2m375bKPQyMAzzGyZdD6YRN+pcbVnBdBKB&#10;IC6srrlUcDy8P8UgnEfW2FgmBd/kYJ2NHlJMtL3zjm57X4oAYZeggsr7NpHSFRUZdBPbEofsZDuD&#10;PtiulLrDe4CbRs6iaCEN1hwWKmwpr6i47HujoPko4uuXfz4s8/j8KbGfvx5ftko9joe3VZDNCoSn&#10;wf83/hBbrWA2j5bweyncAZn9AAAA//8DAFBLAQItABQABgAIAAAAIQDb4fbL7gAAAIUBAAATAAAA&#10;AAAAAAAAAAAAAAAAAABbQ29udGVudF9UeXBlc10ueG1sUEsBAi0AFAAGAAgAAAAhAFr0LFu/AAAA&#10;FQEAAAsAAAAAAAAAAAAAAAAAHwEAAF9yZWxzLy5yZWxzUEsBAi0AFAAGAAgAAAAhACp8XpLKAAAA&#10;4gAAAA8AAAAAAAAAAAAAAAAABwIAAGRycy9kb3ducmV2LnhtbFBLBQYAAAAAAwADALcAAAD+AgAA&#10;AAA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57E4C51E" w14:textId="77777777" w:rsidR="00787276" w:rsidRDefault="00787276">
                    <w:pPr>
                      <w:spacing w:before="30"/>
                      <w:ind w:right="20"/>
                      <w:jc w:val="right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105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403" o:spid="_x0000_s1917" type="#_x0000_t202" style="position:absolute;left:8455;top:1397;width:152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XD4ygAAAOIAAAAPAAAAZHJzL2Rvd25yZXYueG1sRI/BSgMx&#10;EIbvQt8hTMGbTSxSdNu0lFZBEMTtevA4bqa7oZvJuont+vbOQfAy8DP838y32oyhU2cako9s4XZm&#10;QBHX0XluLLxXTzf3oFJGdthFJgs/lGCznlytsHDxwiWdD7lRAuFUoIU2577QOtUtBUyz2BPL7hiH&#10;gFni0Gg34EXgodNzYxY6oGe50GJPu5bq0+E7WNh+cPnov14/38pj6avqwfDL4mTt9XTcL2Vsl6Ay&#10;jfm/8Yd4dhbmd0Z+FiXRAb3+BQAA//8DAFBLAQItABQABgAIAAAAIQDb4fbL7gAAAIUBAAATAAAA&#10;AAAAAAAAAAAAAAAAAABbQ29udGVudF9UeXBlc10ueG1sUEsBAi0AFAAGAAgAAAAhAFr0LFu/AAAA&#10;FQEAAAsAAAAAAAAAAAAAAAAAHwEAAF9yZWxzLy5yZWxzUEsBAi0AFAAGAAgAAAAhACnZcPj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65F4D093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sz w:val="10"/>
                      </w:rPr>
                      <w:t>Ro</w:t>
                    </w:r>
                  </w:p>
                </w:txbxContent>
              </v:textbox>
            </v:shape>
            <v:shape id="Text Box 2404" o:spid="_x0000_s1918" type="#_x0000_t202" style="position:absolute;left:8038;top:1378;width:262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dVjygAAAOIAAAAPAAAAZHJzL2Rvd25yZXYueG1sRI9BawIx&#10;FITvhf6H8Aq91UQRqatRpK0gCKXr9tDjc/PcDW5etptU139vCoKXgWGYb5j5sneNOFEXrGcNw4EC&#10;QVx6Y7nS8F2sX15BhIhssPFMGi4UYLl4fJhjZvyZczrtYiUShEOGGuoY20zKUNbkMAx8S5yyg+8c&#10;xmS7SpoOzwnuGjlSaiIdWk4LNbb0VlN53P05Dasfzj/s7+f+Kz/ktiimireTo9bPT/37LMlqBiJS&#10;H++NG2JjNIzGagr/l9IdkIsrAAAA//8DAFBLAQItABQABgAIAAAAIQDb4fbL7gAAAIUBAAATAAAA&#10;AAAAAAAAAAAAAAAAAABbQ29udGVudF9UeXBlc10ueG1sUEsBAi0AFAAGAAgAAAAhAFr0LFu/AAAA&#10;FQEAAAsAAAAAAAAAAAAAAAAAHwEAAF9yZWxzLy5yZWxzUEsBAi0AFAAGAAgAAAAhAEaV1WP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1EFAA8AE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sz w:val="10"/>
                      </w:rPr>
                      <w:t>Light</w:t>
                    </w:r>
                  </w:p>
                </w:txbxContent>
              </v:textbox>
            </v:shape>
            <v:shape id="Text Box 2405" o:spid="_x0000_s1919" type="#_x0000_t202" style="position:absolute;left:6975;top:1290;width:509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uojygAAAOIAAAAPAAAAZHJzL2Rvd25yZXYueG1sRI9Ba8JA&#10;EIXvBf/DMkJvdaOI1Ogq0lYoFEpjPPQ4zY7JYnY2zW41/fedQ8HLwGN43+Nbbwffqgv10QU2MJ1k&#10;oIirYB3XBo7l/uERVEzIFtvAZOCXImw3o7s15jZcuaDLIdVKIBxzNNCk1OVax6ohj3ESOmL5nULv&#10;MUnsa217vArct3qWZQvt0bEsNNjRU0PV+fDjDew+uXhx3+9fH8WpcGW5zPhtcTbmfjw8r+TsVqAS&#10;DenW+Ee8WgOz+VQkREl0QG/+AAAA//8DAFBLAQItABQABgAIAAAAIQDb4fbL7gAAAIUBAAATAAAA&#10;AAAAAAAAAAAAAAAAAABbQ29udGVudF9UeXBlc10ueG1sUEsBAi0AFAAGAAgAAAAhAFr0LFu/AAAA&#10;FQEAAAsAAAAAAAAAAAAAAAAAHwEAAF9yZWxzLy5yZWxzUEsBAi0AFAAGAAgAAAAhAFJ26iP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5B2E25C" w14:textId="77777777" w:rsidR="00787276" w:rsidRDefault="00787276">
                    <w:pPr>
                      <w:spacing w:before="10" w:line="117" w:lineRule="exact"/>
                      <w:ind w:left="116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99"/>
                        <w:sz w:val="10"/>
                      </w:rPr>
                      <w:t>Dan</w:t>
                    </w:r>
                    <w:r>
                      <w:rPr>
                        <w:rFonts w:ascii="Helvetica"/>
                        <w:b/>
                        <w:color w:val="0B775E"/>
                        <w:spacing w:val="-52"/>
                        <w:w w:val="99"/>
                        <w:sz w:val="10"/>
                      </w:rPr>
                      <w:t>c</w:t>
                    </w:r>
                    <w:r>
                      <w:rPr>
                        <w:rFonts w:ascii="Helvetica"/>
                        <w:b/>
                        <w:color w:val="0B775E"/>
                        <w:w w:val="108"/>
                        <w:position w:val="2"/>
                        <w:sz w:val="5"/>
                      </w:rPr>
                      <w:t>F</w:t>
                    </w:r>
                    <w:r>
                      <w:rPr>
                        <w:rFonts w:ascii="Helvetica"/>
                        <w:b/>
                        <w:color w:val="0B775E"/>
                        <w:spacing w:val="-21"/>
                        <w:w w:val="108"/>
                        <w:position w:val="2"/>
                        <w:sz w:val="5"/>
                      </w:rPr>
                      <w:t>R</w:t>
                    </w:r>
                    <w:r>
                      <w:rPr>
                        <w:rFonts w:ascii="Helvetica"/>
                        <w:b/>
                        <w:color w:val="0B775E"/>
                        <w:w w:val="99"/>
                        <w:sz w:val="10"/>
                      </w:rPr>
                      <w:t>ing</w:t>
                    </w:r>
                  </w:p>
                  <w:p w14:paraId="6AA2E592" w14:textId="77777777" w:rsidR="00787276" w:rsidRDefault="00787276">
                    <w:pPr>
                      <w:spacing w:line="67" w:lineRule="exact"/>
                      <w:ind w:left="78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spacing w:val="-4"/>
                        <w:w w:val="99"/>
                        <w:position w:val="2"/>
                        <w:sz w:val="10"/>
                      </w:rPr>
                      <w:t>H</w:t>
                    </w:r>
                    <w:r>
                      <w:rPr>
                        <w:rFonts w:ascii="Helvetica"/>
                        <w:b/>
                        <w:color w:val="0B775E"/>
                        <w:spacing w:val="-30"/>
                        <w:w w:val="108"/>
                        <w:sz w:val="5"/>
                      </w:rPr>
                      <w:t>F</w:t>
                    </w:r>
                    <w:r>
                      <w:rPr>
                        <w:rFonts w:ascii="Helvetica"/>
                        <w:b/>
                        <w:color w:val="0B775E"/>
                        <w:spacing w:val="-26"/>
                        <w:w w:val="99"/>
                        <w:position w:val="2"/>
                        <w:sz w:val="10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0B775E"/>
                        <w:spacing w:val="-14"/>
                        <w:w w:val="108"/>
                        <w:sz w:val="5"/>
                      </w:rPr>
                      <w:t>R</w:t>
                    </w:r>
                    <w:r>
                      <w:rPr>
                        <w:rFonts w:ascii="Helvetica"/>
                        <w:b/>
                        <w:color w:val="0B775E"/>
                        <w:w w:val="99"/>
                        <w:position w:val="2"/>
                        <w:sz w:val="10"/>
                      </w:rPr>
                      <w:t>p</w:t>
                    </w:r>
                    <w:r>
                      <w:rPr>
                        <w:rFonts w:ascii="Helvetica"/>
                        <w:b/>
                        <w:color w:val="0B775E"/>
                        <w:spacing w:val="-14"/>
                        <w:w w:val="99"/>
                        <w:position w:val="2"/>
                        <w:sz w:val="10"/>
                      </w:rPr>
                      <w:t>p</w:t>
                    </w:r>
                    <w:r>
                      <w:rPr>
                        <w:rFonts w:ascii="Helvetica"/>
                        <w:b/>
                        <w:color w:val="0B775E"/>
                        <w:spacing w:val="-27"/>
                        <w:w w:val="108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0B775E"/>
                        <w:spacing w:val="-29"/>
                        <w:w w:val="99"/>
                        <w:position w:val="2"/>
                        <w:sz w:val="10"/>
                      </w:rPr>
                      <w:t>y</w:t>
                    </w:r>
                  </w:p>
                </w:txbxContent>
              </v:textbox>
            </v:shape>
            <v:shape id="Text Box 2406" o:spid="_x0000_s1920" type="#_x0000_t202" style="position:absolute;left:7493;top:1214;width:509;height: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PWgyQAAAOIAAAAPAAAAZHJzL2Rvd25yZXYueG1sRI9Ba8JA&#10;FITvQv/D8oTedBOrbYyuUiwFLxWMen9kn0k0+zbNrpr++64geBkYhvmGmS87U4srta6yrCAeRiCI&#10;c6srLhTsd9+DBITzyBpry6TgjxwsFy+9Oaba3nhL18wXIkDYpaig9L5JpXR5SQbd0DbEITva1qAP&#10;ti2kbvEW4KaWoyh6lwYrDgslNrQqKT9nF6Og/smT34N/232sktNG4mU83U/WSr32u69ZkM8ZCE+d&#10;fzYeiLVWMBrHMdwvhTsgF/8AAAD//wMAUEsBAi0AFAAGAAgAAAAhANvh9svuAAAAhQEAABMAAAAA&#10;AAAAAAAAAAAAAAAAAFtDb250ZW50X1R5cGVzXS54bWxQSwECLQAUAAYACAAAACEAWvQsW78AAAAV&#10;AQAACwAAAAAAAAAAAAAAAAAfAQAAX3JlbHMvLnJlbHNQSwECLQAUAAYACAAAACEATwD1oMkAAADi&#10;AAAADwAAAAAAAAAAAAAAAAAHAgAAZHJzL2Rvd25yZXYueG1sUEsFBgAAAAADAAMAtwAAAP0CAAAA&#10;AA=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79500686" w14:textId="77777777" w:rsidR="00787276" w:rsidRDefault="00787276">
                    <w:pPr>
                      <w:spacing w:line="66" w:lineRule="exact"/>
                      <w:ind w:left="299" w:right="-58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sz w:val="10"/>
                      </w:rPr>
                      <w:t>Brigh</w:t>
                    </w:r>
                  </w:p>
                </w:txbxContent>
              </v:textbox>
            </v:shape>
            <v:shape id="Text Box 2407" o:spid="_x0000_s1921" type="#_x0000_t202" style="position:absolute;left:10071;top:1081;width:246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mvXyQAAAOIAAAAPAAAAZHJzL2Rvd25yZXYueG1sRI9Ba8JA&#10;FITvhf6H5RW81Y2ptjFxlaIIXiqo8f7IPpPY7Ns0u2r8912h0MvAMMw3zGzRm0ZcqXO1ZQWjYQSC&#10;uLC65lJBfli/JiCcR9bYWCYFd3KwmD8/zTDV9sY7uu59KQKEXYoKKu/bVEpXVGTQDW1LHLKT7Qz6&#10;YLtS6g5vAW4aGUfRuzRYc1iosKVlRcX3/mIUNF9F8nP0b4ePZXLeSryMp/lko9TgpV9lQT4zEJ56&#10;/9/4Q2y0gng8iuFxKdwBOf8FAAD//wMAUEsBAi0AFAAGAAgAAAAhANvh9svuAAAAhQEAABMAAAAA&#10;AAAAAAAAAAAAAAAAAFtDb250ZW50X1R5cGVzXS54bWxQSwECLQAUAAYACAAAACEAWvQsW78AAAAV&#10;AQAACwAAAAAAAAAAAAAAAAAfAQAAX3JlbHMvLnJlbHNQSwECLQAUAAYACAAAACEAv9Jr18kAAADi&#10;AAAADwAAAAAAAAAAAAAAAAAHAgAAZHJzL2Rvd25yZXYueG1sUEsFBgAAAAADAAMAtwAAAP0CAAAA&#10;AA=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2C87B432" w14:textId="77777777" w:rsidR="00787276" w:rsidRDefault="00787276">
                    <w:pPr>
                      <w:spacing w:before="9"/>
                      <w:rPr>
                        <w:sz w:val="11"/>
                      </w:rPr>
                    </w:pPr>
                  </w:p>
                  <w:p w14:paraId="6D18B2EF" w14:textId="77777777" w:rsidR="00787276" w:rsidRDefault="00787276">
                    <w:pPr>
                      <w:spacing w:line="64" w:lineRule="exact"/>
                      <w:ind w:left="-30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sz w:val="10"/>
                      </w:rPr>
                      <w:t>holy</w:t>
                    </w:r>
                  </w:p>
                </w:txbxContent>
              </v:textbox>
            </v:shape>
            <v:shape id="Text Box 2408" o:spid="_x0000_s1922" type="#_x0000_t202" style="position:absolute;left:9046;top:883;width:502;height: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s5MygAAAOIAAAAPAAAAZHJzL2Rvd25yZXYueG1sRI9Pa8JA&#10;FMTvBb/D8oTe6sY/bdPoKmIpeFFoYu+P7GsSzb6N2U1Mv71bKPQyMAzzG2a1GUwtempdZVnBdBKB&#10;IM6trrhQcMo+nmIQziNrrC2Tgh9ysFmPHlaYaHvjT+pTX4gAYZeggtL7JpHS5SUZdBPbEIfs27YG&#10;fbBtIXWLtwA3tZxF0Ys0WHFYKLGhXUn5Je2MgvqQx9cvP89ed/H5KLFbvJ2e90o9jof3ZZDtEoSn&#10;wf83/hB7rWC2mM7h91K4A3J9BwAA//8DAFBLAQItABQABgAIAAAAIQDb4fbL7gAAAIUBAAATAAAA&#10;AAAAAAAAAAAAAAAAAABbQ29udGVudF9UeXBlc10ueG1sUEsBAi0AFAAGAAgAAAAhAFr0LFu/AAAA&#10;FQEAAAsAAAAAAAAAAAAAAAAAHwEAAF9yZWxzLy5yZWxzUEsBAi0AFAAGAAgAAAAhANCezkzKAAAA&#10;4gAAAA8AAAAAAAAAAAAAAAAABwIAAGRycy9kb3ducmV2LnhtbFBLBQYAAAAAAwADALcAAAD+AgAA&#10;AAA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6B83D9F6" w14:textId="77777777" w:rsidR="00787276" w:rsidRDefault="00787276">
                    <w:pPr>
                      <w:spacing w:before="6"/>
                      <w:rPr>
                        <w:sz w:val="8"/>
                      </w:rPr>
                    </w:pPr>
                  </w:p>
                  <w:p w14:paraId="3C4DA6F5" w14:textId="77777777" w:rsidR="00787276" w:rsidRDefault="00787276">
                    <w:pPr>
                      <w:spacing w:line="95" w:lineRule="exact"/>
                      <w:ind w:left="-82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sz w:val="10"/>
                      </w:rPr>
                      <w:t>ong</w:t>
                    </w:r>
                  </w:p>
                </w:txbxContent>
              </v:textbox>
            </v:shape>
            <v:shape id="Text Box 2409" o:spid="_x0000_s1923" type="#_x0000_t202" style="position:absolute;left:7521;top:966;width:104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ewgygAAAOIAAAAPAAAAZHJzL2Rvd25yZXYueG1sRI9Ba8JA&#10;FITvQv/D8gq96UYRqdGNiLZQKBRjPPT4mn1JFrNv0+xW03/fFQpeBoZhvmHWm8G24kK9N44VTCcJ&#10;COLSacO1glPxOn4G4QOyxtYxKfglD5vsYbTGVLsr53Q5hlpECPsUFTQhdKmUvmzIop+4jjhmlest&#10;hmj7WuoerxFuWzlLkoW0aDguNNjRrqHyfPyxCrafnL+Y74+vQ17lpiiWCb8vzko9PQ77VZTtCkSg&#10;Idwb/4g3rWA2n87hdineAZn9AQAA//8DAFBLAQItABQABgAIAAAAIQDb4fbL7gAAAIUBAAATAAAA&#10;AAAAAAAAAAAAAAAAAABbQ29udGVudF9UeXBlc10ueG1sUEsBAi0AFAAGAAgAAAAhAFr0LFu/AAAA&#10;FQEAAAsAAAAAAAAAAAAAAAAAHwEAAF9yZWxzLy5yZWxzUEsBAi0AFAAGAAgAAAAhAC1N7CD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5BF76E74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410" o:spid="_x0000_s1924" type="#_x0000_t202" style="position:absolute;left:7715;top:868;width:339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Um7ygAAAOIAAAAPAAAAZHJzL2Rvd25yZXYueG1sRI9Ba8JA&#10;FITvQv/D8gq96UZpRaOrSLVQKIgxHjw+s89kMfs2zW41/ffdguBlYBjmG2a+7GwtrtR641jBcJCA&#10;IC6cNlwqOOQf/QkIH5A11o5JwS95WC6eenNMtbtxRtd9KEWEsE9RQRVCk0rpi4os+oFriGN2dq3F&#10;EG1bSt3iLcJtLUdJMpYWDceFCht6r6i47H+sgtWRs4353p522TkzeT5N+Gt8UerluVvPoqxmIAJ1&#10;4dG4Iz61gtHr8A3+L8U7IBd/AAAA//8DAFBLAQItABQABgAIAAAAIQDb4fbL7gAAAIUBAAATAAAA&#10;AAAAAAAAAAAAAAAAAABbQ29udGVudF9UeXBlc10ueG1sUEsBAi0AFAAGAAgAAAAhAFr0LFu/AAAA&#10;FQEAAAsAAAAAAAAAAAAAAAAAHwEAAF9yZWxzLy5yZWxzUEsBAi0AFAAGAAgAAAAhAEIBSbv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66796FB2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9A8822"/>
                        <w:sz w:val="10"/>
                      </w:rPr>
                      <w:t>Valiant</w:t>
                    </w:r>
                  </w:p>
                </w:txbxContent>
              </v:textbox>
            </v:shape>
            <v:shape id="Text Box 2411" o:spid="_x0000_s1925" type="#_x0000_t202" style="position:absolute;left:9046;top:668;width:502;height: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W3UygAAAOIAAAAPAAAAZHJzL2Rvd25yZXYueG1sRI9Pa8JA&#10;FMTvBb/D8oTe6iap1TS6SkkpeKngv/sj+5pEs2/T7BrTb98tFLwMDMP8hlmuB9OInjpXW1YQTyIQ&#10;xIXVNZcKjoePpxSE88gaG8uk4IccrFejhyVm2t54R/3elyJA2GWooPK+zaR0RUUG3cS2xCH7sp1B&#10;H2xXSt3hLcBNI5MomkmDNYeFClvKKyou+6tR0HwW6ffJPx/meXreSrxOX48vG6Uex8P7IsjbAoSn&#10;wd8b/4iNVpBM4xn8XQp3QK5+AQAA//8DAFBLAQItABQABgAIAAAAIQDb4fbL7gAAAIUBAAATAAAA&#10;AAAAAAAAAAAAAAAAAABbQ29udGVudF9UeXBlc10ueG1sUEsBAi0AFAAGAAgAAAAhAFr0LFu/AAAA&#10;FQEAAAsAAAAAAAAAAAAAAAAAHwEAAF9yZWxzLy5yZWxzUEsBAi0AFAAGAAgAAAAhAMDpbdTKAAAA&#10;4gAAAA8AAAAAAAAAAAAAAAAABwIAAGRycy9kb3ducmV2LnhtbFBLBQYAAAAAAwADALcAAAD+AgAA&#10;AAA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48C9C090" w14:textId="77777777" w:rsidR="00787276" w:rsidRDefault="00787276">
                    <w:pPr>
                      <w:spacing w:line="38" w:lineRule="exact"/>
                      <w:ind w:left="2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w w:val="110"/>
                        <w:sz w:val="5"/>
                      </w:rPr>
                      <w:t>FR</w:t>
                    </w:r>
                  </w:p>
                  <w:p w14:paraId="7EED2E4C" w14:textId="77777777" w:rsidR="00787276" w:rsidRDefault="00787276">
                    <w:pPr>
                      <w:spacing w:before="49" w:line="106" w:lineRule="exact"/>
                      <w:ind w:left="-12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sz w:val="10"/>
                      </w:rPr>
                      <w:t>Dull</w:t>
                    </w:r>
                  </w:p>
                </w:txbxContent>
              </v:textbox>
            </v:shape>
            <v:shape id="Text Box 2412" o:spid="_x0000_s1926" type="#_x0000_t202" style="position:absolute;left:8422;top:756;width:141;height: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3JXygAAAOIAAAAPAAAAZHJzL2Rvd25yZXYueG1sRI9Ba8JA&#10;FITvBf/D8gRvdaOItdFVRC0UhGJMDz2+Zp/JYvZtzG41/fduoeBlYBjmG2ax6mwtrtR641jBaJiA&#10;IC6cNlwq+MzfnmcgfEDWWDsmBb/kYbXsPS0w1e7GGV2PoRQRwj5FBVUITSqlLyqy6IeuIY7ZybUW&#10;Q7RtKXWLtwi3tRwnyVRaNBwXKmxoU1FxPv5YBesvznbm8vF9yE6ZyfPXhPfTs1KDfredR1nPQQTq&#10;wqPxj3jXCsaT0Qv8XYp3QC7vAAAA//8DAFBLAQItABQABgAIAAAAIQDb4fbL7gAAAIUBAAATAAAA&#10;AAAAAAAAAAAAAAAAAABbQ29udGVudF9UeXBlc10ueG1sUEsBAi0AFAAGAAgAAAAhAFr0LFu/AAAA&#10;FQEAAAsAAAAAAAAAAAAAAAAAHwEAAF9yZWxzLy5yZWxzUEsBAi0AFAAGAAgAAAAhAN2fclf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7C66847" w14:textId="77777777" w:rsidR="00787276" w:rsidRDefault="00787276">
                    <w:pPr>
                      <w:spacing w:before="1" w:line="266" w:lineRule="auto"/>
                      <w:ind w:left="48" w:right="-1" w:hanging="49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w w:val="110"/>
                        <w:sz w:val="5"/>
                      </w:rPr>
                      <w:t>AM FR</w:t>
                    </w:r>
                  </w:p>
                </w:txbxContent>
              </v:textbox>
            </v:shape>
            <v:shape id="Text Box 2413" o:spid="_x0000_s1927" type="#_x0000_t202" style="position:absolute;left:8239;top:836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OYlygAAAOIAAAAPAAAAZHJzL2Rvd25yZXYueG1sRI/BasJA&#10;EIbvBd9hGaG3ulFEanQVaSsUCqUxHnqcZsdkMTubZreavn3nUPAy8DP838y33g6+VRfqowtsYDrJ&#10;QBFXwTquDRzL/cMjqJiQLbaBycAvRdhuRndrzG24ckGXQ6qVQDjmaKBJqcu1jlVDHuMkdMSyO4Xe&#10;Y5LY19r2eBW4b/Usyxbao2O50GBHTw1V58OPN7D75OLFfb9/fRSnwpXlMuO3xdmY+/HwvJKxW4FK&#10;NKRb4x/xag3M5lP5WZREB/TmDwAA//8DAFBLAQItABQABgAIAAAAIQDb4fbL7gAAAIUBAAATAAAA&#10;AAAAAAAAAAAAAAAAAABbQ29udGVudF9UeXBlc10ueG1sUEsBAi0AFAAGAAgAAAAhAFr0LFu/AAAA&#10;FQEAAAsAAAAAAAAAAAAAAAAAHwEAAF9yZWxzLy5yZWxzUEsBAi0AFAAGAAgAAAAhAKwA5iX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B2D3C26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414" o:spid="_x0000_s1928" type="#_x0000_t202" style="position:absolute;left:8002;top:791;width:104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EO+yQAAAOIAAAAPAAAAZHJzL2Rvd25yZXYueG1sRI9Ba8JA&#10;FITvhf6H5RW81Y0iUqOriFYQBGmMhx5fs89kMfs2za6a/vuuIHgZGIb5hpktOluLK7XeOFYw6Ccg&#10;iAunDZcKjvnm/QOED8gaa8ek4I88LOavLzNMtbtxRtdDKEWEsE9RQRVCk0rpi4os+r5riGN2cq3F&#10;EG1bSt3iLcJtLYdJMpYWDceFChtaVVScDxerYPnN2af53f98ZafM5Pkk4d34rFTvrVtPoyynIAJ1&#10;4dl4ILZawXA0mMD9UrwDcv4PAAD//wMAUEsBAi0AFAAGAAgAAAAhANvh9svuAAAAhQEAABMAAAAA&#10;AAAAAAAAAAAAAAAAAFtDb250ZW50X1R5cGVzXS54bWxQSwECLQAUAAYACAAAACEAWvQsW78AAAAV&#10;AQAACwAAAAAAAAAAAAAAAAAfAQAAX3JlbHMvLnJlbHNQSwECLQAUAAYACAAAACEAw0xDvskAAADi&#10;AAAADwAAAAAAAAAAAAAAAAAHAgAAZHJzL2Rvd25yZXYueG1sUEsFBgAAAAADAAMAtwAAAP0CAAAA&#10;AA==&#10;" filled="f" stroked="f">
              <o:lock v:ext="edit" aspectratio="t" verticies="t" text="t" shapetype="t"/>
              <v:textbox inset="0,0,0,0">
                <w:txbxContent>
                  <w:p w14:paraId="4E351608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9A8822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415" o:spid="_x0000_s1929" type="#_x0000_t202" style="position:absolute;left:8078;top:673;width:509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iCeygAAAOIAAAAPAAAAZHJzL2Rvd25yZXYueG1sRI9BS8NA&#10;EIXvgv9hGcGb3TSUomm3pbQWBEFM48HjNDtNlmZnY3Zt4793DoKXgcfwvse3XI++UxcaogtsYDrJ&#10;QBHXwTpuDHxU+4dHUDEhW+wCk4EfirBe3d4ssbDhyiVdDqlRAuFYoIE2pb7QOtYteYyT0BPL7xQG&#10;j0ni0Gg74FXgvtN5ls21R8ey0GJP25bq8+HbG9h8cvnsvt6O7+WpdFX1lPHr/GzM/d24W8jZLEAl&#10;GtN/4w/xYg3ks1wkREl0QK9+AQAA//8DAFBLAQItABQABgAIAAAAIQDb4fbL7gAAAIUBAAATAAAA&#10;AAAAAAAAAAAAAAAAAABbQ29udGVudF9UeXBlc10ueG1sUEsBAi0AFAAGAAgAAAAhAFr0LFu/AAAA&#10;FQEAAAsAAAAAAAAAAAAAAAAAHwEAAF9yZWxzLy5yZWxzUEsBAi0AFAAGAAgAAAAhAJwaIJ7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05EA0ABB" w14:textId="77777777" w:rsidR="00787276" w:rsidRDefault="00787276">
                    <w:pPr>
                      <w:spacing w:line="12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sz w:val="10"/>
                      </w:rPr>
                      <w:t xml:space="preserve">Exotic </w:t>
                    </w:r>
                    <w:r>
                      <w:rPr>
                        <w:rFonts w:ascii="Helvetica"/>
                        <w:b/>
                        <w:color w:val="F2300F"/>
                        <w:position w:val="1"/>
                        <w:sz w:val="10"/>
                      </w:rPr>
                      <w:t>De</w:t>
                    </w:r>
                  </w:p>
                </w:txbxContent>
              </v:textbox>
            </v:shape>
            <v:shape id="Text Box 2416" o:spid="_x0000_s1930" type="#_x0000_t202" style="position:absolute;left:7830;top:718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oUFygAAAOIAAAAPAAAAZHJzL2Rvd25yZXYueG1sRI9Pa8JA&#10;FMTvhX6H5RW81Y1BxEZXkf4BoSAm6aHH1+wzWcy+TbOrpt/eFYReBoZhfsMs14NtxZl6bxwrmIwT&#10;EMSV04ZrBV/lx/MchA/IGlvHpOCPPKxXjw9LzLS7cE7nItQiQthnqKAJocuk9FVDFv3YdcQxO7je&#10;Yoi2r6Xu8RLhtpVpksykRcNxocGOXhuqjsXJKth8c/5ufnc/+/yQm7J8SfhzdlRq9DS8LaJsFiAC&#10;DeG/cUdstYJ0mk7gdineAbm6AgAA//8DAFBLAQItABQABgAIAAAAIQDb4fbL7gAAAIUBAAATAAAA&#10;AAAAAAAAAAAAAAAAAABbQ29udGVudF9UeXBlc10ueG1sUEsBAi0AFAAGAAgAAAAhAFr0LFu/AAAA&#10;FQEAAAsAAAAAAAAAAAAAAAAAHwEAAF9yZWxzLy5yZWxzUEsBAi0AFAAGAAgAAAAhAPNWhQX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66795439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9A8822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417" o:spid="_x0000_s1931" type="#_x0000_t202" style="position:absolute;left:7972;top:667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BtyyQAAAOIAAAAPAAAAZHJzL2Rvd25yZXYueG1sRI9Ba8JA&#10;FITvgv9heYXedNNQpEZXEW2hIEhjPPT4mn0mi9m3MbvV+O/dQsHLwDDMN8x82dtGXKjzxrGCl3EC&#10;grh02nCl4FB8jN5A+ICssXFMCm7kYbkYDuaYaXflnC77UIkIYZ+hgjqENpPSlzVZ9GPXEsfs6DqL&#10;IdqukrrDa4TbRqZJMpEWDceFGlta11Se9r9Wweqb83dz3v185cfcFMU04e3kpNTzU7+ZRVnNQATq&#10;w6Pxj/jUCtLXNIW/S/EOyMUdAAD//wMAUEsBAi0AFAAGAAgAAAAhANvh9svuAAAAhQEAABMAAAAA&#10;AAAAAAAAAAAAAAAAAFtDb250ZW50X1R5cGVzXS54bWxQSwECLQAUAAYACAAAACEAWvQsW78AAAAV&#10;AQAACwAAAAAAAAAAAAAAAAAfAQAAX3JlbHMvLnJlbHNQSwECLQAUAAYACAAAACEAA4QbcskAAADi&#10;AAAADwAAAAAAAAAAAAAAAAAHAgAAZHJzL2Rvd25yZXYueG1sUEsFBgAAAAADAAMAtwAAAP0CAAAA&#10;AA==&#10;" filled="f" stroked="f">
              <o:lock v:ext="edit" aspectratio="t" verticies="t" text="t" shapetype="t"/>
              <v:textbox inset="0,0,0,0">
                <w:txbxContent>
                  <w:p w14:paraId="558437D2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F2300F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418" o:spid="_x0000_s1932" type="#_x0000_t202" style="position:absolute;left:7493;top:464;width:509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gTxyQAAAOIAAAAPAAAAZHJzL2Rvd25yZXYueG1sRI9Ba8JA&#10;FITvBf/D8oTe6qbRakxcRSwFLxaq8f7IPpPY7NuYXTX9926h0MvAMMw3zGLVm0bcqHO1ZQWvowgE&#10;cWF1zaWC/PDxkoBwHlljY5kU/JCD1XLwtMBU2zt/0W3vSxEg7FJUUHnfplK6oiKDbmRb4pCdbGfQ&#10;B9uVUnd4D3DTyDiKptJgzWGhwpY2FRXf+6tR0OyK5HL048Nsk5w/JV4n8/xtq9TzsH/PgqwzEJ56&#10;/9/4Q2y1gngSj+H3UrgDcvkAAAD//wMAUEsBAi0AFAAGAAgAAAAhANvh9svuAAAAhQEAABMAAAAA&#10;AAAAAAAAAAAAAAAAAFtDb250ZW50X1R5cGVzXS54bWxQSwECLQAUAAYACAAAACEAWvQsW78AAAAV&#10;AQAACwAAAAAAAAAAAAAAAAAfAQAAX3JlbHMvLnJlbHNQSwECLQAUAAYACAAAACEAHvIE8ckAAADi&#10;AAAADwAAAAAAAAAAAAAAAAAHAgAAZHJzL2Rvd25yZXYueG1sUEsFBgAAAAADAAMAtwAAAP0CAAAA&#10;AA=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5990B359" w14:textId="77777777" w:rsidR="00787276" w:rsidRDefault="00787276">
                    <w:pPr>
                      <w:spacing w:before="66"/>
                      <w:ind w:right="-58"/>
                      <w:jc w:val="righ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9A8822"/>
                        <w:w w:val="95"/>
                        <w:sz w:val="10"/>
                      </w:rPr>
                      <w:t>Str</w:t>
                    </w:r>
                  </w:p>
                </w:txbxContent>
              </v:textbox>
            </v:shape>
            <v:shape id="Text Box 2419" o:spid="_x0000_s1933" type="#_x0000_t202" style="position:absolute;left:9557;top:255;width:509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5yFyQAAAOIAAAAPAAAAZHJzL2Rvd25yZXYueG1sRI9Pa8JA&#10;FMTvBb/D8gredNM0rTG6SlEKXhTqn/sj+0yi2bcxu2r67d2C0MvAMMxvmOm8M7W4UesqywrehhEI&#10;4tzqigsF+933IAXhPLLG2jIp+CUH81nvZYqZtnf+odvWFyJA2GWooPS+yaR0eUkG3dA2xCE72tag&#10;D7YtpG7xHuCmlnEUfUqDFYeFEhtalJSft1ejoF7n6eXg33ejRXraSLwm4/3HSqn+a7ecBPmagPDU&#10;+f/GE7HSCuIkTuDvUrgDcvYAAAD//wMAUEsBAi0AFAAGAAgAAAAhANvh9svuAAAAhQEAABMAAAAA&#10;AAAAAAAAAAAAAAAAAFtDb250ZW50X1R5cGVzXS54bWxQSwECLQAUAAYACAAAACEAWvQsW78AAAAV&#10;AQAACwAAAAAAAAAAAAAAAAAfAQAAX3JlbHMvLnJlbHNQSwECLQAUAAYACAAAACEAkRuchckAAADi&#10;AAAADwAAAAAAAAAAAAAAAAAHAgAAZHJzL2Rvd25yZXYueG1sUEsFBgAAAAADAAMAtwAAAP0CAAAA&#10;AA=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0BF013D9" w14:textId="77777777" w:rsidR="00787276" w:rsidRDefault="00787276">
                    <w:pPr>
                      <w:spacing w:before="27"/>
                      <w:ind w:left="-37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w w:val="99"/>
                        <w:sz w:val="10"/>
                      </w:rPr>
                      <w:t>D</w:t>
                    </w:r>
                    <w:r>
                      <w:rPr>
                        <w:rFonts w:ascii="Helvetica"/>
                        <w:b/>
                        <w:color w:val="35274A"/>
                        <w:spacing w:val="-19"/>
                        <w:w w:val="99"/>
                        <w:sz w:val="10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35274A"/>
                        <w:spacing w:val="-21"/>
                        <w:w w:val="108"/>
                        <w:position w:val="6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35274A"/>
                        <w:spacing w:val="-19"/>
                        <w:w w:val="99"/>
                        <w:sz w:val="10"/>
                      </w:rPr>
                      <w:t>r</w:t>
                    </w:r>
                    <w:r>
                      <w:rPr>
                        <w:rFonts w:ascii="Helvetica"/>
                        <w:b/>
                        <w:color w:val="35274A"/>
                        <w:spacing w:val="-27"/>
                        <w:w w:val="108"/>
                        <w:position w:val="6"/>
                        <w:sz w:val="5"/>
                      </w:rPr>
                      <w:t>M</w:t>
                    </w:r>
                    <w:r>
                      <w:rPr>
                        <w:rFonts w:ascii="Helvetica"/>
                        <w:b/>
                        <w:color w:val="35274A"/>
                        <w:w w:val="99"/>
                        <w:sz w:val="10"/>
                      </w:rPr>
                      <w:t>k</w:t>
                    </w:r>
                  </w:p>
                </w:txbxContent>
              </v:textbox>
            </v:shape>
            <v:shape id="Text Box 2420" o:spid="_x0000_s1934" type="#_x0000_t202" style="position:absolute;left:9495;top:405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YMGygAAAOIAAAAPAAAAZHJzL2Rvd25yZXYueG1sRI9Ba8JA&#10;FITvQv/D8gq96cbQShtdRWwLhUIxxoPHZ/aZLGbfxuxW03/vCgUvA8Mw3zCzRW8bcabOG8cKxqME&#10;BHHptOFKwbb4HL6C8AFZY+OYFPyRh8X8YTDDTLsL53TehEpECPsMFdQhtJmUvqzJoh+5ljhmB9dZ&#10;DNF2ldQdXiLcNjJNkom0aDgu1NjSqqbyuPm1CpY7zj/M6We/zg+5KYq3hL8nR6WeHvv3aZTlFESg&#10;Ptwb/4gvrSB9Tl/gdineATm/AgAA//8DAFBLAQItABQABgAIAAAAIQDb4fbL7gAAAIUBAAATAAAA&#10;AAAAAAAAAAAAAAAAAABbQ29udGVudF9UeXBlc10ueG1sUEsBAi0AFAAGAAgAAAAhAFr0LFu/AAAA&#10;FQEAAAsAAAAAAAAAAAAAAAAAHwEAAF9yZWxzLy5yZWxzUEsBAi0AFAAGAAgAAAAhAIxtgwb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7B7E69D1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421" o:spid="_x0000_s1935" type="#_x0000_t202" style="position:absolute;left:9114;top:299;width:104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x1xygAAAOIAAAAPAAAAZHJzL2Rvd25yZXYueG1sRI9Ba8JA&#10;FITvhf6H5Qne6sYgoY2uIrWFgiCN6aHH1+wzWcy+jdmtxn/vFgpeBoZhvmEWq8G24ky9N44VTCcJ&#10;COLKacO1gq/y/ekZhA/IGlvHpOBKHlbLx4cF5tpduKDzPtQiQtjnqKAJocul9FVDFv3EdcQxO7je&#10;Yoi2r6Xu8RLhtpVpkmTSouG40GBHrw1Vx/2vVbD+5uLNnHY/n8WhMGX5kvA2Oyo1Hg2beZT1HESg&#10;Idwb/4gPrSCdpRn8XYp3QC5vAAAA//8DAFBLAQItABQABgAIAAAAIQDb4fbL7gAAAIUBAAATAAAA&#10;AAAAAAAAAAAAAAAAAABbQ29udGVudF9UeXBlc10ueG1sUEsBAi0AFAAGAAgAAAAhAFr0LFu/AAAA&#10;FQEAAAsAAAAAAAAAAAAAAAAAHwEAAF9yZWxzLy5yZWxzUEsBAi0AFAAGAAgAAAAhAHy/HXH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D6252A7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w w:val="110"/>
                        <w:sz w:val="5"/>
                      </w:rPr>
                      <w:t>AM</w:t>
                    </w:r>
                  </w:p>
                </w:txbxContent>
              </v:textbox>
            </v:shape>
            <v:shape id="Text Box 2422" o:spid="_x0000_s1936" type="#_x0000_t202" style="position:absolute;left:7493;top:255;width:509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QLyygAAAOIAAAAPAAAAZHJzL2Rvd25yZXYueG1sRI9Ba8JA&#10;FITvQv/D8gredNOoNSauUiwFLy00xvsj+0xis2/T7Krpv+8WhF4GhmG+YdbbwbTiSr1rLCt4mkYg&#10;iEurG64UFIe3SQLCeWSNrWVS8EMOtpuH0RpTbW/8SdfcVyJA2KWooPa+S6V0ZU0G3dR2xCE72d6g&#10;D7avpO7xFuCmlXEUPUuDDYeFGjva1VR+5RejoH0vk++jnx2Wu+T8IfEyXxWLvVLjx+E1C/KSgfA0&#10;+P/GHbHXCuJ5vIS/S+EOyM0vAAAA//8DAFBLAQItABQABgAIAAAAIQDb4fbL7gAAAIUBAAATAAAA&#10;AAAAAAAAAAAAAAAAAABbQ29udGVudF9UeXBlc10ueG1sUEsBAi0AFAAGAAgAAAAhAFr0LFu/AAAA&#10;FQEAAAsAAAAAAAAAAAAAAAAAHwEAAF9yZWxzLy5yZWxzUEsBAi0AFAAGAAgAAAAhAGHJAvLKAAAA&#10;4gAAAA8AAAAAAAAAAAAAAAAABwIAAGRycy9kb3ducmV2LnhtbFBLBQYAAAAAAwADALcAAAD+AgAA&#10;AAA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7C3881E8" w14:textId="77777777" w:rsidR="00787276" w:rsidRDefault="00787276">
                    <w:pPr>
                      <w:spacing w:line="68" w:lineRule="exact"/>
                      <w:ind w:left="343" w:right="-72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9A8822"/>
                        <w:sz w:val="10"/>
                      </w:rPr>
                      <w:t>Surp</w:t>
                    </w:r>
                  </w:p>
                  <w:p w14:paraId="1EDC9905" w14:textId="77777777" w:rsidR="00787276" w:rsidRDefault="00787276">
                    <w:pPr>
                      <w:spacing w:before="60" w:line="71" w:lineRule="exact"/>
                      <w:ind w:left="405" w:right="-58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9A8822"/>
                        <w:spacing w:val="-1"/>
                        <w:sz w:val="10"/>
                      </w:rPr>
                      <w:t>Var</w:t>
                    </w:r>
                  </w:p>
                </w:txbxContent>
              </v:textbox>
            </v:shape>
            <v:shape id="Text Box 2423" o:spid="_x0000_s1937" type="#_x0000_t202" style="position:absolute;left:9039;top:51;width:509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CyYygAAAOIAAAAPAAAAZHJzL2Rvd25yZXYueG1sRI/BSsNA&#10;EIbvgu+wjODNbhpK0bTbUloLgiCm8eBxmp0mS7OzMbu28e2dg+Bl4Gf4v5lvuR59py40RBfYwHSS&#10;gSKug3XcGPio9g+PoGJCttgFJgM/FGG9ur1ZYmHDlUu6HFKjBMKxQANtSn2hdaxb8hgnoSeW3SkM&#10;HpPEodF2wKvAfafzLJtrj47lQos9bVuqz4dvb2DzyeWz+3o7vpen0lXVU8av87Mx93fjbiFjswCV&#10;aEz/jT/EizWQz3L5WZREB/TqFwAA//8DAFBLAQItABQABgAIAAAAIQDb4fbL7gAAAIUBAAATAAAA&#10;AAAAAAAAAAAAAAAAAABbQ29udGVudF9UeXBlc10ueG1sUEsBAi0AFAAGAAgAAAAhAFr0LFu/AAAA&#10;FQEAAAsAAAAAAAAAAAAAAAAAHwEAAF9yZWxzLy5yZWxzUEsBAi0AFAAGAAgAAAAhAGJsLJj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2EBCE555" w14:textId="77777777" w:rsidR="00787276" w:rsidRDefault="00787276">
                    <w:pPr>
                      <w:spacing w:before="61"/>
                      <w:ind w:left="43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w w:val="99"/>
                        <w:sz w:val="10"/>
                      </w:rPr>
                      <w:t>urbi</w:t>
                    </w:r>
                    <w:r>
                      <w:rPr>
                        <w:rFonts w:ascii="Helvetica"/>
                        <w:b/>
                        <w:color w:val="35274A"/>
                        <w:spacing w:val="-60"/>
                        <w:w w:val="99"/>
                        <w:sz w:val="10"/>
                      </w:rPr>
                      <w:t>n</w:t>
                    </w:r>
                    <w:r>
                      <w:rPr>
                        <w:rFonts w:ascii="Helvetica"/>
                        <w:b/>
                        <w:color w:val="35274A"/>
                        <w:w w:val="108"/>
                        <w:position w:val="6"/>
                        <w:sz w:val="5"/>
                      </w:rPr>
                      <w:t>A</w:t>
                    </w:r>
                    <w:r>
                      <w:rPr>
                        <w:rFonts w:ascii="Helvetica"/>
                        <w:b/>
                        <w:color w:val="35274A"/>
                        <w:spacing w:val="-25"/>
                        <w:w w:val="108"/>
                        <w:position w:val="6"/>
                        <w:sz w:val="5"/>
                      </w:rPr>
                      <w:t>M</w:t>
                    </w:r>
                    <w:r>
                      <w:rPr>
                        <w:rFonts w:ascii="Helvetica"/>
                        <w:b/>
                        <w:color w:val="35274A"/>
                        <w:w w:val="99"/>
                        <w:sz w:val="10"/>
                      </w:rPr>
                      <w:t>g</w:t>
                    </w:r>
                  </w:p>
                </w:txbxContent>
              </v:textbox>
            </v:shape>
            <v:shape id="Text Box 2424" o:spid="_x0000_s1938" type="#_x0000_t202" style="position:absolute;left:8895;top:131;width:208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kDygAAAOIAAAAPAAAAZHJzL2Rvd25yZXYueG1sRI9Ba8JA&#10;FITvgv9heYI33TQUqdFVRFsoFEqT9NDja/aZLGbfptlV4793C4VeBoZhvmHW28G24kK9N44VPMwT&#10;EMSV04ZrBZ/ly+wJhA/IGlvHpOBGHrab8WiNmXZXzulShFpECPsMFTQhdJmUvmrIop+7jjhmR9db&#10;DNH2tdQ9XiPctjJNkoW0aDguNNjRvqHqVJytgt0X58/m5/37Iz/mpiyXCb8tTkpNJ8NhFWW3AhFo&#10;CP+NP8SrVpA+pkv4vRTvgNzcAQAA//8DAFBLAQItABQABgAIAAAAIQDb4fbL7gAAAIUBAAATAAAA&#10;AAAAAAAAAAAAAAAAAABbQ29udGVudF9UeXBlc10ueG1sUEsBAi0AFAAGAAgAAAAhAFr0LFu/AAAA&#10;FQEAAAsAAAAAAAAAAAAAAAAAHwEAAF9yZWxzLy5yZWxzUEsBAi0AFAAGAAgAAAAhAA0giQP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3E8698A4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sz w:val="10"/>
                      </w:rPr>
                      <w:t>Dist</w:t>
                    </w:r>
                  </w:p>
                </w:txbxContent>
              </v:textbox>
            </v:shape>
            <v:shape id="Text Box 2425" o:spid="_x0000_s1939" type="#_x0000_t202" style="position:absolute;left:8459;top:12;width:323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7ZDygAAAOIAAAAPAAAAZHJzL2Rvd25yZXYueG1sRI9BS8NA&#10;EIXvgv9hGcGb3bRKadNuS1ELgiBN48HjNDtNlmZnY3bbxn/vHAQvA4/hfY9vuR58qy7URxfYwHiU&#10;gSKugnVcG/gstw8zUDEhW2wDk4EfirBe3d4sMbfhygVd9qlWAuGYo4EmpS7XOlYNeYyj0BHL7xh6&#10;j0liX2vb41XgvtWTLJtqj45locGOnhuqTvuzN7D54uLVfX8cdsWxcGU5z/h9ejLm/m54WcjZLEAl&#10;GtJ/4w/xZg1Mnh5FQpREB/TqFwAA//8DAFBLAQItABQABgAIAAAAIQDb4fbL7gAAAIUBAAATAAAA&#10;AAAAAAAAAAAAAAAAAABbQ29udGVudF9UeXBlc10ueG1sUEsBAi0AFAAGAAgAAAAhAFr0LFu/AAAA&#10;FQEAAAsAAAAAAAAAAAAAAAAAHwEAAF9yZWxzLy5yZWxzUEsBAi0AFAAGAAgAAAAhABnDtkP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64A341B6" w14:textId="77777777" w:rsidR="00787276" w:rsidRDefault="00787276">
                    <w:pPr>
                      <w:spacing w:line="111" w:lineRule="exac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9A8822"/>
                        <w:sz w:val="10"/>
                      </w:rPr>
                      <w:t>essive</w:t>
                    </w:r>
                  </w:p>
                </w:txbxContent>
              </v:textbox>
            </v:shape>
            <v:shape id="Text Box 2426" o:spid="_x0000_s1940" type="#_x0000_t202" style="position:absolute;left:6975;top:51;width:509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anAygAAAOIAAAAPAAAAZHJzL2Rvd25yZXYueG1sRI9Pa8JA&#10;FMTvBb/D8oTe6sY/bdPoKmIpeFFoYu+P7GsSzb6N2U1Mv71bKPQyMAzzG2a1GUwtempdZVnBdBKB&#10;IM6trrhQcMo+nmIQziNrrC2Tgh9ysFmPHlaYaHvjT+pTX4gAYZeggtL7JpHS5SUZdBPbEIfs27YG&#10;fbBtIXWLtwA3tZxF0Ys0WHFYKLGhXUn5Je2MgvqQx9cvP89ed/H5KLFbvJ2e90o9jof3ZZDtEoSn&#10;wf83/hB7rWC2mE/h91K4A3J9BwAA//8DAFBLAQItABQABgAIAAAAIQDb4fbL7gAAAIUBAAATAAAA&#10;AAAAAAAAAAAAAAAAAABbQ29udGVudF9UeXBlc10ueG1sUEsBAi0AFAAGAAgAAAAhAFr0LFu/AAAA&#10;FQEAAAsAAAAAAAAAAAAAAAAAHwEAAF9yZWxzLy5yZWxzUEsBAi0AFAAGAAgAAAAhAAS1qcDKAAAA&#10;4gAAAA8AAAAAAAAAAAAAAAAABwIAAGRycy9kb3ducmV2LnhtbFBLBQYAAAAAAwADALcAAAD+AgAA&#10;AAA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7C46DE19" w14:textId="77777777" w:rsidR="00787276" w:rsidRDefault="00787276">
                    <w:pPr>
                      <w:spacing w:before="48"/>
                      <w:ind w:left="45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427" o:spid="_x0000_s1941" type="#_x0000_t202" style="position:absolute;left:9557;top:-158;width:509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e3yQAAAOIAAAAPAAAAZHJzL2Rvd25yZXYueG1sRI9Ba8JA&#10;FITvBf/D8oTe6qbRakxcRSwFLxaq8f7IPpPY7NuYXTX9926h0MvAMMw3zGLVm0bcqHO1ZQWvowgE&#10;cWF1zaWC/PDxkoBwHlljY5kU/JCD1XLwtMBU2zt/0W3vSxEg7FJUUHnfplK6oiKDbmRb4pCdbGfQ&#10;B9uVUnd4D3DTyDiKptJgzWGhwpY2FRXf+6tR0OyK5HL048Nsk5w/JV4n8/xtq9TzsH/PgqwzEJ56&#10;/9/4Q2y1gngyjuH3UrgDcvkAAAD//wMAUEsBAi0AFAAGAAgAAAAhANvh9svuAAAAhQEAABMAAAAA&#10;AAAAAAAAAAAAAAAAAFtDb250ZW50X1R5cGVzXS54bWxQSwECLQAUAAYACAAAACEAWvQsW78AAAAV&#10;AQAACwAAAAAAAAAAAAAAAAAfAQAAX3JlbHMvLnJlbHNQSwECLQAUAAYACAAAACEA9Gc3t8kAAADi&#10;AAAADwAAAAAAAAAAAAAAAAAHAgAAZHJzL2Rvd25yZXYueG1sUEsFBgAAAAADAAMAtwAAAP0CAAAA&#10;AA=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72178A06" w14:textId="77777777" w:rsidR="00787276" w:rsidRDefault="00787276">
                    <w:pPr>
                      <w:spacing w:line="109" w:lineRule="exact"/>
                      <w:ind w:left="67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w w:val="99"/>
                        <w:sz w:val="10"/>
                      </w:rPr>
                      <w:t>s</w:t>
                    </w:r>
                  </w:p>
                </w:txbxContent>
              </v:textbox>
            </v:shape>
            <v:shape id="Text Box 2428" o:spid="_x0000_s1942" type="#_x0000_t202" style="position:absolute;left:9039;top:-158;width:509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Sg0ygAAAOIAAAAPAAAAZHJzL2Rvd25yZXYueG1sRI9Ba8JA&#10;FITvBf/D8gre6qZapEZXEatQKBRjPHh8Zp/JYvZtml01/feuUOhlYBjmG2a26GwtrtR641jB6yAB&#10;QVw4bbhUsM83L+8gfEDWWDsmBb/kYTHvPc0w1e7GGV13oRQRwj5FBVUITSqlLyqy6AeuIY7ZybUW&#10;Q7RtKXWLtwi3tRwmyVhaNBwXKmxoVVFx3l2sguWBs7X5+T5us1Nm8nyS8Nf4rFT/ufuYRllOQQTq&#10;wn/jD/GpFQzfRiN4XIp3QM7vAAAA//8DAFBLAQItABQABgAIAAAAIQDb4fbL7gAAAIUBAAATAAAA&#10;AAAAAAAAAAAAAAAAAABbQ29udGVudF9UeXBlc10ueG1sUEsBAi0AFAAGAAgAAAAhAFr0LFu/AAAA&#10;FQEAAAsAAAAAAAAAAAAAAAAAHwEAAF9yZWxzLy5yZWxzUEsBAi0AFAAGAAgAAAAhAOkRKDT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6B198461" w14:textId="77777777" w:rsidR="00787276" w:rsidRDefault="00787276">
                    <w:pPr>
                      <w:spacing w:line="109" w:lineRule="exact"/>
                      <w:ind w:left="55" w:right="-87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spacing w:val="-1"/>
                        <w:sz w:val="5"/>
                      </w:rPr>
                      <w:t>FR</w:t>
                    </w:r>
                    <w:r>
                      <w:rPr>
                        <w:rFonts w:ascii="Helvetica"/>
                        <w:b/>
                        <w:color w:val="35274A"/>
                        <w:spacing w:val="-1"/>
                        <w:sz w:val="10"/>
                      </w:rPr>
                      <w:t>Mysteriou</w:t>
                    </w:r>
                  </w:p>
                </w:txbxContent>
              </v:textbox>
            </v:shape>
            <v:shape id="Text Box 2429" o:spid="_x0000_s1943" type="#_x0000_t202" style="position:absolute;left:8007;top:-158;width:503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gpYyQAAAOIAAAAPAAAAZHJzL2Rvd25yZXYueG1sRI9Ba8JA&#10;FITvBf/D8oTe6kaNmiauIhbBSwvV9P7Iviap2bcxu2r8912h0MvAMMw3zHLdm0ZcqXO1ZQXjUQSC&#10;uLC65lJBfty9JCCcR9bYWCYFd3KwXg2elphqe+NPuh58KQKEXYoKKu/bVEpXVGTQjWxLHLJv2xn0&#10;wXal1B3eAtw0chJFc2mw5rBQYUvbiorT4WIUNO9Fcv7y0+Nim/x8SLzEr/lsr9TzsH/LgmwyEJ56&#10;/9/4Q+y1gkk8jeFxKdwBufoFAAD//wMAUEsBAi0AFAAGAAgAAAAhANvh9svuAAAAhQEAABMAAAAA&#10;AAAAAAAAAAAAAAAAAFtDb250ZW50X1R5cGVzXS54bWxQSwECLQAUAAYACAAAACEAWvQsW78AAAAV&#10;AQAACwAAAAAAAAAAAAAAAAAfAQAAX3JlbHMvLnJlbHNQSwECLQAUAAYACAAAACEAFMIKWMkAAADi&#10;AAAADwAAAAAAAAAAAAAAAAAHAgAAZHJzL2Rvd25yZXYueG1sUEsFBgAAAAADAAMAtwAAAP0CAAAA&#10;AA=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6F20015A" w14:textId="77777777" w:rsidR="00787276" w:rsidRDefault="00787276">
                    <w:pPr>
                      <w:rPr>
                        <w:sz w:val="6"/>
                      </w:rPr>
                    </w:pPr>
                  </w:p>
                  <w:p w14:paraId="39E0C43E" w14:textId="77777777" w:rsidR="00787276" w:rsidRDefault="00787276">
                    <w:pPr>
                      <w:spacing w:before="6"/>
                      <w:rPr>
                        <w:sz w:val="6"/>
                      </w:rPr>
                    </w:pPr>
                  </w:p>
                  <w:p w14:paraId="7ED563C0" w14:textId="77777777" w:rsidR="00787276" w:rsidRDefault="00787276">
                    <w:pPr>
                      <w:spacing w:before="1" w:line="52" w:lineRule="exact"/>
                      <w:ind w:left="135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9A8822"/>
                        <w:w w:val="110"/>
                        <w:sz w:val="5"/>
                      </w:rPr>
                      <w:t xml:space="preserve">FR </w:t>
                    </w:r>
                    <w:r>
                      <w:rPr>
                        <w:rFonts w:ascii="Helvetica"/>
                        <w:b/>
                        <w:color w:val="9A8822"/>
                        <w:w w:val="110"/>
                        <w:position w:val="1"/>
                        <w:sz w:val="5"/>
                      </w:rPr>
                      <w:t>FR</w:t>
                    </w:r>
                  </w:p>
                </w:txbxContent>
              </v:textbox>
            </v:shape>
            <v:shape id="Text Box 2430" o:spid="_x0000_s1944" type="#_x0000_t202" style="position:absolute;left:6975;top:-158;width:509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q/DyQAAAOIAAAAPAAAAZHJzL2Rvd25yZXYueG1sRI9Li8JA&#10;EITvwv6HoRe86WR9bYyOIorgRcHH3ptMm2Q305PNjBr/vSMIXgqKor6ipvPGlOJKtSssK/jqRiCI&#10;U6sLzhScjutODMJ5ZI2lZVJwJwfz2Udriom2N97T9eAzESDsElSQe18lUro0J4OuayvikJ1tbdAH&#10;W2dS13gLcFPKXhSNpMGCw0KOFS1zSv8OF6Og3Kbx/4/vH7+X8e9O4mUwPg03SrU/m9UkyGICwlPj&#10;340XYqMV9Ab9ITwvhTsgZw8AAAD//wMAUEsBAi0AFAAGAAgAAAAhANvh9svuAAAAhQEAABMAAAAA&#10;AAAAAAAAAAAAAAAAAFtDb250ZW50X1R5cGVzXS54bWxQSwECLQAUAAYACAAAACEAWvQsW78AAAAV&#10;AQAACwAAAAAAAAAAAAAAAAAfAQAAX3JlbHMvLnJlbHNQSwECLQAUAAYACAAAACEAe46vw8kAAADi&#10;AAAADwAAAAAAAAAAAAAAAAAHAgAAZHJzL2Rvd25yZXYueG1sUEsFBgAAAAADAAMAtwAAAP0CAAAA&#10;AA==&#10;" fillcolor="#e6e6fa" stroked="f">
              <v:fill opacity="13107f"/>
              <o:lock v:ext="edit" aspectratio="t" verticies="t" text="t" shapetype="t"/>
              <v:textbox inset="0,0,0,0">
                <w:txbxContent>
                  <w:p w14:paraId="25C5766D" w14:textId="77777777" w:rsidR="00787276" w:rsidRDefault="00787276">
                    <w:pPr>
                      <w:spacing w:before="72"/>
                      <w:ind w:left="17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sz w:val="10"/>
                      </w:rPr>
                      <w:t>ast</w:t>
                    </w:r>
                  </w:p>
                </w:txbxContent>
              </v:textbox>
            </v:shape>
            <v:shape id="Text Box 2431" o:spid="_x0000_s1945" type="#_x0000_t202" style="position:absolute;left:6538;top:-158;width:43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ousygAAAOIAAAAPAAAAZHJzL2Rvd25yZXYueG1sRI9Ba8JA&#10;FITvQv/D8gq96UYroY2uImpBKJTGePD4zD6TxezbmN1q+u+7hUIvA8Mw3zDzZW8bcaPOG8cKxqME&#10;BHHptOFKwaF4G76A8AFZY+OYFHyTh+XiYTDHTLs753Tbh0pECPsMFdQhtJmUvqzJoh+5ljhmZ9dZ&#10;DNF2ldQd3iPcNnKSJKm0aDgu1NjSuqbysv+yClZHzrfm+nH6zM+5KYrXhN/Ti1JPj/1mFmU1AxGo&#10;D/+NP8ROK5hMn1P4vRTvgFz8AAAA//8DAFBLAQItABQABgAIAAAAIQDb4fbL7gAAAIUBAAATAAAA&#10;AAAAAAAAAAAAAAAAAABbQ29udGVudF9UeXBlc10ueG1sUEsBAi0AFAAGAAgAAAAhAFr0LFu/AAAA&#10;FQEAAAsAAAAAAAAAAAAAAAAAHwEAAF9yZWxzLy5yZWxzUEsBAi0AFAAGAAgAAAAhAPlmi6zKAAAA&#10;4gAAAA8AAAAAAAAAAAAAAAAABwIAAGRycy9kb3ducmV2LnhtbFBLBQYAAAAAAwADALcAAAD+AgAA&#10;AAA=&#10;" filled="f" stroked="f">
              <o:lock v:ext="edit" aspectratio="t" verticies="t" text="t" shapetype="t"/>
              <v:textbox inset="0,0,0,0">
                <w:txbxContent>
                  <w:p w14:paraId="413B917E" w14:textId="77777777" w:rsidR="00787276" w:rsidRDefault="00787276">
                    <w:pPr>
                      <w:spacing w:before="72"/>
                      <w:ind w:right="-29"/>
                      <w:jc w:val="right"/>
                      <w:rPr>
                        <w:rFonts w:ascii="Helvetica"/>
                        <w:b/>
                        <w:sz w:val="10"/>
                      </w:rPr>
                    </w:pPr>
                    <w:r>
                      <w:rPr>
                        <w:rFonts w:ascii="Helvetica"/>
                        <w:b/>
                        <w:color w:val="0B775E"/>
                        <w:w w:val="99"/>
                        <w:sz w:val="10"/>
                      </w:rPr>
                      <w:t>F</w:t>
                    </w:r>
                  </w:p>
                </w:txbxContent>
              </v:textbox>
            </v:shape>
            <v:shape id="Text Box 2432" o:spid="_x0000_s1946" type="#_x0000_t202" style="position:absolute;left:9485;top:-254;width:92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43ywAAAOIAAAAPAAAAZHJzL2Rvd25yZXYueG1sRI9Pa8JA&#10;FMTvQr/D8gq91U1t8U90FbEVCgUxxoPH1+wzWcy+jdlV02/fLRS8DAzD/IaZLTpbiyu13jhW8NJP&#10;QBAXThsuFezz9fMYhA/IGmvHpOCHPCzmD70ZptrdOKPrLpQiQtinqKAKoUml9EVFFn3fNcQxO7rW&#10;Yoi2LaVu8RbhtpaDJBlKi4bjQoUNrSoqTruLVbA8cPZhzpvvbXbMTJ5PEv4anpR6euzep1GWUxCB&#10;unBv/CM+tYLB2+sI/i7FOyDnvwAAAP//AwBQSwECLQAUAAYACAAAACEA2+H2y+4AAACFAQAAEwAA&#10;AAAAAAAAAAAAAAAAAAAAW0NvbnRlbnRfVHlwZXNdLnhtbFBLAQItABQABgAIAAAAIQBa9CxbvwAA&#10;ABUBAAALAAAAAAAAAAAAAAAAAB8BAABfcmVscy8ucmVsc1BLAQItABQABgAIAAAAIQCWKi43ywAA&#10;AOIAAAAPAAAAAAAAAAAAAAAAAAcCAABkcnMvZG93bnJldi54bWxQSwUGAAAAAAMAAwC3AAAA/wIA&#10;AAAA&#10;" filled="f" stroked="f">
              <o:lock v:ext="edit" aspectratio="t" verticies="t" text="t" shapetype="t"/>
              <v:textbox inset="0,0,0,0">
                <w:txbxContent>
                  <w:p w14:paraId="0C58FF8C" w14:textId="77777777" w:rsidR="00787276" w:rsidRDefault="00787276">
                    <w:pPr>
                      <w:spacing w:before="1"/>
                      <w:rPr>
                        <w:rFonts w:ascii="Helvetica"/>
                        <w:b/>
                        <w:sz w:val="5"/>
                      </w:rPr>
                    </w:pPr>
                    <w:r>
                      <w:rPr>
                        <w:rFonts w:ascii="Helvetica"/>
                        <w:b/>
                        <w:color w:val="35274A"/>
                        <w:w w:val="110"/>
                        <w:sz w:val="5"/>
                      </w:rPr>
                      <w:t>FR</w:t>
                    </w:r>
                  </w:p>
                </w:txbxContent>
              </v:textbox>
            </v:shape>
            <w10:wrap anchorx="page"/>
          </v:group>
        </w:pict>
      </w:r>
      <w:r w:rsidR="00787276">
        <w:rPr>
          <w:rFonts w:ascii="Helvetica"/>
          <w:color w:val="4D4D4D"/>
          <w:sz w:val="8"/>
        </w:rPr>
        <w:t>0.2</w:t>
      </w:r>
    </w:p>
    <w:p w14:paraId="4899750D" w14:textId="77777777" w:rsidR="00371D9F" w:rsidRDefault="00371D9F">
      <w:pPr>
        <w:pStyle w:val="BodyText"/>
        <w:spacing w:before="10"/>
        <w:ind w:left="0"/>
        <w:rPr>
          <w:rFonts w:ascii="Helvetica"/>
          <w:sz w:val="18"/>
        </w:rPr>
      </w:pPr>
    </w:p>
    <w:p w14:paraId="422C3FC6" w14:textId="77777777" w:rsidR="00371D9F" w:rsidRDefault="00371D9F">
      <w:pPr>
        <w:pStyle w:val="BodyText"/>
        <w:spacing w:before="3"/>
        <w:ind w:left="0"/>
        <w:rPr>
          <w:rFonts w:ascii="Helvetica"/>
          <w:sz w:val="8"/>
        </w:rPr>
      </w:pPr>
    </w:p>
    <w:p w14:paraId="369776C8" w14:textId="77777777" w:rsidR="00371D9F" w:rsidRDefault="000A52AF">
      <w:pPr>
        <w:spacing w:before="1"/>
        <w:ind w:right="311"/>
        <w:jc w:val="center"/>
        <w:rPr>
          <w:rFonts w:ascii="Helvetica"/>
          <w:sz w:val="8"/>
        </w:rPr>
      </w:pPr>
      <w:r>
        <w:pict w14:anchorId="17DA2D5C">
          <v:shape id="_x0000_s1772" type="#_x0000_t202" alt="" style="position:absolute;left:0;text-align:left;margin-left:93.6pt;margin-top:-11.9pt;width:8.1pt;height:73.05pt;z-index:25164697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D6CC07E" w14:textId="77777777" w:rsidR="00787276" w:rsidRDefault="00787276">
                  <w:pPr>
                    <w:spacing w:before="24"/>
                    <w:ind w:left="20"/>
                    <w:rPr>
                      <w:rFonts w:ascii="Helvetica" w:hAnsi="Helvetica"/>
                      <w:sz w:val="10"/>
                    </w:rPr>
                  </w:pPr>
                  <w:r>
                    <w:rPr>
                      <w:rFonts w:ascii="Helvetica" w:hAnsi="Helvetica"/>
                      <w:sz w:val="10"/>
                    </w:rPr>
                    <w:t xml:space="preserve">Dimension 2. </w:t>
                  </w:r>
                  <w:r>
                    <w:rPr>
                      <w:rFonts w:ascii="Symbol" w:hAnsi="Symbol"/>
                      <w:sz w:val="10"/>
                    </w:rPr>
                    <w:t xml:space="preserve">λ = </w:t>
                  </w:r>
                  <w:r>
                    <w:rPr>
                      <w:rFonts w:ascii="Helvetica" w:hAnsi="Helvetica"/>
                      <w:sz w:val="10"/>
                    </w:rPr>
                    <w:t xml:space="preserve">0.02. </w:t>
                  </w:r>
                  <w:r>
                    <w:rPr>
                      <w:rFonts w:ascii="Symbol" w:hAnsi="Symbol"/>
                      <w:sz w:val="10"/>
                    </w:rPr>
                    <w:t xml:space="preserve">τ = </w:t>
                  </w:r>
                  <w:r>
                    <w:rPr>
                      <w:rFonts w:ascii="Helvetica" w:hAnsi="Helvetica"/>
                      <w:sz w:val="10"/>
                    </w:rPr>
                    <w:t>12%</w:t>
                  </w:r>
                </w:p>
              </w:txbxContent>
            </v:textbox>
            <w10:wrap anchorx="page"/>
          </v:shape>
        </w:pict>
      </w:r>
      <w:r>
        <w:pict w14:anchorId="2C0F2B9D">
          <v:shape id="_x0000_s1771" type="#_x0000_t202" alt="" style="position:absolute;left:0;text-align:left;margin-left:308.1pt;margin-top:-13.3pt;width:8.1pt;height:75.8pt;z-index:25164800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E737482" w14:textId="77777777" w:rsidR="00787276" w:rsidRDefault="00787276">
                  <w:pPr>
                    <w:spacing w:before="24"/>
                    <w:ind w:left="20"/>
                    <w:rPr>
                      <w:rFonts w:ascii="Helvetica" w:hAnsi="Helvetica"/>
                      <w:sz w:val="10"/>
                    </w:rPr>
                  </w:pPr>
                  <w:r>
                    <w:rPr>
                      <w:rFonts w:ascii="Helvetica" w:hAnsi="Helvetica"/>
                      <w:sz w:val="10"/>
                    </w:rPr>
                    <w:t xml:space="preserve">Dimension 2. </w:t>
                  </w:r>
                  <w:r>
                    <w:rPr>
                      <w:rFonts w:ascii="Symbol" w:hAnsi="Symbol"/>
                      <w:sz w:val="10"/>
                    </w:rPr>
                    <w:t xml:space="preserve">λ = </w:t>
                  </w:r>
                  <w:r>
                    <w:rPr>
                      <w:rFonts w:ascii="Helvetica" w:hAnsi="Helvetica"/>
                      <w:sz w:val="10"/>
                    </w:rPr>
                    <w:t xml:space="preserve">0.015. </w:t>
                  </w:r>
                  <w:r>
                    <w:rPr>
                      <w:rFonts w:ascii="Symbol" w:hAnsi="Symbol"/>
                      <w:sz w:val="10"/>
                    </w:rPr>
                    <w:t xml:space="preserve">τ = </w:t>
                  </w:r>
                  <w:r>
                    <w:rPr>
                      <w:rFonts w:ascii="Helvetica" w:hAnsi="Helvetica"/>
                      <w:sz w:val="10"/>
                    </w:rPr>
                    <w:t>11%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sz w:val="8"/>
        </w:rPr>
        <w:t>0.1</w:t>
      </w:r>
    </w:p>
    <w:p w14:paraId="6BB4A70D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0C799A1B" w14:textId="77777777" w:rsidR="00371D9F" w:rsidRDefault="00371D9F">
      <w:pPr>
        <w:pStyle w:val="BodyText"/>
        <w:spacing w:before="4"/>
        <w:ind w:left="0"/>
        <w:rPr>
          <w:rFonts w:ascii="Helvetica"/>
          <w:sz w:val="8"/>
        </w:rPr>
      </w:pPr>
    </w:p>
    <w:p w14:paraId="3019C55E" w14:textId="77777777" w:rsidR="00371D9F" w:rsidRDefault="00787276">
      <w:pPr>
        <w:ind w:right="8891"/>
        <w:jc w:val="center"/>
        <w:rPr>
          <w:rFonts w:ascii="Helvetica"/>
          <w:sz w:val="8"/>
        </w:rPr>
      </w:pPr>
      <w:r>
        <w:rPr>
          <w:rFonts w:ascii="Helvetica"/>
          <w:color w:val="4D4D4D"/>
          <w:sz w:val="8"/>
        </w:rPr>
        <w:t>0.0</w:t>
      </w:r>
    </w:p>
    <w:p w14:paraId="67B56C88" w14:textId="77777777" w:rsidR="00371D9F" w:rsidRDefault="00787276">
      <w:pPr>
        <w:spacing w:before="32"/>
        <w:ind w:right="311"/>
        <w:jc w:val="center"/>
        <w:rPr>
          <w:rFonts w:ascii="Helvetica"/>
          <w:sz w:val="8"/>
        </w:rPr>
      </w:pPr>
      <w:r>
        <w:rPr>
          <w:rFonts w:ascii="Helvetica"/>
          <w:color w:val="4D4D4D"/>
          <w:sz w:val="8"/>
        </w:rPr>
        <w:t>0.0</w:t>
      </w:r>
    </w:p>
    <w:p w14:paraId="36117EE4" w14:textId="77777777" w:rsidR="00371D9F" w:rsidRDefault="00371D9F">
      <w:pPr>
        <w:pStyle w:val="BodyText"/>
        <w:spacing w:before="10"/>
        <w:ind w:left="0"/>
        <w:rPr>
          <w:rFonts w:ascii="Helvetica"/>
          <w:sz w:val="18"/>
        </w:rPr>
      </w:pPr>
    </w:p>
    <w:p w14:paraId="583DB05E" w14:textId="77777777" w:rsidR="00371D9F" w:rsidRDefault="00371D9F">
      <w:pPr>
        <w:pStyle w:val="BodyText"/>
        <w:spacing w:before="3"/>
        <w:ind w:left="0"/>
        <w:rPr>
          <w:rFonts w:ascii="Helvetica"/>
          <w:sz w:val="8"/>
        </w:rPr>
      </w:pPr>
    </w:p>
    <w:p w14:paraId="51A3E130" w14:textId="77777777" w:rsidR="00371D9F" w:rsidRDefault="00787276">
      <w:pPr>
        <w:spacing w:before="1"/>
        <w:ind w:right="358"/>
        <w:jc w:val="center"/>
        <w:rPr>
          <w:rFonts w:ascii="Helvetica" w:hAnsi="Helvetica"/>
          <w:sz w:val="8"/>
        </w:rPr>
      </w:pPr>
      <w:r>
        <w:rPr>
          <w:rFonts w:ascii="Helvetica" w:hAnsi="Helvetica"/>
          <w:color w:val="4D4D4D"/>
          <w:sz w:val="8"/>
        </w:rPr>
        <w:t>−0.1</w:t>
      </w:r>
    </w:p>
    <w:p w14:paraId="1702BC84" w14:textId="77777777" w:rsidR="00371D9F" w:rsidRDefault="00371D9F">
      <w:pPr>
        <w:pStyle w:val="BodyText"/>
        <w:spacing w:before="9"/>
        <w:ind w:left="0"/>
        <w:rPr>
          <w:rFonts w:ascii="Helvetica"/>
          <w:sz w:val="18"/>
        </w:rPr>
      </w:pPr>
    </w:p>
    <w:p w14:paraId="5F06D1C4" w14:textId="77777777" w:rsidR="00371D9F" w:rsidRDefault="00371D9F">
      <w:pPr>
        <w:rPr>
          <w:rFonts w:ascii="Helvetica"/>
          <w:sz w:val="18"/>
        </w:r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23AA46CA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566A6D27" w14:textId="77777777" w:rsidR="00371D9F" w:rsidRDefault="00371D9F">
      <w:pPr>
        <w:pStyle w:val="BodyText"/>
        <w:spacing w:before="1"/>
        <w:ind w:left="0"/>
        <w:rPr>
          <w:rFonts w:ascii="Helvetica"/>
          <w:sz w:val="7"/>
        </w:rPr>
      </w:pPr>
    </w:p>
    <w:p w14:paraId="4BEA4CBB" w14:textId="77777777" w:rsidR="00371D9F" w:rsidRDefault="00787276">
      <w:pPr>
        <w:ind w:right="38"/>
        <w:jc w:val="right"/>
        <w:rPr>
          <w:rFonts w:ascii="Helvetica" w:hAnsi="Helvetica"/>
          <w:sz w:val="8"/>
        </w:rPr>
      </w:pPr>
      <w:r>
        <w:rPr>
          <w:rFonts w:ascii="Helvetica" w:hAnsi="Helvetica"/>
          <w:color w:val="4D4D4D"/>
          <w:sz w:val="8"/>
        </w:rPr>
        <w:t>−0.2</w:t>
      </w:r>
    </w:p>
    <w:p w14:paraId="768E7A6C" w14:textId="77777777" w:rsidR="00371D9F" w:rsidRDefault="00787276">
      <w:pPr>
        <w:pStyle w:val="BodyText"/>
        <w:spacing w:before="4"/>
        <w:ind w:left="0"/>
        <w:rPr>
          <w:rFonts w:ascii="Helvetica"/>
          <w:sz w:val="8"/>
        </w:rPr>
      </w:pPr>
      <w:r>
        <w:br w:type="column"/>
      </w:r>
    </w:p>
    <w:p w14:paraId="52FB6EEE" w14:textId="77777777" w:rsidR="00371D9F" w:rsidRDefault="00787276">
      <w:pPr>
        <w:ind w:left="1099"/>
        <w:rPr>
          <w:rFonts w:ascii="Helvetica" w:hAnsi="Helvetica"/>
          <w:sz w:val="8"/>
        </w:rPr>
      </w:pPr>
      <w:r>
        <w:rPr>
          <w:rFonts w:ascii="Helvetica" w:hAnsi="Helvetica"/>
          <w:color w:val="4D4D4D"/>
          <w:sz w:val="8"/>
        </w:rPr>
        <w:t>−0.2</w:t>
      </w:r>
    </w:p>
    <w:p w14:paraId="12DB774E" w14:textId="77777777" w:rsidR="00371D9F" w:rsidRDefault="00371D9F">
      <w:pPr>
        <w:rPr>
          <w:rFonts w:ascii="Helvetica" w:hAnsi="Helvetica"/>
          <w:sz w:val="8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2" w:space="720" w:equalWidth="0">
            <w:col w:w="1300" w:space="2990"/>
            <w:col w:w="7010"/>
          </w:cols>
        </w:sectPr>
      </w:pPr>
    </w:p>
    <w:p w14:paraId="087CB2D2" w14:textId="77777777" w:rsidR="00371D9F" w:rsidRDefault="00371D9F">
      <w:pPr>
        <w:pStyle w:val="BodyText"/>
        <w:spacing w:before="1"/>
        <w:ind w:left="0"/>
        <w:rPr>
          <w:rFonts w:ascii="Helvetica"/>
          <w:sz w:val="12"/>
        </w:rPr>
      </w:pPr>
    </w:p>
    <w:p w14:paraId="32E4E0B5" w14:textId="77777777" w:rsidR="00371D9F" w:rsidRDefault="00371D9F">
      <w:pPr>
        <w:rPr>
          <w:rFonts w:ascii="Helvetica"/>
          <w:sz w:val="12"/>
        </w:r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118D3EFF" w14:textId="77777777" w:rsidR="00371D9F" w:rsidRDefault="00371D9F">
      <w:pPr>
        <w:pStyle w:val="BodyText"/>
        <w:spacing w:before="3"/>
        <w:ind w:left="0"/>
        <w:rPr>
          <w:rFonts w:ascii="Helvetica"/>
          <w:sz w:val="8"/>
        </w:rPr>
      </w:pPr>
    </w:p>
    <w:p w14:paraId="72B67BCC" w14:textId="77777777" w:rsidR="00371D9F" w:rsidRDefault="00787276">
      <w:pPr>
        <w:jc w:val="right"/>
        <w:rPr>
          <w:rFonts w:ascii="Helvetica" w:hAnsi="Helvetica"/>
          <w:sz w:val="8"/>
        </w:rPr>
      </w:pPr>
      <w:r>
        <w:rPr>
          <w:rFonts w:ascii="Helvetica" w:hAnsi="Helvetica"/>
          <w:color w:val="4D4D4D"/>
          <w:sz w:val="8"/>
        </w:rPr>
        <w:t>−0.3</w:t>
      </w:r>
    </w:p>
    <w:p w14:paraId="5DB84608" w14:textId="77777777" w:rsidR="00371D9F" w:rsidRDefault="00787276">
      <w:pPr>
        <w:pStyle w:val="BodyText"/>
        <w:spacing w:before="0"/>
        <w:ind w:left="0"/>
        <w:rPr>
          <w:rFonts w:ascii="Helvetica"/>
          <w:sz w:val="8"/>
        </w:rPr>
      </w:pPr>
      <w:r>
        <w:br w:type="column"/>
      </w:r>
    </w:p>
    <w:p w14:paraId="016383BE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61C1B38A" w14:textId="77777777" w:rsidR="00371D9F" w:rsidRDefault="00787276">
      <w:pPr>
        <w:spacing w:before="69"/>
        <w:jc w:val="right"/>
        <w:rPr>
          <w:rFonts w:ascii="Helvetica" w:hAnsi="Helvetica"/>
          <w:sz w:val="8"/>
        </w:rPr>
      </w:pPr>
      <w:r>
        <w:rPr>
          <w:rFonts w:ascii="Helvetica" w:hAnsi="Helvetica"/>
          <w:color w:val="4D4D4D"/>
          <w:sz w:val="8"/>
        </w:rPr>
        <w:t>−0.25</w:t>
      </w:r>
    </w:p>
    <w:p w14:paraId="5F1192B8" w14:textId="77777777" w:rsidR="00371D9F" w:rsidRDefault="00787276">
      <w:pPr>
        <w:pStyle w:val="BodyText"/>
        <w:spacing w:before="0"/>
        <w:ind w:left="0"/>
        <w:rPr>
          <w:rFonts w:ascii="Helvetica"/>
          <w:sz w:val="8"/>
        </w:rPr>
      </w:pPr>
      <w:r>
        <w:br w:type="column"/>
      </w:r>
    </w:p>
    <w:p w14:paraId="40367D20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056B1E21" w14:textId="77777777" w:rsidR="00371D9F" w:rsidRDefault="00787276">
      <w:pPr>
        <w:spacing w:before="69"/>
        <w:ind w:left="791" w:right="547"/>
        <w:jc w:val="center"/>
        <w:rPr>
          <w:rFonts w:ascii="Helvetica"/>
          <w:sz w:val="8"/>
        </w:rPr>
      </w:pPr>
      <w:r>
        <w:rPr>
          <w:rFonts w:ascii="Helvetica"/>
          <w:color w:val="4D4D4D"/>
          <w:sz w:val="8"/>
        </w:rPr>
        <w:t>0.00</w:t>
      </w:r>
    </w:p>
    <w:p w14:paraId="796F81DF" w14:textId="77777777" w:rsidR="00371D9F" w:rsidRDefault="00787276">
      <w:pPr>
        <w:spacing w:before="3"/>
        <w:ind w:left="58"/>
        <w:rPr>
          <w:rFonts w:ascii="Helvetica" w:hAnsi="Helvetica"/>
          <w:sz w:val="10"/>
        </w:rPr>
      </w:pPr>
      <w:r>
        <w:rPr>
          <w:rFonts w:ascii="Helvetica" w:hAnsi="Helvetica"/>
          <w:sz w:val="10"/>
        </w:rPr>
        <w:t xml:space="preserve">Dimension 1. </w:t>
      </w:r>
      <w:r>
        <w:rPr>
          <w:rFonts w:ascii="Symbol" w:hAnsi="Symbol"/>
          <w:sz w:val="10"/>
        </w:rPr>
        <w:t xml:space="preserve">λ = </w:t>
      </w:r>
      <w:r>
        <w:rPr>
          <w:rFonts w:ascii="Helvetica" w:hAnsi="Helvetica"/>
          <w:sz w:val="10"/>
        </w:rPr>
        <w:t xml:space="preserve">0.029. </w:t>
      </w:r>
      <w:r>
        <w:rPr>
          <w:rFonts w:ascii="Symbol" w:hAnsi="Symbol"/>
          <w:sz w:val="10"/>
        </w:rPr>
        <w:t xml:space="preserve">τ = </w:t>
      </w:r>
      <w:r>
        <w:rPr>
          <w:rFonts w:ascii="Helvetica" w:hAnsi="Helvetica"/>
          <w:sz w:val="10"/>
        </w:rPr>
        <w:t>16%</w:t>
      </w:r>
    </w:p>
    <w:p w14:paraId="45D63675" w14:textId="77777777" w:rsidR="00371D9F" w:rsidRDefault="00787276">
      <w:pPr>
        <w:pStyle w:val="BodyText"/>
        <w:spacing w:before="0"/>
        <w:ind w:left="0"/>
        <w:rPr>
          <w:rFonts w:ascii="Helvetica"/>
          <w:sz w:val="8"/>
        </w:rPr>
      </w:pPr>
      <w:r>
        <w:br w:type="column"/>
      </w:r>
    </w:p>
    <w:p w14:paraId="45F3F674" w14:textId="77777777" w:rsidR="00371D9F" w:rsidRDefault="00371D9F">
      <w:pPr>
        <w:pStyle w:val="BodyText"/>
        <w:spacing w:before="0"/>
        <w:ind w:left="0"/>
        <w:rPr>
          <w:rFonts w:ascii="Helvetica"/>
          <w:sz w:val="8"/>
        </w:rPr>
      </w:pPr>
    </w:p>
    <w:p w14:paraId="3B4292B6" w14:textId="77777777" w:rsidR="00371D9F" w:rsidRDefault="00787276">
      <w:pPr>
        <w:spacing w:before="69"/>
        <w:ind w:left="268"/>
        <w:rPr>
          <w:rFonts w:ascii="Helvetica"/>
          <w:sz w:val="8"/>
        </w:rPr>
      </w:pPr>
      <w:r>
        <w:rPr>
          <w:rFonts w:ascii="Helvetica"/>
          <w:color w:val="4D4D4D"/>
          <w:sz w:val="8"/>
        </w:rPr>
        <w:t>0.25</w:t>
      </w:r>
    </w:p>
    <w:p w14:paraId="04033067" w14:textId="77777777" w:rsidR="00371D9F" w:rsidRDefault="00371D9F">
      <w:pPr>
        <w:rPr>
          <w:rFonts w:ascii="Helvetica"/>
          <w:sz w:val="8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4" w:space="720" w:equalWidth="0">
            <w:col w:w="5550" w:space="40"/>
            <w:col w:w="1062" w:space="39"/>
            <w:col w:w="1535" w:space="40"/>
            <w:col w:w="3034"/>
          </w:cols>
        </w:sectPr>
      </w:pPr>
    </w:p>
    <w:p w14:paraId="0964A28F" w14:textId="77777777" w:rsidR="00371D9F" w:rsidRDefault="00371D9F">
      <w:pPr>
        <w:pStyle w:val="BodyText"/>
        <w:spacing w:before="5"/>
        <w:ind w:left="0"/>
        <w:rPr>
          <w:rFonts w:ascii="Helvetica"/>
          <w:sz w:val="22"/>
        </w:rPr>
      </w:pPr>
    </w:p>
    <w:p w14:paraId="74BCF1D5" w14:textId="77777777" w:rsidR="00371D9F" w:rsidRDefault="00371D9F">
      <w:pPr>
        <w:pStyle w:val="BodyText"/>
        <w:spacing w:before="3"/>
        <w:ind w:left="0"/>
        <w:rPr>
          <w:rFonts w:ascii="Helvetica"/>
          <w:sz w:val="8"/>
        </w:rPr>
      </w:pPr>
    </w:p>
    <w:p w14:paraId="0F9666D4" w14:textId="77777777" w:rsidR="00371D9F" w:rsidRDefault="00787276">
      <w:pPr>
        <w:tabs>
          <w:tab w:val="left" w:pos="1054"/>
          <w:tab w:val="left" w:pos="2085"/>
        </w:tabs>
        <w:ind w:right="4930"/>
        <w:jc w:val="center"/>
        <w:rPr>
          <w:rFonts w:ascii="Helvetica" w:hAnsi="Helvetica"/>
          <w:sz w:val="8"/>
        </w:rPr>
      </w:pPr>
      <w:r>
        <w:rPr>
          <w:rFonts w:ascii="Helvetica" w:hAnsi="Helvetica"/>
          <w:color w:val="4D4D4D"/>
          <w:sz w:val="8"/>
        </w:rPr>
        <w:t>−0.2</w:t>
      </w:r>
      <w:r>
        <w:rPr>
          <w:rFonts w:ascii="Helvetica" w:hAnsi="Helvetica"/>
          <w:color w:val="4D4D4D"/>
          <w:sz w:val="8"/>
        </w:rPr>
        <w:tab/>
        <w:t>0.0</w:t>
      </w:r>
      <w:r>
        <w:rPr>
          <w:rFonts w:ascii="Helvetica" w:hAnsi="Helvetica"/>
          <w:color w:val="4D4D4D"/>
          <w:sz w:val="8"/>
        </w:rPr>
        <w:tab/>
        <w:t>0.2</w:t>
      </w:r>
    </w:p>
    <w:p w14:paraId="17F37C9B" w14:textId="77777777" w:rsidR="00371D9F" w:rsidRDefault="00787276">
      <w:pPr>
        <w:spacing w:before="3"/>
        <w:ind w:right="4902"/>
        <w:jc w:val="center"/>
        <w:rPr>
          <w:rFonts w:ascii="Helvetica" w:hAnsi="Helvetica"/>
          <w:sz w:val="10"/>
        </w:rPr>
      </w:pPr>
      <w:r>
        <w:rPr>
          <w:rFonts w:ascii="Helvetica" w:hAnsi="Helvetica"/>
          <w:sz w:val="10"/>
        </w:rPr>
        <w:t xml:space="preserve">Dimension 1.  </w:t>
      </w:r>
      <w:r>
        <w:rPr>
          <w:rFonts w:ascii="Symbol" w:hAnsi="Symbol"/>
          <w:sz w:val="10"/>
        </w:rPr>
        <w:t xml:space="preserve">λ = </w:t>
      </w:r>
      <w:r>
        <w:rPr>
          <w:rFonts w:ascii="Helvetica" w:hAnsi="Helvetica"/>
          <w:sz w:val="10"/>
        </w:rPr>
        <w:t xml:space="preserve">0.033. </w:t>
      </w:r>
      <w:r>
        <w:rPr>
          <w:rFonts w:ascii="Symbol" w:hAnsi="Symbol"/>
          <w:sz w:val="10"/>
        </w:rPr>
        <w:t xml:space="preserve">τ =  </w:t>
      </w:r>
      <w:r>
        <w:rPr>
          <w:rFonts w:ascii="Helvetica" w:hAnsi="Helvetica"/>
          <w:sz w:val="10"/>
        </w:rPr>
        <w:t>15%</w:t>
      </w:r>
    </w:p>
    <w:p w14:paraId="72FFF283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6007923C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1D81F160" w14:textId="77777777" w:rsidR="00371D9F" w:rsidRDefault="00371D9F">
      <w:pPr>
        <w:pStyle w:val="BodyText"/>
        <w:spacing w:before="4"/>
        <w:ind w:left="0"/>
        <w:rPr>
          <w:rFonts w:ascii="Helvetica"/>
          <w:sz w:val="17"/>
        </w:rPr>
      </w:pPr>
    </w:p>
    <w:p w14:paraId="1D15A0BB" w14:textId="77777777" w:rsidR="00371D9F" w:rsidRDefault="00787276">
      <w:pPr>
        <w:spacing w:before="145"/>
        <w:ind w:left="487"/>
        <w:rPr>
          <w:i/>
          <w:sz w:val="24"/>
        </w:rPr>
      </w:pPr>
      <w:r>
        <w:rPr>
          <w:i/>
          <w:sz w:val="24"/>
        </w:rPr>
        <w:t>Figure 11</w:t>
      </w:r>
    </w:p>
    <w:p w14:paraId="61C3E9E4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33F0C65E" w14:textId="77777777" w:rsidR="00371D9F" w:rsidRDefault="00371D9F">
      <w:pPr>
        <w:pStyle w:val="BodyText"/>
        <w:spacing w:before="10"/>
        <w:ind w:left="0"/>
        <w:rPr>
          <w:i/>
        </w:rPr>
      </w:pPr>
    </w:p>
    <w:p w14:paraId="36F6C543" w14:textId="77777777" w:rsidR="00371D9F" w:rsidRDefault="00787276">
      <w:pPr>
        <w:pStyle w:val="Heading3"/>
      </w:pPr>
      <w:r>
        <w:rPr>
          <w:rFonts w:ascii="Arial"/>
          <w:b w:val="0"/>
          <w:w w:val="110"/>
          <w:sz w:val="12"/>
        </w:rPr>
        <w:t>508</w:t>
      </w:r>
      <w:bookmarkStart w:id="189" w:name="Experiment_3:_Combined_Surveys"/>
      <w:bookmarkEnd w:id="189"/>
      <w:r>
        <w:rPr>
          <w:rFonts w:ascii="Arial"/>
          <w:b w:val="0"/>
          <w:w w:val="110"/>
          <w:sz w:val="12"/>
        </w:rPr>
        <w:t xml:space="preserve"> </w:t>
      </w:r>
      <w:r>
        <w:rPr>
          <w:w w:val="110"/>
        </w:rPr>
        <w:t>Experiment 3: Combined Surveys</w:t>
      </w:r>
    </w:p>
    <w:p w14:paraId="33FA6F43" w14:textId="77777777" w:rsidR="00371D9F" w:rsidRDefault="00371D9F">
      <w:pPr>
        <w:pStyle w:val="BodyText"/>
        <w:spacing w:before="6"/>
        <w:ind w:left="0"/>
        <w:rPr>
          <w:b/>
          <w:sz w:val="33"/>
        </w:rPr>
      </w:pPr>
    </w:p>
    <w:p w14:paraId="298B219A" w14:textId="77777777" w:rsidR="00371D9F" w:rsidRDefault="00787276">
      <w:pPr>
        <w:pStyle w:val="BodyText"/>
        <w:tabs>
          <w:tab w:val="left" w:pos="1075"/>
        </w:tabs>
        <w:spacing w:before="0"/>
      </w:pPr>
      <w:r>
        <w:rPr>
          <w:rFonts w:ascii="Arial"/>
          <w:w w:val="105"/>
          <w:sz w:val="12"/>
        </w:rPr>
        <w:t>509</w:t>
      </w:r>
      <w:r>
        <w:rPr>
          <w:rFonts w:ascii="Arial"/>
          <w:w w:val="105"/>
          <w:sz w:val="12"/>
        </w:rPr>
        <w:tab/>
      </w:r>
      <w:r>
        <w:rPr>
          <w:w w:val="105"/>
        </w:rPr>
        <w:t>Experiment</w:t>
      </w:r>
      <w:r>
        <w:rPr>
          <w:spacing w:val="13"/>
          <w:w w:val="105"/>
        </w:rPr>
        <w:t xml:space="preserve"> </w:t>
      </w:r>
      <w:r>
        <w:rPr>
          <w:w w:val="105"/>
        </w:rPr>
        <w:t>3</w:t>
      </w:r>
      <w:r>
        <w:rPr>
          <w:spacing w:val="14"/>
          <w:w w:val="105"/>
        </w:rPr>
        <w:t xml:space="preserve"> </w:t>
      </w:r>
      <w:r>
        <w:rPr>
          <w:w w:val="105"/>
        </w:rPr>
        <w:t>used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pseudo-contingency</w:t>
      </w:r>
      <w:r>
        <w:rPr>
          <w:spacing w:val="14"/>
          <w:w w:val="105"/>
        </w:rPr>
        <w:t xml:space="preserve"> </w:t>
      </w:r>
      <w:r>
        <w:rPr>
          <w:w w:val="105"/>
        </w:rPr>
        <w:t>tables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experiments</w:t>
      </w:r>
      <w:r>
        <w:rPr>
          <w:spacing w:val="14"/>
          <w:w w:val="105"/>
        </w:rPr>
        <w:t xml:space="preserve"> </w:t>
      </w:r>
      <w:r>
        <w:rPr>
          <w:w w:val="105"/>
        </w:rPr>
        <w:t>1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2</w:t>
      </w:r>
      <w:r>
        <w:rPr>
          <w:spacing w:val="13"/>
          <w:w w:val="105"/>
        </w:rPr>
        <w:t xml:space="preserve"> </w:t>
      </w:r>
      <w:r>
        <w:rPr>
          <w:w w:val="105"/>
        </w:rPr>
        <w:t>together.</w:t>
      </w:r>
    </w:p>
    <w:p w14:paraId="5994D6A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510 </w:t>
      </w:r>
      <w:r>
        <w:rPr>
          <w:w w:val="105"/>
        </w:rPr>
        <w:t>Since excerpts 6 and 14 were excluded from analysis for experiment 1, we also removed</w:t>
      </w:r>
    </w:p>
    <w:p w14:paraId="3DFAB57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511 </w:t>
      </w:r>
      <w:r>
        <w:rPr>
          <w:w w:val="105"/>
        </w:rPr>
        <w:t>those rows from the contingency table for experiment 2. This is so that the dimensions of</w:t>
      </w:r>
    </w:p>
    <w:p w14:paraId="5611051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512 </w:t>
      </w:r>
      <w:r>
        <w:rPr>
          <w:w w:val="105"/>
        </w:rPr>
        <w:t>the two tables for this PLSC would be conformable (remember that we need the same rows</w:t>
      </w:r>
    </w:p>
    <w:p w14:paraId="65FD92F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513 </w:t>
      </w:r>
      <w:r>
        <w:rPr>
          <w:w w:val="105"/>
        </w:rPr>
        <w:t>or columns in both tables for this analysis). The point of this experiment is to identify the</w:t>
      </w:r>
    </w:p>
    <w:p w14:paraId="4BFC8D89" w14:textId="77777777" w:rsidR="00371D9F" w:rsidRDefault="00371D9F">
      <w:p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32CE9F41" w14:textId="77777777" w:rsidR="00371D9F" w:rsidRDefault="00787276">
      <w:pPr>
        <w:pStyle w:val="BodyText"/>
        <w:spacing w:before="239"/>
      </w:pPr>
      <w:r>
        <w:rPr>
          <w:rFonts w:ascii="Arial"/>
          <w:w w:val="105"/>
          <w:sz w:val="12"/>
        </w:rPr>
        <w:lastRenderedPageBreak/>
        <w:t xml:space="preserve">514 </w:t>
      </w:r>
      <w:r>
        <w:rPr>
          <w:w w:val="105"/>
        </w:rPr>
        <w:t>strongest covariance between the two tables - that is, the strongest shared signal between</w:t>
      </w:r>
    </w:p>
    <w:p w14:paraId="3BC05C53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515      </w:t>
      </w:r>
      <w:proofErr w:type="gramStart"/>
      <w:r>
        <w:rPr>
          <w:spacing w:val="-5"/>
          <w:w w:val="105"/>
        </w:rPr>
        <w:t xml:space="preserve">two  </w:t>
      </w:r>
      <w:r>
        <w:rPr>
          <w:w w:val="105"/>
        </w:rPr>
        <w:t>data</w:t>
      </w:r>
      <w:proofErr w:type="gramEnd"/>
      <w:r>
        <w:rPr>
          <w:w w:val="105"/>
        </w:rPr>
        <w:t xml:space="preserve"> tables.  Now, this is not to </w:t>
      </w:r>
      <w:proofErr w:type="gramStart"/>
      <w:r>
        <w:rPr>
          <w:spacing w:val="-3"/>
          <w:w w:val="105"/>
        </w:rPr>
        <w:t xml:space="preserve">say  </w:t>
      </w:r>
      <w:r>
        <w:rPr>
          <w:w w:val="105"/>
        </w:rPr>
        <w:t>that</w:t>
      </w:r>
      <w:proofErr w:type="gramEnd"/>
      <w:r>
        <w:rPr>
          <w:w w:val="105"/>
        </w:rPr>
        <w:t xml:space="preserve"> these </w:t>
      </w:r>
      <w:r>
        <w:rPr>
          <w:spacing w:val="-5"/>
          <w:w w:val="105"/>
        </w:rPr>
        <w:t xml:space="preserve">two  </w:t>
      </w:r>
      <w:r>
        <w:rPr>
          <w:w w:val="105"/>
        </w:rPr>
        <w:t xml:space="preserve">tables are evaluating the same </w:t>
      </w:r>
      <w:r>
        <w:rPr>
          <w:spacing w:val="23"/>
          <w:w w:val="105"/>
        </w:rPr>
        <w:t xml:space="preserve"> </w:t>
      </w:r>
      <w:r>
        <w:rPr>
          <w:w w:val="105"/>
        </w:rPr>
        <w:t>thing.</w:t>
      </w:r>
    </w:p>
    <w:p w14:paraId="5DA2C29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516    </w:t>
      </w:r>
      <w:r>
        <w:rPr>
          <w:rFonts w:ascii="Arial"/>
          <w:spacing w:val="9"/>
          <w:w w:val="105"/>
          <w:sz w:val="12"/>
        </w:rPr>
        <w:t xml:space="preserve"> </w:t>
      </w:r>
      <w:r>
        <w:rPr>
          <w:w w:val="105"/>
        </w:rPr>
        <w:t>Instead</w:t>
      </w:r>
      <w:r>
        <w:rPr>
          <w:spacing w:val="8"/>
          <w:w w:val="105"/>
        </w:rPr>
        <w:t xml:space="preserve"> </w:t>
      </w:r>
      <w:r>
        <w:rPr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w w:val="105"/>
        </w:rPr>
        <w:t>allows</w:t>
      </w:r>
      <w:r>
        <w:rPr>
          <w:spacing w:val="9"/>
          <w:w w:val="105"/>
        </w:rPr>
        <w:t xml:space="preserve"> </w:t>
      </w:r>
      <w:r>
        <w:rPr>
          <w:w w:val="105"/>
        </w:rPr>
        <w:t>us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see</w:t>
      </w:r>
      <w:r>
        <w:rPr>
          <w:spacing w:val="9"/>
          <w:w w:val="105"/>
        </w:rPr>
        <w:t xml:space="preserve"> </w:t>
      </w:r>
      <w:r>
        <w:rPr>
          <w:w w:val="105"/>
        </w:rPr>
        <w:t>what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most</w:t>
      </w:r>
      <w:r>
        <w:rPr>
          <w:spacing w:val="9"/>
          <w:w w:val="105"/>
        </w:rPr>
        <w:t xml:space="preserve"> </w:t>
      </w:r>
      <w:r>
        <w:rPr>
          <w:w w:val="105"/>
        </w:rPr>
        <w:t>common</w:t>
      </w:r>
      <w:r>
        <w:rPr>
          <w:spacing w:val="8"/>
          <w:w w:val="105"/>
        </w:rPr>
        <w:t xml:space="preserve"> </w:t>
      </w:r>
      <w:r>
        <w:rPr>
          <w:w w:val="105"/>
        </w:rPr>
        <w:t>between</w:t>
      </w:r>
      <w:r>
        <w:rPr>
          <w:spacing w:val="8"/>
          <w:w w:val="105"/>
        </w:rPr>
        <w:t xml:space="preserve"> </w:t>
      </w:r>
      <w:r>
        <w:rPr>
          <w:spacing w:val="-5"/>
          <w:w w:val="105"/>
        </w:rPr>
        <w:t>two</w:t>
      </w:r>
      <w:r>
        <w:rPr>
          <w:spacing w:val="9"/>
          <w:w w:val="105"/>
        </w:rPr>
        <w:t xml:space="preserve"> </w:t>
      </w:r>
      <w:r>
        <w:rPr>
          <w:w w:val="105"/>
        </w:rPr>
        <w:t>sets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different</w:t>
      </w:r>
      <w:r>
        <w:rPr>
          <w:spacing w:val="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8"/>
          <w:w w:val="105"/>
        </w:rPr>
        <w:t xml:space="preserve"> </w:t>
      </w:r>
      <w:r>
        <w:rPr>
          <w:w w:val="105"/>
        </w:rPr>
        <w:t>-</w:t>
      </w:r>
    </w:p>
    <w:p w14:paraId="480F8D38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517 </w:t>
      </w:r>
      <w:r>
        <w:rPr>
          <w:w w:val="105"/>
        </w:rPr>
        <w:t xml:space="preserve">how often an excerpt was associated with </w:t>
      </w:r>
      <w:r>
        <w:rPr>
          <w:i/>
          <w:w w:val="105"/>
        </w:rPr>
        <w:t xml:space="preserve">both </w:t>
      </w:r>
      <w:r>
        <w:rPr>
          <w:w w:val="105"/>
        </w:rPr>
        <w:t>a musical quality and an adjective. The</w:t>
      </w:r>
    </w:p>
    <w:p w14:paraId="17A974F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518 </w:t>
      </w:r>
      <w:r>
        <w:rPr>
          <w:w w:val="105"/>
        </w:rPr>
        <w:t>visualizations below allow us to see which variables from each of the two tables correspond</w:t>
      </w:r>
    </w:p>
    <w:p w14:paraId="5AF7DBA0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519     </w:t>
      </w:r>
      <w:r>
        <w:rPr>
          <w:w w:val="105"/>
        </w:rPr>
        <w:t xml:space="preserve">with </w:t>
      </w:r>
      <w:proofErr w:type="gramStart"/>
      <w:r>
        <w:rPr>
          <w:w w:val="105"/>
        </w:rPr>
        <w:t>one another;</w:t>
      </w:r>
      <w:proofErr w:type="gramEnd"/>
      <w:r>
        <w:rPr>
          <w:w w:val="105"/>
        </w:rPr>
        <w:t xml:space="preserve"> which adjectives are associated with which musical dimensions. </w:t>
      </w:r>
      <w:r>
        <w:rPr>
          <w:spacing w:val="23"/>
          <w:w w:val="105"/>
        </w:rPr>
        <w:t xml:space="preserve"> </w:t>
      </w:r>
      <w:r>
        <w:rPr>
          <w:w w:val="105"/>
        </w:rPr>
        <w:t>Even</w:t>
      </w:r>
    </w:p>
    <w:p w14:paraId="71B16B0E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520      </w:t>
      </w:r>
      <w:r>
        <w:rPr>
          <w:w w:val="105"/>
        </w:rPr>
        <w:t xml:space="preserve">though both individual tables </w:t>
      </w:r>
      <w:proofErr w:type="gramStart"/>
      <w:r>
        <w:rPr>
          <w:spacing w:val="-4"/>
          <w:w w:val="105"/>
        </w:rPr>
        <w:t xml:space="preserve">have  </w:t>
      </w:r>
      <w:r>
        <w:rPr>
          <w:w w:val="105"/>
        </w:rPr>
        <w:t>their</w:t>
      </w:r>
      <w:proofErr w:type="gramEnd"/>
      <w:r>
        <w:rPr>
          <w:w w:val="105"/>
        </w:rPr>
        <w:t xml:space="preserve"> </w:t>
      </w:r>
      <w:r>
        <w:rPr>
          <w:spacing w:val="-3"/>
          <w:w w:val="105"/>
        </w:rPr>
        <w:t xml:space="preserve">own  </w:t>
      </w:r>
      <w:r>
        <w:rPr>
          <w:w w:val="105"/>
        </w:rPr>
        <w:t xml:space="preserve">factor spaces, plotting the common </w:t>
      </w:r>
      <w:r>
        <w:rPr>
          <w:spacing w:val="30"/>
          <w:w w:val="105"/>
        </w:rPr>
        <w:t xml:space="preserve"> </w:t>
      </w:r>
      <w:r>
        <w:rPr>
          <w:w w:val="105"/>
        </w:rPr>
        <w:t>factor</w:t>
      </w:r>
    </w:p>
    <w:p w14:paraId="3E64E17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521 </w:t>
      </w:r>
      <w:r>
        <w:rPr>
          <w:w w:val="105"/>
        </w:rPr>
        <w:t>space between the two should allow us to see which excerpts are separated from one</w:t>
      </w:r>
    </w:p>
    <w:p w14:paraId="3F29482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>522</w:t>
      </w:r>
      <w:bookmarkStart w:id="190" w:name="Results"/>
      <w:bookmarkEnd w:id="190"/>
      <w:r>
        <w:rPr>
          <w:rFonts w:ascii="Arial"/>
          <w:w w:val="105"/>
          <w:sz w:val="12"/>
        </w:rPr>
        <w:t xml:space="preserve"> </w:t>
      </w:r>
      <w:r>
        <w:rPr>
          <w:w w:val="105"/>
        </w:rPr>
        <w:t>another using data from both</w:t>
      </w:r>
      <w:r>
        <w:rPr>
          <w:spacing w:val="60"/>
          <w:w w:val="105"/>
        </w:rPr>
        <w:t xml:space="preserve"> </w:t>
      </w:r>
      <w:r>
        <w:rPr>
          <w:w w:val="105"/>
        </w:rPr>
        <w:t>surveys.</w:t>
      </w:r>
    </w:p>
    <w:p w14:paraId="2DC1B811" w14:textId="77777777" w:rsidR="00371D9F" w:rsidRDefault="00787276">
      <w:pPr>
        <w:pStyle w:val="BodyText"/>
        <w:tabs>
          <w:tab w:val="left" w:pos="1075"/>
          <w:tab w:val="left" w:pos="2254"/>
        </w:tabs>
        <w:spacing w:before="219"/>
      </w:pPr>
      <w:r>
        <w:rPr>
          <w:rFonts w:ascii="Arial"/>
          <w:w w:val="105"/>
          <w:sz w:val="12"/>
        </w:rPr>
        <w:t>523</w:t>
      </w:r>
      <w:r>
        <w:rPr>
          <w:rFonts w:ascii="Arial"/>
          <w:w w:val="105"/>
          <w:sz w:val="12"/>
        </w:rPr>
        <w:tab/>
      </w:r>
      <w:r>
        <w:rPr>
          <w:b/>
          <w:w w:val="105"/>
        </w:rPr>
        <w:t>Results.</w:t>
      </w:r>
      <w:r>
        <w:rPr>
          <w:b/>
          <w:w w:val="105"/>
        </w:rPr>
        <w:tab/>
      </w:r>
      <w:r>
        <w:rPr>
          <w:w w:val="105"/>
        </w:rPr>
        <w:t>This</w:t>
      </w:r>
      <w:r>
        <w:rPr>
          <w:spacing w:val="16"/>
          <w:w w:val="105"/>
        </w:rPr>
        <w:t xml:space="preserve"> </w:t>
      </w:r>
      <w:r>
        <w:rPr>
          <w:w w:val="105"/>
        </w:rPr>
        <w:t>analysis</w:t>
      </w:r>
      <w:r>
        <w:rPr>
          <w:spacing w:val="16"/>
          <w:w w:val="105"/>
        </w:rPr>
        <w:t xml:space="preserve"> </w:t>
      </w:r>
      <w:r>
        <w:rPr>
          <w:w w:val="105"/>
        </w:rPr>
        <w:t>revealed</w:t>
      </w:r>
      <w:r>
        <w:rPr>
          <w:spacing w:val="16"/>
          <w:w w:val="105"/>
        </w:rPr>
        <w:t xml:space="preserve"> </w:t>
      </w:r>
      <w:r>
        <w:rPr>
          <w:spacing w:val="-5"/>
          <w:w w:val="105"/>
        </w:rPr>
        <w:t>two</w:t>
      </w:r>
      <w:r>
        <w:rPr>
          <w:spacing w:val="16"/>
          <w:w w:val="105"/>
        </w:rPr>
        <w:t xml:space="preserve"> </w:t>
      </w:r>
      <w:r>
        <w:rPr>
          <w:w w:val="105"/>
        </w:rPr>
        <w:t>dimensions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r>
        <w:rPr>
          <w:w w:val="105"/>
        </w:rPr>
        <w:t>extracted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majority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</w:p>
    <w:p w14:paraId="7BBF2AF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524      </w:t>
      </w:r>
      <w:proofErr w:type="gramStart"/>
      <w:r>
        <w:rPr>
          <w:w w:val="105"/>
        </w:rPr>
        <w:t>variance</w:t>
      </w:r>
      <w:proofErr w:type="gramEnd"/>
      <w:r>
        <w:rPr>
          <w:w w:val="105"/>
        </w:rPr>
        <w:t xml:space="preserve"> (83.60%).  Of that total extracted </w:t>
      </w:r>
      <w:proofErr w:type="gramStart"/>
      <w:r>
        <w:rPr>
          <w:spacing w:val="-4"/>
          <w:w w:val="105"/>
        </w:rPr>
        <w:t xml:space="preserve">by  </w:t>
      </w:r>
      <w:r>
        <w:rPr>
          <w:w w:val="105"/>
        </w:rPr>
        <w:t>the</w:t>
      </w:r>
      <w:proofErr w:type="gramEnd"/>
      <w:r>
        <w:rPr>
          <w:w w:val="105"/>
        </w:rPr>
        <w:t xml:space="preserve"> first </w:t>
      </w:r>
      <w:r>
        <w:rPr>
          <w:spacing w:val="-5"/>
          <w:w w:val="105"/>
        </w:rPr>
        <w:t xml:space="preserve">two  </w:t>
      </w:r>
      <w:r>
        <w:rPr>
          <w:w w:val="105"/>
        </w:rPr>
        <w:t>dimensions, the first</w:t>
      </w:r>
      <w:r>
        <w:rPr>
          <w:spacing w:val="49"/>
          <w:w w:val="105"/>
        </w:rPr>
        <w:t xml:space="preserve"> </w:t>
      </w:r>
      <w:r>
        <w:rPr>
          <w:w w:val="105"/>
        </w:rPr>
        <w:t>dimension</w:t>
      </w:r>
    </w:p>
    <w:p w14:paraId="6FE0D1F9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525     </w:t>
      </w:r>
      <w:r>
        <w:rPr>
          <w:w w:val="105"/>
        </w:rPr>
        <w:t>extracted 64.35% and the second dimension extracted 19.26%.  The scree plot below</w:t>
      </w:r>
      <w:r>
        <w:rPr>
          <w:spacing w:val="27"/>
          <w:w w:val="105"/>
        </w:rPr>
        <w:t xml:space="preserve"> </w:t>
      </w:r>
      <w:r>
        <w:rPr>
          <w:w w:val="105"/>
        </w:rPr>
        <w:t>shows</w:t>
      </w:r>
    </w:p>
    <w:p w14:paraId="1EE421CA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526 </w:t>
      </w:r>
      <w:r>
        <w:rPr>
          <w:w w:val="105"/>
        </w:rPr>
        <w:t>that it’s possible that there are two elbows in this graph, at the 3rd and 5th dimensions.</w:t>
      </w:r>
    </w:p>
    <w:p w14:paraId="30F0FE4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527 </w:t>
      </w:r>
      <w:r>
        <w:rPr>
          <w:w w:val="105"/>
        </w:rPr>
        <w:t>The 3rd and 4th dimensions are also significant, extracting 6.02% and 3.67% of the</w:t>
      </w:r>
    </w:p>
    <w:p w14:paraId="2856BC1C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528 </w:t>
      </w:r>
      <w:proofErr w:type="gramStart"/>
      <w:r>
        <w:rPr>
          <w:w w:val="105"/>
        </w:rPr>
        <w:t>variance</w:t>
      </w:r>
      <w:proofErr w:type="gramEnd"/>
      <w:r>
        <w:rPr>
          <w:w w:val="105"/>
        </w:rPr>
        <w:t>, respectively. Interpretations of the third dimension and beyond is beyond the</w:t>
      </w:r>
    </w:p>
    <w:p w14:paraId="227B565D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529 </w:t>
      </w:r>
      <w:r>
        <w:rPr>
          <w:w w:val="105"/>
        </w:rPr>
        <w:t>scope of this paper, but seeing that there are multiple significant dimensions beyond the</w:t>
      </w:r>
    </w:p>
    <w:p w14:paraId="70ACFF9B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530 </w:t>
      </w:r>
      <w:r>
        <w:rPr>
          <w:w w:val="105"/>
        </w:rPr>
        <w:t>second does provide a possible future direction using this method.</w:t>
      </w:r>
    </w:p>
    <w:p w14:paraId="37D6C4A3" w14:textId="77777777" w:rsidR="00371D9F" w:rsidRDefault="00371D9F">
      <w:pPr>
        <w:pStyle w:val="BodyText"/>
        <w:spacing w:before="6"/>
        <w:ind w:left="0"/>
        <w:rPr>
          <w:sz w:val="28"/>
        </w:rPr>
      </w:pPr>
    </w:p>
    <w:p w14:paraId="45426746" w14:textId="77777777" w:rsidR="00371D9F" w:rsidRDefault="00787276">
      <w:pPr>
        <w:pStyle w:val="BodyText"/>
        <w:tabs>
          <w:tab w:val="left" w:pos="1075"/>
        </w:tabs>
        <w:spacing w:before="146"/>
      </w:pPr>
      <w:r>
        <w:rPr>
          <w:rFonts w:ascii="Arial"/>
          <w:w w:val="105"/>
          <w:sz w:val="12"/>
        </w:rPr>
        <w:t>531</w:t>
      </w:r>
      <w:r>
        <w:rPr>
          <w:rFonts w:ascii="Arial"/>
          <w:w w:val="105"/>
          <w:sz w:val="12"/>
        </w:rPr>
        <w:tab/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plot</w:t>
      </w:r>
      <w:r>
        <w:rPr>
          <w:spacing w:val="13"/>
          <w:w w:val="105"/>
        </w:rPr>
        <w:t xml:space="preserve"> </w:t>
      </w:r>
      <w:r>
        <w:rPr>
          <w:w w:val="105"/>
        </w:rPr>
        <w:t>below</w:t>
      </w:r>
      <w:r>
        <w:rPr>
          <w:spacing w:val="13"/>
          <w:w w:val="105"/>
        </w:rPr>
        <w:t xml:space="preserve"> </w:t>
      </w:r>
      <w:r>
        <w:rPr>
          <w:w w:val="105"/>
        </w:rPr>
        <w:t>shows</w:t>
      </w:r>
      <w:r>
        <w:rPr>
          <w:spacing w:val="13"/>
          <w:w w:val="105"/>
        </w:rPr>
        <w:t xml:space="preserve"> </w:t>
      </w:r>
      <w:r>
        <w:rPr>
          <w:w w:val="105"/>
        </w:rPr>
        <w:t>which</w:t>
      </w:r>
      <w:r>
        <w:rPr>
          <w:spacing w:val="13"/>
          <w:w w:val="105"/>
        </w:rPr>
        <w:t xml:space="preserve"> </w:t>
      </w:r>
      <w:r>
        <w:rPr>
          <w:w w:val="105"/>
        </w:rPr>
        <w:t>variables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each</w:t>
      </w:r>
      <w:r>
        <w:rPr>
          <w:spacing w:val="13"/>
          <w:w w:val="105"/>
        </w:rPr>
        <w:t xml:space="preserve"> </w:t>
      </w:r>
      <w:r>
        <w:rPr>
          <w:w w:val="105"/>
        </w:rPr>
        <w:t>data</w:t>
      </w:r>
      <w:r>
        <w:rPr>
          <w:spacing w:val="13"/>
          <w:w w:val="105"/>
        </w:rPr>
        <w:t xml:space="preserve"> </w:t>
      </w:r>
      <w:r>
        <w:rPr>
          <w:w w:val="105"/>
        </w:rPr>
        <w:t>table</w:t>
      </w:r>
      <w:r>
        <w:rPr>
          <w:spacing w:val="14"/>
          <w:w w:val="105"/>
        </w:rPr>
        <w:t xml:space="preserve"> </w:t>
      </w:r>
      <w:r>
        <w:rPr>
          <w:w w:val="105"/>
        </w:rPr>
        <w:t>load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most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first</w:t>
      </w:r>
    </w:p>
    <w:p w14:paraId="1F80BBE7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532 </w:t>
      </w:r>
      <w:r>
        <w:rPr>
          <w:w w:val="105"/>
        </w:rPr>
        <w:t xml:space="preserve">and second dimensions. </w:t>
      </w:r>
      <w:r>
        <w:rPr>
          <w:spacing w:val="-7"/>
          <w:w w:val="105"/>
        </w:rPr>
        <w:t xml:space="preserve">For </w:t>
      </w:r>
      <w:r>
        <w:rPr>
          <w:w w:val="105"/>
        </w:rPr>
        <w:t xml:space="preserve">the purposes of this visualization, </w:t>
      </w:r>
      <w:r>
        <w:rPr>
          <w:spacing w:val="-4"/>
          <w:w w:val="105"/>
        </w:rPr>
        <w:t xml:space="preserve">we </w:t>
      </w:r>
      <w:r>
        <w:rPr>
          <w:w w:val="105"/>
        </w:rPr>
        <w:t>are showing only</w:t>
      </w:r>
      <w:r>
        <w:rPr>
          <w:spacing w:val="55"/>
          <w:w w:val="105"/>
        </w:rPr>
        <w:t xml:space="preserve"> </w:t>
      </w:r>
      <w:r>
        <w:rPr>
          <w:w w:val="105"/>
        </w:rPr>
        <w:t>the</w:t>
      </w:r>
    </w:p>
    <w:p w14:paraId="28B54DBC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533 </w:t>
      </w:r>
      <w:r>
        <w:rPr>
          <w:w w:val="105"/>
        </w:rPr>
        <w:t>variables for which 70% or more of the variance is explained. The nature of the PLSC also</w:t>
      </w:r>
    </w:p>
    <w:p w14:paraId="4E73DD58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534 </w:t>
      </w:r>
      <w:r>
        <w:rPr>
          <w:w w:val="105"/>
        </w:rPr>
        <w:t>suggests that these are the variables that are most associated with one another between the</w:t>
      </w:r>
    </w:p>
    <w:p w14:paraId="4DFF4DB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535 </w:t>
      </w:r>
      <w:r>
        <w:rPr>
          <w:w w:val="105"/>
        </w:rPr>
        <w:t>two tables. The strongest signal on the first dimension juxtaposes the slow and legato</w:t>
      </w:r>
    </w:p>
    <w:p w14:paraId="565529AA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536 </w:t>
      </w:r>
      <w:r>
        <w:rPr>
          <w:w w:val="105"/>
        </w:rPr>
        <w:t>musical qualities in the positive direction with the fast, staccato, marcato, and conjunct</w:t>
      </w:r>
    </w:p>
    <w:p w14:paraId="1C2C43D7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537 </w:t>
      </w:r>
      <w:r>
        <w:rPr>
          <w:w w:val="105"/>
        </w:rPr>
        <w:t>musical qualities in the negative direction. The adjectives associated with the qualities in</w:t>
      </w:r>
    </w:p>
    <w:p w14:paraId="693343DA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538 </w:t>
      </w:r>
      <w:r>
        <w:rPr>
          <w:w w:val="105"/>
        </w:rPr>
        <w:t xml:space="preserve">the positive direction </w:t>
      </w:r>
      <w:proofErr w:type="gramStart"/>
      <w:r>
        <w:rPr>
          <w:w w:val="105"/>
        </w:rPr>
        <w:t>are</w:t>
      </w:r>
      <w:proofErr w:type="gramEnd"/>
      <w:r>
        <w:rPr>
          <w:w w:val="105"/>
        </w:rPr>
        <w:t xml:space="preserve"> “Dark,” “Dull,” “Long,” “Melancholy,” “Sad,” “Slow,” “Solemn,”</w:t>
      </w:r>
    </w:p>
    <w:p w14:paraId="6EBEFD9A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539 </w:t>
      </w:r>
      <w:r>
        <w:rPr>
          <w:w w:val="105"/>
        </w:rPr>
        <w:t>and “Weak.” The adjectives associated with the negative direction are “Bright,” “Colorful,”</w:t>
      </w:r>
    </w:p>
    <w:p w14:paraId="3013DD01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540 </w:t>
      </w:r>
      <w:r>
        <w:rPr>
          <w:w w:val="105"/>
        </w:rPr>
        <w:t>“Dancing,” “Fast,” “Happy,” and “Light.”</w:t>
      </w:r>
    </w:p>
    <w:p w14:paraId="0512441C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28CBAA5C" w14:textId="77777777" w:rsidR="00371D9F" w:rsidRDefault="000A52AF">
      <w:pPr>
        <w:pStyle w:val="BodyText"/>
        <w:spacing w:before="0"/>
        <w:ind w:left="0"/>
        <w:rPr>
          <w:sz w:val="20"/>
        </w:rPr>
      </w:pPr>
      <w:r>
        <w:lastRenderedPageBreak/>
        <w:pict w14:anchorId="05A0677C">
          <v:shape id="_x0000_s1770" type="#_x0000_t202" alt="" style="position:absolute;margin-left:489.25pt;margin-top:221.25pt;width:15.45pt;height:15.35pt;z-index:251662336;mso-wrap-style:square;mso-wrap-edited:f;mso-width-percent:0;mso-height-percent:0;mso-position-horizontal-relative:page;mso-position-vertical-relative:page;mso-width-percent:0;mso-height-percent:0;v-text-anchor:top" filled="f" stroked="f">
            <v:textbox style="layout-flow:vertical;mso-layout-flow-alt:bottom-to-top" inset="0,0,0,0">
              <w:txbxContent>
                <w:p w14:paraId="274E2977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60</w:t>
                  </w:r>
                </w:p>
              </w:txbxContent>
            </v:textbox>
            <w10:wrap anchorx="page" anchory="page"/>
          </v:shape>
        </w:pict>
      </w:r>
    </w:p>
    <w:p w14:paraId="28534A23" w14:textId="77777777" w:rsidR="00371D9F" w:rsidRDefault="00371D9F">
      <w:pPr>
        <w:pStyle w:val="BodyText"/>
        <w:spacing w:before="6"/>
        <w:ind w:left="0"/>
        <w:rPr>
          <w:sz w:val="27"/>
        </w:rPr>
      </w:pPr>
    </w:p>
    <w:p w14:paraId="1E4FFBD4" w14:textId="77777777" w:rsidR="00371D9F" w:rsidRDefault="000A52AF">
      <w:pPr>
        <w:pStyle w:val="Heading1"/>
      </w:pPr>
      <w:r>
        <w:pict w14:anchorId="49458875">
          <v:shape id="_x0000_s1769" type="#_x0000_t202" alt="" style="position:absolute;left:0;text-align:left;margin-left:129.25pt;margin-top:118.1pt;width:15.45pt;height:15.35pt;z-index:25165516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89921D2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40</w:t>
                  </w:r>
                </w:p>
              </w:txbxContent>
            </v:textbox>
            <w10:wrap anchorx="page"/>
          </v:shape>
        </w:pict>
      </w:r>
      <w:r>
        <w:pict w14:anchorId="2BDB30B2">
          <v:shape id="_x0000_s1768" type="#_x0000_t202" alt="" style="position:absolute;left:0;text-align:left;margin-left:129.25pt;margin-top:92.4pt;width:15.45pt;height:15.35pt;z-index:25165619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6AB27CF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50</w:t>
                  </w:r>
                </w:p>
              </w:txbxContent>
            </v:textbox>
            <w10:wrap anchorx="page"/>
          </v:shape>
        </w:pict>
      </w:r>
      <w:r>
        <w:pict w14:anchorId="57A2CB62">
          <v:shape id="_x0000_s1767" type="#_x0000_t202" alt="" style="position:absolute;left:0;text-align:left;margin-left:129.25pt;margin-top:66.7pt;width:15.45pt;height:15.35pt;z-index:25165721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76B8232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60</w:t>
                  </w:r>
                </w:p>
              </w:txbxContent>
            </v:textbox>
            <w10:wrap anchorx="page"/>
          </v:shape>
        </w:pict>
      </w:r>
      <w:r>
        <w:pict w14:anchorId="1A1C592D">
          <v:shape id="_x0000_s1766" type="#_x0000_t202" alt="" style="position:absolute;left:0;text-align:left;margin-left:129.25pt;margin-top:41pt;width:15.45pt;height:15.35pt;z-index:25165824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41B221B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70</w:t>
                  </w:r>
                </w:p>
              </w:txbxContent>
            </v:textbox>
            <w10:wrap anchorx="page"/>
          </v:shape>
        </w:pict>
      </w:r>
      <w:r>
        <w:pict w14:anchorId="1BB370D3">
          <v:shape id="_x0000_s1765" type="#_x0000_t202" alt="" style="position:absolute;left:0;text-align:left;margin-left:489.25pt;margin-top:70.3pt;width:15.45pt;height:46.85pt;z-index:25166336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54C2B55" w14:textId="77777777" w:rsidR="00787276" w:rsidRDefault="00787276">
                  <w:pPr>
                    <w:pStyle w:val="BodyText"/>
                    <w:tabs>
                      <w:tab w:val="left" w:pos="515"/>
                    </w:tabs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80</w:t>
                  </w:r>
                  <w:r>
                    <w:rPr>
                      <w:rFonts w:ascii="Helvetica"/>
                    </w:rPr>
                    <w:tab/>
                    <w:t>100</w:t>
                  </w:r>
                </w:p>
              </w:txbxContent>
            </v:textbox>
            <w10:wrap anchorx="page"/>
          </v:shape>
        </w:pict>
      </w:r>
      <w:r w:rsidR="00787276">
        <w:t>PLSC Music Features: Inertia Scree</w:t>
      </w:r>
      <w:r w:rsidR="00787276">
        <w:rPr>
          <w:spacing w:val="5"/>
        </w:rPr>
        <w:t xml:space="preserve"> </w:t>
      </w:r>
      <w:r w:rsidR="00787276">
        <w:t>Plot</w:t>
      </w:r>
    </w:p>
    <w:p w14:paraId="7D7CC90E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373A2482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4C9763F8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66E30BA4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2F4277A8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23F54325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131DB77D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7614F01A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1C4C1068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2D1E1C1B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772905BB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7BCDD389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223931AC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0733538D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57190750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763A5FA7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38747078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660B8D86" w14:textId="77777777" w:rsidR="00371D9F" w:rsidRDefault="00371D9F">
      <w:pPr>
        <w:pStyle w:val="BodyText"/>
        <w:spacing w:before="0"/>
        <w:ind w:left="0"/>
        <w:rPr>
          <w:rFonts w:ascii="Helvetica"/>
          <w:b/>
          <w:sz w:val="20"/>
        </w:rPr>
      </w:pPr>
    </w:p>
    <w:p w14:paraId="64413707" w14:textId="77777777" w:rsidR="00371D9F" w:rsidRDefault="00371D9F">
      <w:pPr>
        <w:pStyle w:val="BodyText"/>
        <w:spacing w:before="6"/>
        <w:ind w:left="0"/>
        <w:rPr>
          <w:rFonts w:ascii="Helvetica"/>
          <w:b/>
          <w:sz w:val="17"/>
        </w:rPr>
      </w:pPr>
    </w:p>
    <w:p w14:paraId="34E8F038" w14:textId="77777777" w:rsidR="00371D9F" w:rsidRDefault="000A52AF">
      <w:pPr>
        <w:pStyle w:val="BodyText"/>
        <w:tabs>
          <w:tab w:val="left" w:pos="3324"/>
          <w:tab w:val="left" w:pos="4411"/>
          <w:tab w:val="left" w:pos="5565"/>
          <w:tab w:val="left" w:pos="6719"/>
          <w:tab w:val="left" w:pos="7872"/>
        </w:tabs>
        <w:spacing w:before="89"/>
        <w:ind w:left="2170"/>
        <w:rPr>
          <w:rFonts w:ascii="Helvetica"/>
        </w:rPr>
      </w:pPr>
      <w:r>
        <w:pict w14:anchorId="3ED40CEF">
          <v:group id="_x0000_s1728" alt="" style="position:absolute;left:0;text-align:left;margin-left:151.2pt;margin-top:-204.85pt;width:331.6pt;height:202pt;z-index:251649024;mso-position-horizontal-relative:page" coordorigin="3024,-4097" coordsize="6632,4040">
            <v:shape id="_x0000_s1729" alt="" style="position:absolute;left:3408;top:-3655;width:6000;height:3310" coordorigin="3408,-3655" coordsize="6000,3310" path="m3408,-3655r231,2319l3870,-655r230,121l4331,-424r231,7l4793,-402r230,23l5254,-371r231,9l5716,-359r230,2l6177,-354r231,2l6639,-350r231,1l7100,-349r231,1l7562,-348r231,1l8023,-347r231,1l8485,-346r231,l8946,-346r231,1l9408,-345e" filled="f" strokecolor="#006d2c">
              <v:path arrowok="t"/>
            </v:shape>
            <v:shape id="_x0000_s1730" alt="" style="position:absolute;left:1584;top:3766;width:6624;height:4032" coordorigin="1584,3767" coordsize="6624,4032" o:spt="100" adj="0,,0" path="m3177,-201r5769,m3177,-201r,144m4331,-201r,144m5485,-201r,144m6639,-201r,144m7793,-201r,144m8946,-201r,144m3168,-345r,-3600m3168,-345r-144,m3168,-860r-144,m3168,-1374r-144,m3168,-1888r-144,m3168,-2403r-144,m3168,-2917r-144,m3168,-3431r-144,m3168,-3945r-144,m3168,-201r6480,l9648,-4089r-6480,l3168,-201e" filled="f">
              <v:stroke joinstyle="round"/>
              <v:formulas/>
              <v:path arrowok="t" o:connecttype="segments"/>
            </v:shape>
            <v:shape id="_x0000_s1731" type="#_x0000_t75" alt="" style="position:absolute;left:3354;top:-3709;width:108;height:108">
              <v:imagedata r:id="rId30" o:title=""/>
            </v:shape>
            <v:shape id="_x0000_s1732" type="#_x0000_t75" alt="" style="position:absolute;left:3584;top:-1390;width:108;height:108">
              <v:imagedata r:id="rId36" o:title=""/>
            </v:shape>
            <v:shape id="_x0000_s1733" type="#_x0000_t75" alt="" style="position:absolute;left:3815;top:-709;width:108;height:108">
              <v:imagedata r:id="rId36" o:title=""/>
            </v:shape>
            <v:shape id="_x0000_s1734" type="#_x0000_t75" alt="" style="position:absolute;left:4046;top:-588;width:108;height:108">
              <v:imagedata r:id="rId36" o:title=""/>
            </v:shape>
            <v:shape id="_x0000_s1735" type="#_x0000_t75" alt="" style="position:absolute;left:4507;top:-472;width:108;height:108">
              <v:imagedata r:id="rId37" o:title=""/>
            </v:shape>
            <v:shape id="_x0000_s1736" type="#_x0000_t75" alt="" style="position:absolute;left:4277;top:-478;width:108;height:108">
              <v:imagedata r:id="rId38" o:title=""/>
            </v:shape>
            <v:shape id="_x0000_s1737" type="#_x0000_t75" alt="" style="position:absolute;left:4738;top:-456;width:108;height:108">
              <v:imagedata r:id="rId37" o:title=""/>
            </v:shape>
            <v:shape id="_x0000_s1738" type="#_x0000_t75" alt="" style="position:absolute;left:4969;top:-434;width:108;height:108">
              <v:imagedata r:id="rId39" o:title=""/>
            </v:shape>
            <v:shape id="_x0000_s1739" type="#_x0000_t75" alt="" style="position:absolute;left:5200;top:-426;width:108;height:108">
              <v:imagedata r:id="rId40" o:title=""/>
            </v:shape>
            <v:shape id="_x0000_s1740" type="#_x0000_t75" alt="" style="position:absolute;left:5431;top:-417;width:108;height:108">
              <v:imagedata r:id="rId40" o:title=""/>
            </v:shape>
            <v:shape id="_x0000_s1741" type="#_x0000_t75" alt="" style="position:absolute;left:5661;top:-413;width:108;height:108">
              <v:imagedata r:id="rId41" o:title=""/>
            </v:shape>
            <v:shape id="_x0000_s1742" type="#_x0000_t75" alt="" style="position:absolute;left:5892;top:-412;width:108;height:108">
              <v:imagedata r:id="rId42" o:title=""/>
            </v:shape>
            <v:shape id="_x0000_s1743" type="#_x0000_t75" alt="" style="position:absolute;left:6123;top:-408;width:108;height:108">
              <v:imagedata r:id="rId43" o:title=""/>
            </v:shape>
            <v:shape id="_x0000_s1744" type="#_x0000_t75" alt="" style="position:absolute;left:6354;top:-407;width:108;height:108">
              <v:imagedata r:id="rId44" o:title=""/>
            </v:shape>
            <v:shape id="_x0000_s1745" type="#_x0000_t75" alt="" style="position:absolute;left:6584;top:-405;width:108;height:108">
              <v:imagedata r:id="rId45" o:title=""/>
            </v:shape>
            <v:shape id="_x0000_s1746" type="#_x0000_t75" alt="" style="position:absolute;left:6815;top:-403;width:108;height:108">
              <v:imagedata r:id="rId36" o:title=""/>
            </v:shape>
            <v:shape id="_x0000_s1747" type="#_x0000_t75" alt="" style="position:absolute;left:7046;top:-403;width:108;height:108">
              <v:imagedata r:id="rId39" o:title=""/>
            </v:shape>
            <v:shape id="_x0000_s1748" type="#_x0000_t75" alt="" style="position:absolute;left:7277;top:-402;width:108;height:108">
              <v:imagedata r:id="rId38" o:title=""/>
            </v:shape>
            <v:shape id="_x0000_s1749" type="#_x0000_t75" alt="" style="position:absolute;left:7507;top:-402;width:108;height:108">
              <v:imagedata r:id="rId42" o:title=""/>
            </v:shape>
            <v:shape id="_x0000_s1750" type="#_x0000_t75" alt="" style="position:absolute;left:7738;top:-401;width:108;height:108">
              <v:imagedata r:id="rId42" o:title=""/>
            </v:shape>
            <v:shape id="_x0000_s1751" type="#_x0000_t75" alt="" style="position:absolute;left:8200;top:-400;width:108;height:108">
              <v:imagedata r:id="rId40" o:title=""/>
            </v:shape>
            <v:shape id="_x0000_s1752" type="#_x0000_t75" alt="" style="position:absolute;left:7969;top:-401;width:108;height:108">
              <v:imagedata r:id="rId39" o:title=""/>
            </v:shape>
            <v:shape id="_x0000_s1753" type="#_x0000_t75" alt="" style="position:absolute;left:8431;top:-400;width:108;height:108">
              <v:imagedata r:id="rId30" o:title=""/>
            </v:shape>
            <v:shape id="_x0000_s1754" type="#_x0000_t75" alt="" style="position:absolute;left:8661;top:-400;width:108;height:108">
              <v:imagedata r:id="rId42" o:title=""/>
            </v:shape>
            <v:shape id="_x0000_s1755" type="#_x0000_t75" alt="" style="position:absolute;left:8892;top:-400;width:108;height:108">
              <v:imagedata r:id="rId37" o:title=""/>
            </v:shape>
            <v:shape id="_x0000_s1756" type="#_x0000_t75" alt="" style="position:absolute;left:9123;top:-400;width:108;height:108">
              <v:imagedata r:id="rId38" o:title=""/>
            </v:shape>
            <v:shape id="_x0000_s1757" type="#_x0000_t75" alt="" style="position:absolute;left:9354;top:-400;width:108;height:108">
              <v:imagedata r:id="rId38" o:title=""/>
            </v:shape>
            <v:shape id="_x0000_s1758" alt="" style="position:absolute;left:3408;top:-3655;width:6000;height:3310" coordorigin="3408,-3655" coordsize="6000,3310" path="m3408,-3655r231,2319l3870,-655r230,121l4331,-424r231,7l4793,-402r230,23l5254,-371r231,9l5716,-359r230,2l6177,-354r231,2l6639,-350r231,1l7100,-349r231,1l7562,-348r231,1l8023,-347r231,1l8485,-346r231,l8946,-346r231,1l9408,-345e" filled="f" strokecolor="#54278f" strokeweight="1.13pt">
              <v:path arrowok="t"/>
            </v:shape>
            <v:shape id="_x0000_s1759" type="#_x0000_t75" alt="" style="position:absolute;left:3327;top:-3736;width:162;height:162">
              <v:imagedata r:id="rId46" o:title=""/>
            </v:shape>
            <v:shape id="_x0000_s1760" type="#_x0000_t75" alt="" style="position:absolute;left:3557;top:-1417;width:162;height:162">
              <v:imagedata r:id="rId47" o:title=""/>
            </v:shape>
            <v:shape id="_x0000_s1761" type="#_x0000_t75" alt="" style="position:absolute;left:3788;top:-736;width:162;height:162">
              <v:imagedata r:id="rId48" o:title=""/>
            </v:shape>
            <v:shape id="_x0000_s1762" type="#_x0000_t75" alt="" style="position:absolute;left:4019;top:-615;width:162;height:162">
              <v:imagedata r:id="rId49" o:title=""/>
            </v:shape>
            <v:line id="_x0000_s1763" alt="" style="position:absolute" from="3312,-655" to="9504,-655" strokecolor="#68228b" strokeweight="1.5pt"/>
            <v:shape id="_x0000_s1764" alt="" style="position:absolute;left:8064;top:4001;width:144;height:3377" coordorigin="8064,4001" coordsize="144,3377" o:spt="100" adj="0,,0" path="m9504,-479r,-3376m9504,-479r144,m9504,-1041r144,m9504,-1604r144,m9504,-2167r144,m9504,-2730r144,m9504,-3292r144,m9504,-3855r144,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1A0BB4AC">
          <v:shape id="_x0000_s1727" type="#_x0000_t202" alt="" style="position:absolute;left:0;text-align:left;margin-left:100.45pt;margin-top:-198.4pt;width:15.45pt;height:182.2pt;z-index:25165004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B8F0B23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Percentage of Explained</w:t>
                  </w:r>
                  <w:r>
                    <w:rPr>
                      <w:rFonts w:ascii="Helvetica"/>
                      <w:spacing w:val="-24"/>
                    </w:rPr>
                    <w:t xml:space="preserve"> </w:t>
                  </w:r>
                  <w:r>
                    <w:rPr>
                      <w:rFonts w:ascii="Helvetica"/>
                    </w:rPr>
                    <w:t>Variance</w:t>
                  </w:r>
                </w:p>
              </w:txbxContent>
            </v:textbox>
            <w10:wrap anchorx="page"/>
          </v:shape>
        </w:pict>
      </w:r>
      <w:r>
        <w:pict w14:anchorId="68DE9E51">
          <v:shape id="_x0000_s1726" type="#_x0000_t202" alt="" style="position:absolute;left:0;text-align:left;margin-left:129.25pt;margin-top:-21.6pt;width:15.45pt;height:8.7pt;z-index:25165107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E60F190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3C52A6FE">
          <v:shape id="_x0000_s1725" type="#_x0000_t202" alt="" style="position:absolute;left:0;text-align:left;margin-left:129.25pt;margin-top:-50.65pt;width:15.45pt;height:15.35pt;z-index:25165209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7A92143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pict w14:anchorId="1EF424F4">
          <v:shape id="_x0000_s1724" type="#_x0000_t202" alt="" style="position:absolute;left:0;text-align:left;margin-left:129.25pt;margin-top:-76.4pt;width:15.45pt;height:15.35pt;z-index:25165312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93929D1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20</w:t>
                  </w:r>
                </w:p>
              </w:txbxContent>
            </v:textbox>
            <w10:wrap anchorx="page"/>
          </v:shape>
        </w:pict>
      </w:r>
      <w:r>
        <w:pict w14:anchorId="37F4D5B6">
          <v:shape id="_x0000_s1723" type="#_x0000_t202" alt="" style="position:absolute;left:0;text-align:left;margin-left:129.25pt;margin-top:-102.1pt;width:15.45pt;height:15.35pt;z-index:25165414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B37C082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30</w:t>
                  </w:r>
                </w:p>
              </w:txbxContent>
            </v:textbox>
            <w10:wrap anchorx="page"/>
          </v:shape>
        </w:pict>
      </w:r>
      <w:r>
        <w:pict w14:anchorId="727D7714">
          <v:shape id="_x0000_s1722" type="#_x0000_t202" alt="" style="position:absolute;left:0;text-align:left;margin-left:489.25pt;margin-top:-28.25pt;width:15.45pt;height:8.7pt;z-index:25165926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34C4B68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087AAD03">
          <v:shape id="_x0000_s1721" type="#_x0000_t202" alt="" style="position:absolute;left:0;text-align:left;margin-left:489.25pt;margin-top:-59.75pt;width:15.45pt;height:15.35pt;z-index:25166028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F9734B5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20</w:t>
                  </w:r>
                </w:p>
              </w:txbxContent>
            </v:textbox>
            <w10:wrap anchorx="page"/>
          </v:shape>
        </w:pict>
      </w:r>
      <w:r>
        <w:pict w14:anchorId="1A1383D0">
          <v:shape id="_x0000_s1720" type="#_x0000_t202" alt="" style="position:absolute;left:0;text-align:left;margin-left:489.25pt;margin-top:-87.9pt;width:15.45pt;height:15.35pt;z-index:25166131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8274394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40</w:t>
                  </w:r>
                </w:p>
              </w:txbxContent>
            </v:textbox>
            <w10:wrap anchorx="page"/>
          </v:shape>
        </w:pict>
      </w:r>
      <w:r>
        <w:pict w14:anchorId="7E5208E7">
          <v:shape id="_x0000_s1719" type="#_x0000_t202" alt="" style="position:absolute;left:0;text-align:left;margin-left:518.05pt;margin-top:-205.7pt;width:15.45pt;height:196.9pt;z-index:25166438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721754A" w14:textId="77777777" w:rsidR="00787276" w:rsidRDefault="00787276">
                  <w:pPr>
                    <w:pStyle w:val="BodyText"/>
                    <w:spacing w:before="9"/>
                    <w:ind w:left="20"/>
                    <w:rPr>
                      <w:rFonts w:ascii="Helvetica"/>
                    </w:rPr>
                  </w:pPr>
                  <w:r>
                    <w:rPr>
                      <w:rFonts w:ascii="Helvetica"/>
                    </w:rPr>
                    <w:t>Inertia Extracted by the Components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</w:rPr>
        <w:t>0</w:t>
      </w:r>
      <w:r w:rsidR="00787276">
        <w:rPr>
          <w:rFonts w:ascii="Helvetica"/>
        </w:rPr>
        <w:tab/>
        <w:t>5</w:t>
      </w:r>
      <w:r w:rsidR="00787276">
        <w:rPr>
          <w:rFonts w:ascii="Helvetica"/>
        </w:rPr>
        <w:tab/>
        <w:t>10</w:t>
      </w:r>
      <w:r w:rsidR="00787276">
        <w:rPr>
          <w:rFonts w:ascii="Helvetica"/>
        </w:rPr>
        <w:tab/>
        <w:t>15</w:t>
      </w:r>
      <w:r w:rsidR="00787276">
        <w:rPr>
          <w:rFonts w:ascii="Helvetica"/>
        </w:rPr>
        <w:tab/>
        <w:t>20</w:t>
      </w:r>
      <w:r w:rsidR="00787276">
        <w:rPr>
          <w:rFonts w:ascii="Helvetica"/>
        </w:rPr>
        <w:tab/>
        <w:t>25</w:t>
      </w:r>
    </w:p>
    <w:p w14:paraId="675464AA" w14:textId="77777777" w:rsidR="00371D9F" w:rsidRDefault="00371D9F">
      <w:pPr>
        <w:pStyle w:val="BodyText"/>
        <w:spacing w:before="5"/>
        <w:ind w:left="0"/>
        <w:rPr>
          <w:rFonts w:ascii="Helvetica"/>
          <w:sz w:val="17"/>
        </w:rPr>
      </w:pPr>
    </w:p>
    <w:p w14:paraId="2BA6C32C" w14:textId="77777777" w:rsidR="00371D9F" w:rsidRDefault="00787276">
      <w:pPr>
        <w:pStyle w:val="BodyText"/>
        <w:spacing w:before="89"/>
        <w:ind w:left="0" w:right="361"/>
        <w:jc w:val="center"/>
        <w:rPr>
          <w:rFonts w:ascii="Helvetica"/>
        </w:rPr>
      </w:pPr>
      <w:r>
        <w:rPr>
          <w:rFonts w:ascii="Helvetica"/>
        </w:rPr>
        <w:t>Dimensions</w:t>
      </w:r>
    </w:p>
    <w:p w14:paraId="379A3AAA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32C950C5" w14:textId="77777777" w:rsidR="00371D9F" w:rsidRDefault="00371D9F">
      <w:pPr>
        <w:pStyle w:val="BodyText"/>
        <w:spacing w:before="10"/>
        <w:ind w:left="0"/>
        <w:rPr>
          <w:rFonts w:ascii="Helvetica"/>
          <w:sz w:val="18"/>
        </w:rPr>
      </w:pPr>
    </w:p>
    <w:p w14:paraId="702C5434" w14:textId="77777777" w:rsidR="00371D9F" w:rsidRDefault="00787276">
      <w:pPr>
        <w:spacing w:before="145"/>
        <w:ind w:left="487"/>
        <w:rPr>
          <w:i/>
          <w:sz w:val="24"/>
        </w:rPr>
      </w:pPr>
      <w:r>
        <w:rPr>
          <w:i/>
          <w:sz w:val="24"/>
        </w:rPr>
        <w:t>Figure 12</w:t>
      </w:r>
    </w:p>
    <w:p w14:paraId="6FA74965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7FB7A74A" w14:textId="77777777" w:rsidR="00371D9F" w:rsidRDefault="00371D9F">
      <w:pPr>
        <w:pStyle w:val="BodyText"/>
        <w:spacing w:before="7"/>
        <w:ind w:left="0"/>
        <w:rPr>
          <w:i/>
          <w:sz w:val="17"/>
        </w:rPr>
      </w:pPr>
    </w:p>
    <w:p w14:paraId="4399CEF9" w14:textId="77777777" w:rsidR="00371D9F" w:rsidRDefault="00787276">
      <w:pPr>
        <w:pStyle w:val="BodyText"/>
        <w:tabs>
          <w:tab w:val="left" w:pos="1075"/>
        </w:tabs>
        <w:spacing w:before="145"/>
      </w:pPr>
      <w:r>
        <w:rPr>
          <w:rFonts w:ascii="Arial"/>
          <w:w w:val="105"/>
          <w:sz w:val="12"/>
        </w:rPr>
        <w:t>541</w:t>
      </w:r>
      <w:r>
        <w:rPr>
          <w:rFonts w:ascii="Arial"/>
          <w:w w:val="105"/>
          <w:sz w:val="12"/>
        </w:rPr>
        <w:tab/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second</w:t>
      </w:r>
      <w:r>
        <w:rPr>
          <w:spacing w:val="9"/>
          <w:w w:val="105"/>
        </w:rPr>
        <w:t xml:space="preserve"> </w:t>
      </w:r>
      <w:r>
        <w:rPr>
          <w:w w:val="105"/>
        </w:rPr>
        <w:t>dimension</w:t>
      </w:r>
      <w:r>
        <w:rPr>
          <w:spacing w:val="9"/>
          <w:w w:val="105"/>
        </w:rPr>
        <w:t xml:space="preserve"> </w:t>
      </w:r>
      <w:r>
        <w:rPr>
          <w:w w:val="105"/>
        </w:rPr>
        <w:t>identified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positive</w:t>
      </w:r>
      <w:r>
        <w:rPr>
          <w:spacing w:val="9"/>
          <w:w w:val="105"/>
        </w:rPr>
        <w:t xml:space="preserve"> </w:t>
      </w:r>
      <w:r>
        <w:rPr>
          <w:w w:val="105"/>
        </w:rPr>
        <w:t>direction</w:t>
      </w:r>
      <w:r>
        <w:rPr>
          <w:spacing w:val="9"/>
          <w:w w:val="105"/>
        </w:rPr>
        <w:t xml:space="preserve"> </w:t>
      </w:r>
      <w:r>
        <w:rPr>
          <w:w w:val="105"/>
        </w:rPr>
        <w:t>major</w:t>
      </w:r>
      <w:r>
        <w:rPr>
          <w:spacing w:val="9"/>
          <w:w w:val="105"/>
        </w:rPr>
        <w:t xml:space="preserve"> </w:t>
      </w:r>
      <w:r>
        <w:rPr>
          <w:w w:val="105"/>
        </w:rPr>
        <w:t>harmony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mezzo</w:t>
      </w:r>
    </w:p>
    <w:p w14:paraId="7EA6017E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542    </w:t>
      </w:r>
      <w:r>
        <w:rPr>
          <w:rFonts w:ascii="Arial" w:hAnsi="Arial"/>
          <w:spacing w:val="25"/>
          <w:w w:val="105"/>
          <w:sz w:val="12"/>
        </w:rPr>
        <w:t xml:space="preserve"> </w:t>
      </w:r>
      <w:r>
        <w:rPr>
          <w:w w:val="105"/>
        </w:rPr>
        <w:t>dynamics,</w:t>
      </w:r>
      <w:r>
        <w:rPr>
          <w:spacing w:val="15"/>
          <w:w w:val="105"/>
        </w:rPr>
        <w:t xml:space="preserve"> </w:t>
      </w:r>
      <w:r>
        <w:rPr>
          <w:w w:val="105"/>
        </w:rPr>
        <w:t>associated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“Light,”</w:t>
      </w:r>
      <w:r>
        <w:rPr>
          <w:spacing w:val="15"/>
          <w:w w:val="105"/>
        </w:rPr>
        <w:t xml:space="preserve"> </w:t>
      </w:r>
      <w:r>
        <w:rPr>
          <w:w w:val="105"/>
        </w:rPr>
        <w:t>“Round,”</w:t>
      </w:r>
      <w:r>
        <w:rPr>
          <w:spacing w:val="15"/>
          <w:w w:val="105"/>
        </w:rPr>
        <w:t xml:space="preserve"> </w:t>
      </w:r>
      <w:r>
        <w:rPr>
          <w:w w:val="105"/>
        </w:rPr>
        <w:t>“Soft,”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spacing w:val="-8"/>
          <w:w w:val="105"/>
        </w:rPr>
        <w:t>“Warm.”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negative</w:t>
      </w:r>
      <w:r>
        <w:rPr>
          <w:spacing w:val="14"/>
          <w:w w:val="105"/>
        </w:rPr>
        <w:t xml:space="preserve"> </w:t>
      </w:r>
      <w:r>
        <w:rPr>
          <w:w w:val="105"/>
        </w:rPr>
        <w:t>direction</w:t>
      </w:r>
    </w:p>
    <w:p w14:paraId="41943336" w14:textId="77777777" w:rsidR="00371D9F" w:rsidRDefault="00787276">
      <w:pPr>
        <w:pStyle w:val="BodyText"/>
        <w:spacing w:before="203"/>
      </w:pPr>
      <w:r>
        <w:rPr>
          <w:rFonts w:ascii="Arial" w:hAnsi="Arial"/>
          <w:w w:val="105"/>
          <w:sz w:val="12"/>
        </w:rPr>
        <w:t xml:space="preserve">543 </w:t>
      </w:r>
      <w:r>
        <w:rPr>
          <w:w w:val="105"/>
        </w:rPr>
        <w:t>is driven by the impressionist genre being associated with “Aggressive,” “Complex,”</w:t>
      </w:r>
    </w:p>
    <w:p w14:paraId="6D7D82F2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544 </w:t>
      </w:r>
      <w:r>
        <w:rPr>
          <w:w w:val="105"/>
        </w:rPr>
        <w:t>“Dense,” “Disturbing,” “Powerful,” and</w:t>
      </w:r>
      <w:r>
        <w:rPr>
          <w:spacing w:val="54"/>
          <w:w w:val="105"/>
        </w:rPr>
        <w:t xml:space="preserve"> </w:t>
      </w:r>
      <w:r>
        <w:rPr>
          <w:spacing w:val="-3"/>
          <w:w w:val="105"/>
        </w:rPr>
        <w:t>“Surprising.”</w:t>
      </w:r>
    </w:p>
    <w:p w14:paraId="03156013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66136A94" w14:textId="77777777" w:rsidR="00371D9F" w:rsidRDefault="00787276">
      <w:pPr>
        <w:pStyle w:val="BodyText"/>
        <w:tabs>
          <w:tab w:val="left" w:pos="1075"/>
        </w:tabs>
        <w:spacing w:before="283"/>
      </w:pPr>
      <w:r>
        <w:rPr>
          <w:rFonts w:ascii="Arial"/>
          <w:w w:val="105"/>
          <w:sz w:val="12"/>
        </w:rPr>
        <w:t>545</w:t>
      </w:r>
      <w:r>
        <w:rPr>
          <w:rFonts w:ascii="Arial"/>
          <w:w w:val="105"/>
          <w:sz w:val="12"/>
        </w:rPr>
        <w:tab/>
      </w:r>
      <w:r>
        <w:rPr>
          <w:w w:val="105"/>
        </w:rPr>
        <w:t>Contributions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loadings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similar,</w:t>
      </w:r>
      <w:r>
        <w:rPr>
          <w:spacing w:val="16"/>
          <w:w w:val="105"/>
        </w:rPr>
        <w:t xml:space="preserve"> </w:t>
      </w:r>
      <w:r>
        <w:rPr>
          <w:w w:val="105"/>
        </w:rPr>
        <w:t>but</w:t>
      </w:r>
      <w:r>
        <w:rPr>
          <w:spacing w:val="15"/>
          <w:w w:val="105"/>
        </w:rPr>
        <w:t xml:space="preserve"> </w:t>
      </w:r>
      <w:r>
        <w:rPr>
          <w:w w:val="105"/>
        </w:rPr>
        <w:t>not</w:t>
      </w:r>
      <w:r>
        <w:rPr>
          <w:spacing w:val="16"/>
          <w:w w:val="105"/>
        </w:rPr>
        <w:t xml:space="preserve"> </w:t>
      </w:r>
      <w:r>
        <w:rPr>
          <w:w w:val="105"/>
        </w:rPr>
        <w:t>exactly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same.</w:t>
      </w:r>
      <w:r>
        <w:rPr>
          <w:spacing w:val="42"/>
          <w:w w:val="105"/>
        </w:rPr>
        <w:t xml:space="preserve"> </w:t>
      </w:r>
      <w:r>
        <w:rPr>
          <w:w w:val="105"/>
        </w:rPr>
        <w:t>Here</w:t>
      </w:r>
      <w:r>
        <w:rPr>
          <w:spacing w:val="16"/>
          <w:w w:val="105"/>
        </w:rPr>
        <w:t xml:space="preserve"> </w:t>
      </w:r>
      <w:r>
        <w:rPr>
          <w:w w:val="105"/>
        </w:rPr>
        <w:t>were</w:t>
      </w:r>
      <w:r>
        <w:rPr>
          <w:spacing w:val="16"/>
          <w:w w:val="105"/>
        </w:rPr>
        <w:t xml:space="preserve"> </w:t>
      </w:r>
      <w:r>
        <w:rPr>
          <w:w w:val="105"/>
        </w:rPr>
        <w:t>see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</w:p>
    <w:p w14:paraId="11EC9A0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546 </w:t>
      </w:r>
      <w:r>
        <w:rPr>
          <w:w w:val="105"/>
        </w:rPr>
        <w:t>there are quite a few more variables that contribute significantly to these dimensions than</w:t>
      </w:r>
    </w:p>
    <w:p w14:paraId="3CDD6BA9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547 </w:t>
      </w:r>
      <w:r>
        <w:rPr>
          <w:w w:val="105"/>
        </w:rPr>
        <w:t>for which a significant portion of the variance is explained. We do see similar groups,</w:t>
      </w:r>
    </w:p>
    <w:p w14:paraId="157814EE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548     </w:t>
      </w:r>
      <w:r>
        <w:rPr>
          <w:spacing w:val="-3"/>
          <w:w w:val="105"/>
        </w:rPr>
        <w:t xml:space="preserve">however:  </w:t>
      </w:r>
      <w:r>
        <w:rPr>
          <w:w w:val="105"/>
        </w:rPr>
        <w:t xml:space="preserve">on the first dimension, the tempo variables are contributing </w:t>
      </w:r>
      <w:proofErr w:type="gramStart"/>
      <w:r>
        <w:rPr>
          <w:w w:val="105"/>
        </w:rPr>
        <w:t>significantly,  along</w:t>
      </w:r>
      <w:proofErr w:type="gramEnd"/>
    </w:p>
    <w:p w14:paraId="3AC79C78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549      </w:t>
      </w:r>
      <w:r>
        <w:rPr>
          <w:w w:val="105"/>
        </w:rPr>
        <w:t xml:space="preserve">with some from </w:t>
      </w:r>
      <w:proofErr w:type="gramStart"/>
      <w:r>
        <w:rPr>
          <w:spacing w:val="-4"/>
          <w:w w:val="105"/>
        </w:rPr>
        <w:t>harmony,  density</w:t>
      </w:r>
      <w:proofErr w:type="gramEnd"/>
      <w:r>
        <w:rPr>
          <w:spacing w:val="-4"/>
          <w:w w:val="105"/>
        </w:rPr>
        <w:t xml:space="preserve">,  </w:t>
      </w:r>
      <w:r>
        <w:rPr>
          <w:w w:val="105"/>
        </w:rPr>
        <w:t xml:space="preserve">genre, dynamics, motion, range, and articulation. 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</w:p>
    <w:p w14:paraId="16CA6F4E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550 </w:t>
      </w:r>
      <w:r>
        <w:rPr>
          <w:w w:val="105"/>
        </w:rPr>
        <w:t>adjectives contributing significantly are Bright, colorful, Dancing, Fast, Happy, Light, and</w:t>
      </w:r>
    </w:p>
    <w:p w14:paraId="6F1CB04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551 </w:t>
      </w:r>
      <w:r>
        <w:rPr>
          <w:w w:val="105"/>
        </w:rPr>
        <w:t>Valiant in the negative direction, and Dark, Dull, Long, Melancholy, Monotonous, Sad,</w:t>
      </w:r>
    </w:p>
    <w:p w14:paraId="3AA4067D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4199A9C6" w14:textId="77777777" w:rsidR="00371D9F" w:rsidRDefault="00371D9F">
      <w:pPr>
        <w:pStyle w:val="BodyText"/>
        <w:spacing w:before="2"/>
        <w:ind w:left="0"/>
        <w:rPr>
          <w:sz w:val="14"/>
        </w:rPr>
      </w:pPr>
    </w:p>
    <w:p w14:paraId="3F12EBE5" w14:textId="77777777" w:rsidR="00371D9F" w:rsidRDefault="00787276">
      <w:pPr>
        <w:tabs>
          <w:tab w:val="left" w:pos="5715"/>
        </w:tabs>
        <w:spacing w:before="92"/>
        <w:ind w:left="1035"/>
        <w:rPr>
          <w:rFonts w:ascii="Helvetica"/>
          <w:sz w:val="17"/>
        </w:rPr>
      </w:pPr>
      <w:r>
        <w:rPr>
          <w:rFonts w:ascii="Helvetica"/>
          <w:sz w:val="17"/>
        </w:rPr>
        <w:t>Loadings for variables for factor</w:t>
      </w:r>
      <w:r>
        <w:rPr>
          <w:rFonts w:ascii="Helvetica"/>
          <w:spacing w:val="-30"/>
          <w:sz w:val="17"/>
        </w:rPr>
        <w:t xml:space="preserve"> </w:t>
      </w:r>
      <w:r>
        <w:rPr>
          <w:rFonts w:ascii="Helvetica"/>
          <w:sz w:val="17"/>
        </w:rPr>
        <w:t>plot</w:t>
      </w:r>
      <w:r>
        <w:rPr>
          <w:rFonts w:ascii="Helvetica"/>
          <w:spacing w:val="-6"/>
          <w:sz w:val="17"/>
        </w:rPr>
        <w:t xml:space="preserve"> </w:t>
      </w:r>
      <w:r>
        <w:rPr>
          <w:rFonts w:ascii="Helvetica"/>
          <w:sz w:val="17"/>
        </w:rPr>
        <w:t>1</w:t>
      </w:r>
      <w:r>
        <w:rPr>
          <w:rFonts w:ascii="Helvetica"/>
          <w:sz w:val="17"/>
        </w:rPr>
        <w:tab/>
        <w:t>Loadings for variables for factor plot</w:t>
      </w:r>
      <w:r>
        <w:rPr>
          <w:rFonts w:ascii="Helvetica"/>
          <w:spacing w:val="-10"/>
          <w:sz w:val="17"/>
        </w:rPr>
        <w:t xml:space="preserve"> </w:t>
      </w:r>
      <w:r>
        <w:rPr>
          <w:rFonts w:ascii="Helvetica"/>
          <w:sz w:val="17"/>
        </w:rPr>
        <w:t>2</w:t>
      </w:r>
    </w:p>
    <w:p w14:paraId="53F0774C" w14:textId="77777777" w:rsidR="00371D9F" w:rsidRDefault="00371D9F">
      <w:pPr>
        <w:pStyle w:val="BodyText"/>
        <w:spacing w:before="2"/>
        <w:ind w:left="0"/>
        <w:rPr>
          <w:rFonts w:ascii="Helvetica"/>
          <w:sz w:val="13"/>
        </w:rPr>
      </w:pPr>
    </w:p>
    <w:p w14:paraId="4B1D86E9" w14:textId="77777777" w:rsidR="00371D9F" w:rsidRDefault="000A52AF">
      <w:pPr>
        <w:spacing w:before="101"/>
        <w:ind w:right="156"/>
        <w:jc w:val="center"/>
        <w:rPr>
          <w:rFonts w:ascii="Helvetica"/>
          <w:sz w:val="11"/>
        </w:rPr>
      </w:pPr>
      <w:r>
        <w:pict w14:anchorId="2275A57E">
          <v:group id="_x0000_s1659" alt="" style="position:absolute;left:0;text-align:left;margin-left:97pt;margin-top:-4.25pt;width:205.45pt;height:166.85pt;z-index:-251798528;mso-position-horizontal-relative:page" coordorigin="1940,-85" coordsize="4109,3337">
            <v:shape id="_x0000_s1660" alt="" style="position:absolute;left:1976;top:753;width:4073;height:2" coordorigin="1976,754" coordsize="4073,0" o:spt="100" adj="0,,0" path="m6021,754r28,m5838,754r18,m5654,754r19,m5471,754r18,m5288,754r18,m5104,754r18,m4370,754r569,m4187,754r18,m3453,754r569,m2536,754r752,m2169,754r202,m1976,754r28,e" filled="f" strokecolor="red" strokeweight=".24536mm">
              <v:stroke dashstyle="dash" joinstyle="round"/>
              <v:formulas/>
              <v:path arrowok="t" o:connecttype="segments"/>
            </v:shape>
            <v:rect id="_x0000_s1661" alt="" style="position:absolute;left:2003;top:336;width:166;height:1229" fillcolor="#ff9595" stroked="f"/>
            <v:rect id="_x0000_s1662" alt="" style="position:absolute;left:2003;top:336;width:166;height:1229" filled="f" strokecolor="red" strokeweight=".24536mm"/>
            <v:shape id="_x0000_s1663" alt="" style="position:absolute;left:1976;top:2375;width:578;height:2" coordorigin="1976,2376" coordsize="578,0" o:spt="100" adj="0,,0" path="m2352,2376r202,m1976,2376r211,e" filled="f" strokecolor="red" strokeweight=".24536mm">
              <v:stroke dashstyle="dash" joinstyle="round"/>
              <v:formulas/>
              <v:path arrowok="t" o:connecttype="segments"/>
            </v:shape>
            <v:rect id="_x0000_s1664" alt="" style="position:absolute;left:2187;top:1564;width:166;height:1279" fillcolor="#00e9da" stroked="f"/>
            <v:rect id="_x0000_s1665" alt="" style="position:absolute;left:2187;top:1564;width:166;height:1279" filled="f" strokecolor="#00a08a" strokeweight=".24536mm"/>
            <v:rect id="_x0000_s1666" alt="" style="position:absolute;left:2370;top:316;width:166;height:1249" fillcolor="#ff9595" stroked="f"/>
            <v:rect id="_x0000_s1667" alt="" style="position:absolute;left:2370;top:316;width:166;height:1249" filled="f" strokecolor="red" strokeweight=".24536mm"/>
            <v:line id="_x0000_s1668" alt="" style="position:absolute" from="2719,2376" to="2737,2376" strokecolor="red" strokeweight=".24536mm">
              <v:stroke dashstyle="dash"/>
            </v:line>
            <v:rect id="_x0000_s1669" alt="" style="position:absolute;left:2553;top:1564;width:166;height:985" fillcolor="#00e9da" stroked="f"/>
            <v:rect id="_x0000_s1670" alt="" style="position:absolute;left:2553;top:1564;width:166;height:985" filled="f" strokecolor="#00a08a" strokeweight=".24536mm"/>
            <v:line id="_x0000_s1671" alt="" style="position:absolute" from="2903,2376" to="2921,2376" strokecolor="red" strokeweight=".24536mm">
              <v:stroke dashstyle="dash"/>
            </v:line>
            <v:rect id="_x0000_s1672" alt="" style="position:absolute;left:2737;top:1564;width:166;height:900" fillcolor="#00e9da" stroked="f"/>
            <v:rect id="_x0000_s1673" alt="" style="position:absolute;left:2737;top:1564;width:166;height:900" filled="f" strokecolor="#00a08a" strokeweight=".24536mm"/>
            <v:line id="_x0000_s1674" alt="" style="position:absolute" from="3086,2376" to="3104,2376" strokecolor="red" strokeweight=".24536mm">
              <v:stroke dashstyle="dash"/>
            </v:line>
            <v:rect id="_x0000_s1675" alt="" style="position:absolute;left:2920;top:1564;width:166;height:915" fillcolor="#00e9da" stroked="f"/>
            <v:rect id="_x0000_s1676" alt="" style="position:absolute;left:2920;top:1564;width:166;height:915" filled="f" strokecolor="#00a08a" strokeweight=".24536mm"/>
            <v:line id="_x0000_s1677" alt="" style="position:absolute" from="3269,2376" to="3471,2376" strokecolor="red" strokeweight=".24536mm">
              <v:stroke dashstyle="dash"/>
            </v:line>
            <v:rect id="_x0000_s1678" alt="" style="position:absolute;left:3104;top:1564;width:166;height:1155" fillcolor="#00e9da" stroked="f"/>
            <v:rect id="_x0000_s1679" alt="" style="position:absolute;left:3104;top:1564;width:166;height:1155" filled="f" strokecolor="#00a08a" strokeweight=".24536mm"/>
            <v:rect id="_x0000_s1680" alt="" style="position:absolute;left:3287;top:364;width:166;height:1201" fillcolor="#ff9595" stroked="f"/>
            <v:rect id="_x0000_s1681" alt="" style="position:absolute;left:3287;top:364;width:166;height:1201" filled="f" strokecolor="red" strokeweight=".24536mm"/>
            <v:line id="_x0000_s1682" alt="" style="position:absolute" from="3636,2376" to="3655,2376" strokecolor="red" strokeweight=".24536mm">
              <v:stroke dashstyle="dash"/>
            </v:line>
            <v:rect id="_x0000_s1683" alt="" style="position:absolute;left:3471;top:1564;width:166;height:1151" fillcolor="#27c4e5" stroked="f"/>
            <v:rect id="_x0000_s1684" alt="" style="position:absolute;left:3471;top:1564;width:166;height:1151" filled="f" strokecolor="#046c9a" strokeweight=".24536mm"/>
            <v:line id="_x0000_s1685" alt="" style="position:absolute" from="3820,2376" to="3838,2376" strokecolor="red" strokeweight=".24536mm">
              <v:stroke dashstyle="dash"/>
            </v:line>
            <v:rect id="_x0000_s1686" alt="" style="position:absolute;left:3654;top:1564;width:166;height:1159" fillcolor="#27c4e5" stroked="f"/>
            <v:rect id="_x0000_s1687" alt="" style="position:absolute;left:3654;top:1564;width:166;height:1159" filled="f" strokecolor="#046c9a" strokeweight=".24536mm"/>
            <v:line id="_x0000_s1688" alt="" style="position:absolute" from="4003,2376" to="4389,2376" strokecolor="red" strokeweight=".24536mm">
              <v:stroke dashstyle="dash"/>
            </v:line>
            <v:rect id="_x0000_s1689" alt="" style="position:absolute;left:3838;top:1564;width:166;height:1038" fillcolor="#27c4e5" stroked="f"/>
            <v:rect id="_x0000_s1690" alt="" style="position:absolute;left:3838;top:1564;width:166;height:1038" filled="f" strokecolor="#046c9a" strokeweight=".24536mm"/>
            <v:rect id="_x0000_s1691" alt="" style="position:absolute;left:4021;top:569;width:166;height:996" fillcolor="#ffd48e" stroked="f"/>
            <v:rect id="_x0000_s1692" alt="" style="position:absolute;left:4021;top:569;width:166;height:996" filled="f" strokecolor="#f98400" strokeweight=".24536mm"/>
            <v:rect id="_x0000_s1693" alt="" style="position:absolute;left:4205;top:496;width:166;height:1069" fillcolor="#ffd48e" stroked="f"/>
            <v:rect id="_x0000_s1694" alt="" style="position:absolute;left:4205;top:496;width:166;height:1069" filled="f" strokecolor="#f98400" strokeweight=".24536mm"/>
            <v:line id="_x0000_s1695" alt="" style="position:absolute" from="4554,2376" to="4572,2376" strokecolor="red" strokeweight=".24536mm">
              <v:stroke dashstyle="dash"/>
            </v:line>
            <v:rect id="_x0000_s1696" alt="" style="position:absolute;left:4388;top:1564;width:166;height:1152" fillcolor="#27c4e5" stroked="f"/>
            <v:rect id="_x0000_s1697" alt="" style="position:absolute;left:4388;top:1564;width:166;height:1152" filled="f" strokecolor="#046c9a" strokeweight=".24536mm"/>
            <v:line id="_x0000_s1698" alt="" style="position:absolute" from="4737,2376" to="4755,2376" strokecolor="red" strokeweight=".24536mm">
              <v:stroke dashstyle="dash"/>
            </v:line>
            <v:rect id="_x0000_s1699" alt="" style="position:absolute;left:4572;top:1564;width:166;height:1081" fillcolor="#27c4e5" stroked="f"/>
            <v:rect id="_x0000_s1700" alt="" style="position:absolute;left:4572;top:1564;width:166;height:1081" filled="f" strokecolor="#046c9a" strokeweight=".24536mm"/>
            <v:line id="_x0000_s1701" alt="" style="position:absolute" from="4921,2376" to="6049,2376" strokecolor="red" strokeweight=".24536mm">
              <v:stroke dashstyle="dash"/>
            </v:line>
            <v:rect id="_x0000_s1702" alt="" style="position:absolute;left:4755;top:1564;width:166;height:892" fillcolor="#27c4e5" stroked="f"/>
            <v:rect id="_x0000_s1703" alt="" style="position:absolute;left:4755;top:1564;width:166;height:892" filled="f" strokecolor="#046c9a" strokeweight=".24536mm"/>
            <v:rect id="_x0000_s1704" alt="" style="position:absolute;left:4938;top:663;width:166;height:902" fillcolor="#ffd48e" stroked="f"/>
            <v:rect id="_x0000_s1705" alt="" style="position:absolute;left:4938;top:663;width:166;height:902" filled="f" strokecolor="#f98400" strokeweight=".24536mm"/>
            <v:rect id="_x0000_s1706" alt="" style="position:absolute;left:5122;top:452;width:166;height:1113" fillcolor="#ffd48e" stroked="f"/>
            <v:rect id="_x0000_s1707" alt="" style="position:absolute;left:5122;top:452;width:166;height:1113" filled="f" strokecolor="#f98400" strokeweight=".24536mm"/>
            <v:rect id="_x0000_s1708" alt="" style="position:absolute;left:5305;top:481;width:166;height:1084" fillcolor="#ffd48e" stroked="f"/>
            <v:rect id="_x0000_s1709" alt="" style="position:absolute;left:5305;top:481;width:166;height:1084" filled="f" strokecolor="#f98400" strokeweight=".24536mm"/>
            <v:rect id="_x0000_s1710" alt="" style="position:absolute;left:5489;top:414;width:166;height:1151" fillcolor="#ffd48e" stroked="f"/>
            <v:rect id="_x0000_s1711" alt="" style="position:absolute;left:5489;top:414;width:166;height:1151" filled="f" strokecolor="#f98400" strokeweight=".24536mm"/>
            <v:rect id="_x0000_s1712" alt="" style="position:absolute;left:5672;top:510;width:166;height:1055" fillcolor="#ffd48e" stroked="f"/>
            <v:rect id="_x0000_s1713" alt="" style="position:absolute;left:5672;top:510;width:166;height:1055" filled="f" strokecolor="#f98400" strokeweight=".24536mm"/>
            <v:rect id="_x0000_s1714" alt="" style="position:absolute;left:5856;top:658;width:166;height:907" fillcolor="#ffd48e" stroked="f"/>
            <v:rect id="_x0000_s1715" alt="" style="position:absolute;left:5856;top:658;width:166;height:907" filled="f" strokecolor="#f98400" strokeweight=".24536mm"/>
            <v:line id="_x0000_s1716" alt="" style="position:absolute" from="1976,1565" to="6049,1565" strokeweight=".24536mm"/>
            <v:line id="_x0000_s1717" alt="" style="position:absolute" from="1976,3251" to="1976,-85" strokeweight=".24536mm"/>
            <v:shape id="_x0000_s1718" alt="" style="position:absolute;left:769;top:9787;width:55;height:2809" coordorigin="770,9787" coordsize="55,2809" o:spt="100" adj="0,,0" path="m1940,2477r36,m1940,1565r36,m1940,652r36,e" filled="f" strokecolor="#333" strokeweight=".24536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5E1C5076">
          <v:group id="_x0000_s1624" alt="" style="position:absolute;left:0;text-align:left;margin-left:331pt;margin-top:-4.25pt;width:205.45pt;height:166.85pt;z-index:251665408;mso-position-horizontal-relative:page" coordorigin="6620,-85" coordsize="4109,3337">
            <v:shape id="_x0000_s1625" alt="" style="position:absolute;left:6656;top:913;width:4073;height:2" coordorigin="6656,914" coordsize="4073,0" o:spt="100" adj="0,,0" path="m10679,914r50,m9677,914r701,m9343,914r34,m9010,914r33,m7007,914r1702,m6656,914r50,e" filled="f" strokecolor="red" strokeweight=".24536mm">
              <v:stroke dashstyle="dash" joinstyle="round"/>
              <v:formulas/>
              <v:path arrowok="t" o:connecttype="segments"/>
            </v:shape>
            <v:rect id="_x0000_s1626" alt="" style="position:absolute;left:6706;top:341;width:301;height:1378" fillcolor="#ff9595" stroked="f"/>
            <v:rect id="_x0000_s1627" alt="" style="position:absolute;left:6706;top:341;width:301;height:1378" filled="f" strokecolor="red" strokeweight=".24536mm"/>
            <v:shape id="_x0000_s1628" alt="" style="position:absolute;left:6656;top:2524;width:718;height:2" coordorigin="6656,2524" coordsize="718,0" o:spt="100" adj="0,,0" path="m7341,2524r33,m6656,2524r384,e" filled="f" strokecolor="red" strokeweight=".24536mm">
              <v:stroke dashstyle="dash" joinstyle="round"/>
              <v:formulas/>
              <v:path arrowok="t" o:connecttype="segments"/>
            </v:shape>
            <v:rect id="_x0000_s1629" alt="" style="position:absolute;left:7040;top:1719;width:301;height:971" fillcolor="#00e9da" stroked="f"/>
            <v:rect id="_x0000_s1630" alt="" style="position:absolute;left:7040;top:1719;width:301;height:971" filled="f" strokecolor="#00a08a" strokeweight=".24536mm"/>
            <v:line id="_x0000_s1631" alt="" style="position:absolute" from="7674,2524" to="7708,2524" strokecolor="red" strokeweight=".24536mm">
              <v:stroke dashstyle="dash"/>
            </v:line>
            <v:rect id="_x0000_s1632" alt="" style="position:absolute;left:7373;top:1718;width:301;height:1049" fillcolor="#27c4e5" stroked="f"/>
            <v:rect id="_x0000_s1633" alt="" style="position:absolute;left:7373;top:1718;width:301;height:1049" filled="f" strokecolor="#046c9a" strokeweight=".24536mm"/>
            <v:line id="_x0000_s1634" alt="" style="position:absolute" from="8008,2524" to="8042,2524" strokecolor="red" strokeweight=".24536mm">
              <v:stroke dashstyle="dash"/>
            </v:line>
            <v:rect id="_x0000_s1635" alt="" style="position:absolute;left:7707;top:1719;width:301;height:1151" fillcolor="#27c4e5" stroked="f"/>
            <v:rect id="_x0000_s1636" alt="" style="position:absolute;left:7707;top:1719;width:301;height:1151" filled="f" strokecolor="#046c9a" strokeweight=".24536mm"/>
            <v:line id="_x0000_s1637" alt="" style="position:absolute" from="8342,2524" to="8375,2524" strokecolor="red" strokeweight=".24536mm">
              <v:stroke dashstyle="dash"/>
            </v:line>
            <v:rect id="_x0000_s1638" alt="" style="position:absolute;left:8041;top:1718;width:301;height:1067" fillcolor="#27c4e5" stroked="f"/>
            <v:rect id="_x0000_s1639" alt="" style="position:absolute;left:8041;top:1718;width:301;height:1067" filled="f" strokecolor="#046c9a" strokeweight=".24536mm"/>
            <v:line id="_x0000_s1640" alt="" style="position:absolute" from="8676,2524" to="9711,2524" strokecolor="red" strokeweight=".24536mm">
              <v:stroke dashstyle="dash"/>
            </v:line>
            <v:rect id="_x0000_s1641" alt="" style="position:absolute;left:8375;top:1719;width:301;height:822" fillcolor="#27c4e5" stroked="f"/>
            <v:rect id="_x0000_s1642" alt="" style="position:absolute;left:8375;top:1719;width:301;height:822" filled="f" strokecolor="#046c9a" strokeweight=".24536mm"/>
            <v:rect id="_x0000_s1643" alt="" style="position:absolute;left:8709;top:804;width:301;height:915" fillcolor="#ffd48e" stroked="f"/>
            <v:rect id="_x0000_s1644" alt="" style="position:absolute;left:8709;top:804;width:301;height:915" filled="f" strokecolor="#f98400" strokeweight=".24536mm"/>
            <v:rect id="_x0000_s1645" alt="" style="position:absolute;left:9043;top:694;width:301;height:1025" fillcolor="#ffd48e" stroked="f"/>
            <v:rect id="_x0000_s1646" alt="" style="position:absolute;left:9043;top:694;width:301;height:1025" filled="f" strokecolor="#f98400" strokeweight=".24536mm"/>
            <v:rect id="_x0000_s1647" alt="" style="position:absolute;left:9376;top:641;width:301;height:1078" fillcolor="#ffd48e" stroked="f"/>
            <v:rect id="_x0000_s1648" alt="" style="position:absolute;left:9376;top:641;width:301;height:1078" filled="f" strokecolor="#f98400" strokeweight=".24536mm"/>
            <v:line id="_x0000_s1649" alt="" style="position:absolute" from="10011,2524" to="10729,2524" strokecolor="red" strokeweight=".24536mm">
              <v:stroke dashstyle="dash"/>
            </v:line>
            <v:rect id="_x0000_s1650" alt="" style="position:absolute;left:9710;top:1718;width:301;height:1020" fillcolor="#27c4e5" stroked="f"/>
            <v:rect id="_x0000_s1651" alt="" style="position:absolute;left:9710;top:1718;width:301;height:1020" filled="f" strokecolor="#046c9a" strokeweight=".24536mm"/>
            <v:rect id="_x0000_s1652" alt="" style="position:absolute;left:10044;top:1718;width:301;height:806" fillcolor="#27c4e5" stroked="f"/>
            <v:rect id="_x0000_s1653" alt="" style="position:absolute;left:10044;top:1718;width:301;height:806" filled="f" strokecolor="#046c9a" strokeweight=".24536mm"/>
            <v:rect id="_x0000_s1654" alt="" style="position:absolute;left:10378;top:628;width:301;height:1091" fillcolor="#ffd48e" stroked="f"/>
            <v:rect id="_x0000_s1655" alt="" style="position:absolute;left:10378;top:628;width:301;height:1091" filled="f" strokecolor="#f98400" strokeweight=".24536mm"/>
            <v:line id="_x0000_s1656" alt="" style="position:absolute" from="6656,1719" to="10729,1719" strokeweight=".24536mm"/>
            <v:line id="_x0000_s1657" alt="" style="position:absolute" from="6656,3251" to="6656,-85" strokeweight=".24536mm"/>
            <v:shape id="_x0000_s1658" alt="" style="position:absolute;left:7969;top:9035;width:55;height:3590" coordorigin="7970,9036" coordsize="55,3590" o:spt="100" adj="0,,0" path="m6620,2497r36,m6620,1719r36,m6620,941r36,m6620,164r36,e" filled="f" strokecolor="#333" strokeweight=".24536mm">
              <v:stroke joinstyle="round"/>
              <v:formulas/>
              <v:path arrowok="t" o:connecttype="segments"/>
            </v:shape>
            <w10:wrap anchorx="page"/>
          </v:group>
        </w:pict>
      </w:r>
      <w:r w:rsidR="00787276">
        <w:rPr>
          <w:rFonts w:ascii="Helvetica"/>
          <w:color w:val="4D4D4D"/>
          <w:w w:val="105"/>
          <w:sz w:val="11"/>
        </w:rPr>
        <w:t>0.4</w:t>
      </w:r>
    </w:p>
    <w:p w14:paraId="46CD6C7D" w14:textId="77777777" w:rsidR="00371D9F" w:rsidRDefault="00371D9F">
      <w:pPr>
        <w:pStyle w:val="BodyText"/>
        <w:spacing w:before="11"/>
        <w:ind w:left="0"/>
        <w:rPr>
          <w:rFonts w:ascii="Helvetica"/>
          <w:sz w:val="21"/>
        </w:rPr>
      </w:pPr>
    </w:p>
    <w:p w14:paraId="51C7DB10" w14:textId="77777777" w:rsidR="00371D9F" w:rsidRDefault="000A52AF">
      <w:pPr>
        <w:spacing w:before="102"/>
        <w:ind w:left="809"/>
        <w:rPr>
          <w:rFonts w:ascii="Helvetica"/>
          <w:sz w:val="11"/>
        </w:rPr>
      </w:pPr>
      <w:r>
        <w:pict w14:anchorId="4F211023">
          <v:shape id="_x0000_s1623" type="#_x0000_t202" alt="" style="position:absolute;left:0;text-align:left;margin-left:127.65pt;margin-top:6.35pt;width:36.1pt;height:46.1pt;z-index:25167052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42FA546" w14:textId="77777777" w:rsidR="00787276" w:rsidRDefault="00787276">
                  <w:pPr>
                    <w:spacing w:before="21" w:line="340" w:lineRule="auto"/>
                    <w:ind w:left="39" w:hanging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1"/>
                    </w:rPr>
                    <w:t>tempo.F7 motion.Conjunct artic.Marcato</w:t>
                  </w:r>
                </w:p>
                <w:p w14:paraId="02E43C82" w14:textId="77777777" w:rsidR="00787276" w:rsidRDefault="00787276">
                  <w:pPr>
                    <w:spacing w:line="129" w:lineRule="exact"/>
                    <w:ind w:left="42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1"/>
                    </w:rPr>
                    <w:t>artic.Staccato</w:t>
                  </w:r>
                </w:p>
              </w:txbxContent>
            </v:textbox>
            <w10:wrap anchorx="page"/>
          </v:shape>
        </w:pict>
      </w:r>
      <w:r>
        <w:pict w14:anchorId="47DE2BBA">
          <v:shape id="_x0000_s1622" type="#_x0000_t202" alt="" style="position:absolute;left:0;text-align:left;margin-left:355.3pt;margin-top:4.5pt;width:8.55pt;height:53pt;z-index:25167872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7B84B38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1"/>
                    </w:rPr>
                    <w:t>genre.Impressionist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1"/>
        </w:rPr>
        <w:t>0.2</w:t>
      </w:r>
    </w:p>
    <w:p w14:paraId="7B2BE4FA" w14:textId="77777777" w:rsidR="00371D9F" w:rsidRDefault="00371D9F">
      <w:pPr>
        <w:pStyle w:val="BodyText"/>
        <w:spacing w:before="7"/>
        <w:ind w:left="0"/>
        <w:rPr>
          <w:rFonts w:ascii="Helvetica"/>
          <w:sz w:val="13"/>
        </w:rPr>
      </w:pPr>
    </w:p>
    <w:p w14:paraId="5DFC47CD" w14:textId="77777777" w:rsidR="00371D9F" w:rsidRDefault="000A52AF">
      <w:pPr>
        <w:ind w:right="156"/>
        <w:jc w:val="center"/>
        <w:rPr>
          <w:rFonts w:ascii="Helvetica"/>
          <w:sz w:val="11"/>
        </w:rPr>
      </w:pPr>
      <w:r>
        <w:pict w14:anchorId="46E9FFBC">
          <v:shape id="_x0000_s1621" type="#_x0000_t202" alt="" style="position:absolute;left:0;text-align:left;margin-left:109.3pt;margin-top:6.4pt;width:8.55pt;height:26.5pt;z-index:25166848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BB51961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1"/>
                    </w:rPr>
                    <w:t>tempo.F6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1"/>
        </w:rPr>
        <w:t>0.2</w:t>
      </w:r>
    </w:p>
    <w:p w14:paraId="325B5C6A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75F51949" w14:textId="77777777" w:rsidR="00371D9F" w:rsidRDefault="00371D9F">
      <w:pPr>
        <w:pStyle w:val="BodyText"/>
        <w:spacing w:before="0"/>
        <w:ind w:left="0"/>
        <w:rPr>
          <w:rFonts w:ascii="Helvetica"/>
          <w:sz w:val="12"/>
        </w:rPr>
      </w:pPr>
    </w:p>
    <w:p w14:paraId="56D7E9FF" w14:textId="77777777" w:rsidR="00371D9F" w:rsidRDefault="00371D9F">
      <w:pPr>
        <w:pStyle w:val="BodyText"/>
        <w:spacing w:before="0"/>
        <w:ind w:left="0"/>
        <w:rPr>
          <w:rFonts w:ascii="Helvetica"/>
          <w:sz w:val="10"/>
        </w:rPr>
      </w:pPr>
    </w:p>
    <w:p w14:paraId="3438CBCE" w14:textId="77777777" w:rsidR="00371D9F" w:rsidRDefault="000A52AF">
      <w:pPr>
        <w:spacing w:before="1"/>
        <w:ind w:right="9516"/>
        <w:jc w:val="center"/>
        <w:rPr>
          <w:rFonts w:ascii="Helvetica"/>
          <w:sz w:val="11"/>
        </w:rPr>
      </w:pPr>
      <w:r>
        <w:pict w14:anchorId="2417E184">
          <v:shape id="_x0000_s1620" type="#_x0000_t202" alt="" style="position:absolute;left:0;text-align:left;margin-left:73.2pt;margin-top:-23.55pt;width:10pt;height:55.3pt;z-index:25166643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5B58B3F" w14:textId="77777777" w:rsidR="00787276" w:rsidRDefault="00787276">
                  <w:pPr>
                    <w:spacing w:before="16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sz w:val="14"/>
                    </w:rPr>
                    <w:t>Signed Loadings</w:t>
                  </w:r>
                </w:p>
              </w:txbxContent>
            </v:textbox>
            <w10:wrap anchorx="page"/>
          </v:shape>
        </w:pict>
      </w:r>
      <w:r>
        <w:pict w14:anchorId="0D907687">
          <v:shape id="_x0000_s1619" type="#_x0000_t202" alt="" style="position:absolute;left:0;text-align:left;margin-left:100.1pt;margin-top:4.6pt;width:8.55pt;height:26.5pt;z-index:25166745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DB3A4DC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1"/>
                    </w:rPr>
                    <w:t>tempo.F3</w:t>
                  </w:r>
                </w:p>
              </w:txbxContent>
            </v:textbox>
            <w10:wrap anchorx="page"/>
          </v:shape>
        </w:pict>
      </w:r>
      <w:r>
        <w:pict w14:anchorId="5D436E38">
          <v:shape id="_x0000_s1618" type="#_x0000_t202" alt="" style="position:absolute;left:0;text-align:left;margin-left:118.45pt;margin-top:4.6pt;width:8.55pt;height:26.5pt;z-index:25166950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7284DD2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1"/>
                    </w:rPr>
                    <w:t>tempo.F2</w:t>
                  </w:r>
                </w:p>
              </w:txbxContent>
            </v:textbox>
            <w10:wrap anchorx="page"/>
          </v:shape>
        </w:pict>
      </w:r>
      <w:r>
        <w:pict w14:anchorId="42500970">
          <v:shape id="_x0000_s1617" type="#_x0000_t202" alt="" style="position:absolute;left:0;text-align:left;margin-left:164.3pt;margin-top:5.25pt;width:8.55pt;height:32.85pt;z-index:25167155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5C2E9E3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1"/>
                    </w:rPr>
                    <w:t>artic.Legato</w:t>
                  </w:r>
                </w:p>
              </w:txbxContent>
            </v:textbox>
            <w10:wrap anchorx="page"/>
          </v:shape>
        </w:pict>
      </w:r>
      <w:r>
        <w:pict w14:anchorId="4E520923">
          <v:shape id="_x0000_s1616" type="#_x0000_t202" alt="" style="position:absolute;left:0;text-align:left;margin-left:173.5pt;margin-top:-21.45pt;width:26.9pt;height:24.1pt;z-index:25167257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2270442" w14:textId="77777777" w:rsidR="00787276" w:rsidRDefault="00787276">
                  <w:pPr>
                    <w:spacing w:before="21" w:line="340" w:lineRule="auto"/>
                    <w:ind w:left="29" w:right="35" w:hanging="1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1"/>
                    </w:rPr>
                    <w:t>Bright Colorful</w:t>
                  </w:r>
                </w:p>
                <w:p w14:paraId="5DDB3EA0" w14:textId="77777777" w:rsidR="00787276" w:rsidRDefault="00787276">
                  <w:pPr>
                    <w:spacing w:line="129" w:lineRule="exact"/>
                    <w:ind w:left="32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1"/>
                    </w:rPr>
                    <w:t>Dancing</w:t>
                  </w:r>
                </w:p>
              </w:txbxContent>
            </v:textbox>
            <w10:wrap anchorx="page"/>
          </v:shape>
        </w:pict>
      </w:r>
      <w:r>
        <w:pict w14:anchorId="615E3181">
          <v:shape id="_x0000_s1615" type="#_x0000_t202" alt="" style="position:absolute;left:0;text-align:left;margin-left:201pt;margin-top:3.15pt;width:17.75pt;height:14.7pt;z-index:25167360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3B37204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98400"/>
                      <w:w w:val="105"/>
                      <w:sz w:val="11"/>
                    </w:rPr>
                    <w:t>Dark</w:t>
                  </w:r>
                </w:p>
                <w:p w14:paraId="5629E323" w14:textId="77777777" w:rsidR="00787276" w:rsidRDefault="00787276">
                  <w:pPr>
                    <w:spacing w:before="54"/>
                    <w:ind w:left="72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98400"/>
                      <w:w w:val="105"/>
                      <w:sz w:val="11"/>
                    </w:rPr>
                    <w:t>Dull</w:t>
                  </w:r>
                </w:p>
              </w:txbxContent>
            </v:textbox>
            <w10:wrap anchorx="page"/>
          </v:shape>
        </w:pict>
      </w:r>
      <w:r>
        <w:pict w14:anchorId="0430BD36">
          <v:shape id="_x0000_s1614" type="#_x0000_t202" alt="" style="position:absolute;left:0;text-align:left;margin-left:219.35pt;margin-top:-16.25pt;width:26.9pt;height:19.3pt;z-index:25167462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07CEF3C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1"/>
                    </w:rPr>
                    <w:t>Fast</w:t>
                  </w:r>
                </w:p>
                <w:p w14:paraId="23F295E2" w14:textId="77777777" w:rsidR="00787276" w:rsidRDefault="00787276">
                  <w:pPr>
                    <w:spacing w:before="4" w:line="180" w:lineRule="atLeast"/>
                    <w:ind w:left="23" w:right="6" w:firstLine="8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46C9A"/>
                      <w:spacing w:val="-1"/>
                      <w:w w:val="105"/>
                      <w:sz w:val="11"/>
                    </w:rPr>
                    <w:t xml:space="preserve">Happy </w:t>
                  </w:r>
                  <w:r>
                    <w:rPr>
                      <w:rFonts w:ascii="Helvetica"/>
                      <w:color w:val="046C9A"/>
                      <w:w w:val="105"/>
                      <w:sz w:val="11"/>
                    </w:rPr>
                    <w:t>Light</w:t>
                  </w:r>
                </w:p>
              </w:txbxContent>
            </v:textbox>
            <w10:wrap anchorx="page"/>
          </v:shape>
        </w:pict>
      </w:r>
      <w:r>
        <w:pict w14:anchorId="6F075D6A">
          <v:shape id="_x0000_s1613" type="#_x0000_t202" alt="" style="position:absolute;left:0;text-align:left;margin-left:246.85pt;margin-top:3.2pt;width:54.4pt;height:33.55pt;z-index:25167564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3C34A24" w14:textId="77777777" w:rsidR="00787276" w:rsidRDefault="00787276">
                  <w:pPr>
                    <w:spacing w:before="21" w:line="340" w:lineRule="auto"/>
                    <w:ind w:left="20" w:right="10" w:firstLine="364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98400"/>
                      <w:w w:val="105"/>
                      <w:sz w:val="11"/>
                    </w:rPr>
                    <w:t>Long Melancholy</w:t>
                  </w:r>
                </w:p>
                <w:p w14:paraId="5600209E" w14:textId="77777777" w:rsidR="00787276" w:rsidRDefault="00787276">
                  <w:pPr>
                    <w:spacing w:line="340" w:lineRule="auto"/>
                    <w:ind w:left="234" w:right="18" w:firstLine="207"/>
                    <w:jc w:val="right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98400"/>
                      <w:w w:val="105"/>
                      <w:sz w:val="11"/>
                    </w:rPr>
                    <w:t xml:space="preserve">Sad </w:t>
                  </w:r>
                  <w:r>
                    <w:rPr>
                      <w:rFonts w:ascii="Helvetica"/>
                      <w:color w:val="F98400"/>
                      <w:spacing w:val="-1"/>
                      <w:w w:val="105"/>
                      <w:sz w:val="11"/>
                    </w:rPr>
                    <w:t xml:space="preserve">Slow </w:t>
                  </w:r>
                  <w:r>
                    <w:rPr>
                      <w:rFonts w:ascii="Helvetica"/>
                      <w:color w:val="F98400"/>
                      <w:w w:val="105"/>
                      <w:sz w:val="11"/>
                    </w:rPr>
                    <w:t>Solemn</w:t>
                  </w:r>
                </w:p>
                <w:p w14:paraId="5DF0298F" w14:textId="77777777" w:rsidR="00787276" w:rsidRDefault="00787276">
                  <w:pPr>
                    <w:spacing w:line="129" w:lineRule="exact"/>
                    <w:ind w:right="26"/>
                    <w:jc w:val="right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98400"/>
                      <w:spacing w:val="-1"/>
                      <w:w w:val="105"/>
                      <w:sz w:val="11"/>
                    </w:rPr>
                    <w:t>Weak</w:t>
                  </w:r>
                </w:p>
              </w:txbxContent>
            </v:textbox>
            <w10:wrap anchorx="page"/>
          </v:shape>
        </w:pict>
      </w:r>
      <w:r>
        <w:pict w14:anchorId="0AD4D9E2">
          <v:shape id="_x0000_s1612" type="#_x0000_t202" alt="" style="position:absolute;left:0;text-align:left;margin-left:307.25pt;margin-top:-23.55pt;width:10pt;height:55.3pt;z-index:25167667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6653761" w14:textId="77777777" w:rsidR="00787276" w:rsidRDefault="00787276">
                  <w:pPr>
                    <w:spacing w:before="16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sz w:val="14"/>
                    </w:rPr>
                    <w:t>Signed Loadings</w:t>
                  </w:r>
                </w:p>
              </w:txbxContent>
            </v:textbox>
            <w10:wrap anchorx="page"/>
          </v:shape>
        </w:pict>
      </w:r>
      <w:r>
        <w:pict w14:anchorId="265BCDD3">
          <v:shape id="_x0000_s1611" type="#_x0000_t202" alt="" style="position:absolute;left:0;text-align:left;margin-left:372pt;margin-top:-21.8pt;width:8.55pt;height:30.8pt;z-index:25167974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CC7F6EF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1"/>
                    </w:rPr>
                    <w:t>Aggressive</w:t>
                  </w:r>
                </w:p>
              </w:txbxContent>
            </v:textbox>
            <w10:wrap anchorx="page"/>
          </v:shape>
        </w:pict>
      </w:r>
      <w:r>
        <w:pict w14:anchorId="20633881">
          <v:shape id="_x0000_s1610" type="#_x0000_t202" alt="" style="position:absolute;left:0;text-align:left;margin-left:388.7pt;margin-top:-15.3pt;width:8.55pt;height:24.95pt;z-index:25168076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E5CB210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1"/>
                    </w:rPr>
                    <w:t>Complex</w:t>
                  </w:r>
                </w:p>
              </w:txbxContent>
            </v:textbox>
            <w10:wrap anchorx="page"/>
          </v:shape>
        </w:pict>
      </w:r>
      <w:r>
        <w:pict w14:anchorId="2E88396B">
          <v:shape id="_x0000_s1609" type="#_x0000_t202" alt="" style="position:absolute;left:0;text-align:left;margin-left:405.4pt;margin-top:-8.7pt;width:8.55pt;height:18.95pt;z-index:25168179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BEA276A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1"/>
                    </w:rPr>
                    <w:t>Dense</w:t>
                  </w:r>
                </w:p>
              </w:txbxContent>
            </v:textbox>
            <w10:wrap anchorx="page"/>
          </v:shape>
        </w:pict>
      </w:r>
      <w:r>
        <w:pict w14:anchorId="2C58FBEB">
          <v:shape id="_x0000_s1608" type="#_x0000_t202" alt="" style="position:absolute;left:0;text-align:left;margin-left:422.1pt;margin-top:-19.1pt;width:8.55pt;height:28.35pt;z-index:25168281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672E86B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1"/>
                    </w:rPr>
                    <w:t>Disturbing</w:t>
                  </w:r>
                </w:p>
              </w:txbxContent>
            </v:textbox>
            <w10:wrap anchorx="page"/>
          </v:shape>
        </w:pict>
      </w:r>
      <w:r>
        <w:pict w14:anchorId="4C3E671E">
          <v:shape id="_x0000_s1607" type="#_x0000_t202" alt="" style="position:absolute;left:0;text-align:left;margin-left:488.85pt;margin-top:-19.4pt;width:8.55pt;height:28.6pt;z-index:25168691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7FAE499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1"/>
                    </w:rPr>
                    <w:t>Surprising</w:t>
                  </w:r>
                </w:p>
              </w:txbxContent>
            </v:textbox>
            <w10:wrap anchorx="page"/>
          </v:shape>
        </w:pict>
      </w:r>
      <w:r>
        <w:pict w14:anchorId="3A19CB80">
          <v:shape id="_x0000_s1606" type="#_x0000_t202" alt="" style="position:absolute;left:0;text-align:left;margin-left:505.55pt;margin-top:-8.35pt;width:8.55pt;height:18.6pt;z-index:25168793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E599982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1"/>
                    </w:rPr>
                    <w:t>Varied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1"/>
        </w:rPr>
        <w:t>0.0</w:t>
      </w:r>
    </w:p>
    <w:p w14:paraId="01EF7475" w14:textId="77777777" w:rsidR="00371D9F" w:rsidRDefault="000A52AF">
      <w:pPr>
        <w:spacing w:before="24"/>
        <w:ind w:right="156"/>
        <w:jc w:val="center"/>
        <w:rPr>
          <w:rFonts w:ascii="Helvetica"/>
          <w:sz w:val="11"/>
        </w:rPr>
      </w:pPr>
      <w:r>
        <w:pict w14:anchorId="1B76B8B9">
          <v:shape id="_x0000_s1605" type="#_x0000_t202" alt="" style="position:absolute;left:0;text-align:left;margin-left:338.6pt;margin-top:6.3pt;width:8.55pt;height:31.75pt;z-index:25167769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CE0EEBC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1"/>
                    </w:rPr>
                    <w:t>harm.Major</w:t>
                  </w:r>
                </w:p>
              </w:txbxContent>
            </v:textbox>
            <w10:wrap anchorx="page"/>
          </v:shape>
        </w:pict>
      </w:r>
      <w:r>
        <w:pict w14:anchorId="7C029CD9">
          <v:shape id="_x0000_s1604" type="#_x0000_t202" alt="" style="position:absolute;left:0;text-align:left;margin-left:438.8pt;margin-top:4.6pt;width:8.55pt;height:14.7pt;z-index:25168384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124FA3F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98400"/>
                      <w:w w:val="105"/>
                      <w:sz w:val="11"/>
                    </w:rPr>
                    <w:t>Light</w:t>
                  </w:r>
                </w:p>
              </w:txbxContent>
            </v:textbox>
            <w10:wrap anchorx="page"/>
          </v:shape>
        </w:pict>
      </w:r>
      <w:r>
        <w:pict w14:anchorId="30709BFE">
          <v:shape id="_x0000_s1603" type="#_x0000_t202" alt="" style="position:absolute;left:0;text-align:left;margin-left:455.45pt;margin-top:5.05pt;width:8.55pt;height:19.25pt;z-index:25168486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7BB758F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98400"/>
                      <w:w w:val="105"/>
                      <w:sz w:val="11"/>
                    </w:rPr>
                    <w:t>Round</w:t>
                  </w:r>
                </w:p>
              </w:txbxContent>
            </v:textbox>
            <w10:wrap anchorx="page"/>
          </v:shape>
        </w:pict>
      </w:r>
      <w:r>
        <w:pict w14:anchorId="5E9168AF">
          <v:shape id="_x0000_s1602" type="#_x0000_t202" alt="" style="position:absolute;left:0;text-align:left;margin-left:472.15pt;margin-top:4.35pt;width:8.55pt;height:12.45pt;z-index:25168588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B07351D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98400"/>
                      <w:w w:val="105"/>
                      <w:sz w:val="11"/>
                    </w:rPr>
                    <w:t>Soft</w:t>
                  </w:r>
                </w:p>
              </w:txbxContent>
            </v:textbox>
            <w10:wrap anchorx="page"/>
          </v:shape>
        </w:pict>
      </w:r>
      <w:r>
        <w:pict w14:anchorId="59B1A09A">
          <v:shape id="_x0000_s1601" type="#_x0000_t202" alt="" style="position:absolute;left:0;text-align:left;margin-left:522.25pt;margin-top:4.85pt;width:8.55pt;height:17.55pt;z-index:25168896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2EF02CA" w14:textId="77777777" w:rsidR="00787276" w:rsidRDefault="00787276">
                  <w:pPr>
                    <w:spacing w:before="21"/>
                    <w:ind w:left="20"/>
                    <w:rPr>
                      <w:rFonts w:ascii="Helvetica"/>
                      <w:sz w:val="11"/>
                    </w:rPr>
                  </w:pPr>
                  <w:r>
                    <w:rPr>
                      <w:rFonts w:ascii="Helvetica"/>
                      <w:color w:val="F98400"/>
                      <w:w w:val="105"/>
                      <w:sz w:val="11"/>
                    </w:rPr>
                    <w:t>Warm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1"/>
        </w:rPr>
        <w:t>0.0</w:t>
      </w:r>
    </w:p>
    <w:p w14:paraId="5A535F14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4B737369" w14:textId="77777777" w:rsidR="00371D9F" w:rsidRDefault="00371D9F">
      <w:pPr>
        <w:pStyle w:val="BodyText"/>
        <w:spacing w:before="11"/>
        <w:ind w:left="0"/>
        <w:rPr>
          <w:rFonts w:ascii="Helvetica"/>
        </w:rPr>
      </w:pPr>
    </w:p>
    <w:p w14:paraId="271F5844" w14:textId="77777777" w:rsidR="00371D9F" w:rsidRDefault="00787276">
      <w:pPr>
        <w:tabs>
          <w:tab w:val="left" w:pos="5421"/>
        </w:tabs>
        <w:spacing w:before="101"/>
        <w:ind w:left="741"/>
        <w:rPr>
          <w:rFonts w:ascii="Helvetica" w:hAnsi="Helvetica"/>
          <w:sz w:val="11"/>
        </w:rPr>
      </w:pPr>
      <w:r>
        <w:rPr>
          <w:rFonts w:ascii="Helvetica" w:hAnsi="Helvetica"/>
          <w:color w:val="4D4D4D"/>
          <w:w w:val="105"/>
          <w:position w:val="2"/>
          <w:sz w:val="11"/>
        </w:rPr>
        <w:t>−0.2</w:t>
      </w:r>
      <w:r>
        <w:rPr>
          <w:rFonts w:ascii="Helvetica" w:hAnsi="Helvetica"/>
          <w:color w:val="4D4D4D"/>
          <w:w w:val="105"/>
          <w:position w:val="2"/>
          <w:sz w:val="11"/>
        </w:rPr>
        <w:tab/>
      </w:r>
      <w:r>
        <w:rPr>
          <w:rFonts w:ascii="Helvetica" w:hAnsi="Helvetica"/>
          <w:color w:val="4D4D4D"/>
          <w:w w:val="105"/>
          <w:sz w:val="11"/>
        </w:rPr>
        <w:t>−0.2</w:t>
      </w:r>
    </w:p>
    <w:p w14:paraId="7889E95D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5DCA8B9F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3E5B2FE6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4B495BED" w14:textId="77777777" w:rsidR="00371D9F" w:rsidRDefault="00371D9F">
      <w:pPr>
        <w:pStyle w:val="BodyText"/>
        <w:spacing w:before="7"/>
        <w:ind w:left="0"/>
        <w:rPr>
          <w:rFonts w:ascii="Helvetica"/>
          <w:sz w:val="21"/>
        </w:rPr>
      </w:pPr>
    </w:p>
    <w:p w14:paraId="585876FA" w14:textId="77777777" w:rsidR="00371D9F" w:rsidRDefault="00787276">
      <w:pPr>
        <w:spacing w:before="145"/>
        <w:ind w:left="487"/>
        <w:rPr>
          <w:i/>
          <w:sz w:val="24"/>
        </w:rPr>
      </w:pPr>
      <w:r>
        <w:rPr>
          <w:i/>
          <w:sz w:val="24"/>
        </w:rPr>
        <w:t>Figure 13</w:t>
      </w:r>
    </w:p>
    <w:p w14:paraId="54D93387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2B9AB2A9" w14:textId="77777777" w:rsidR="00371D9F" w:rsidRDefault="00371D9F">
      <w:pPr>
        <w:rPr>
          <w:sz w:val="20"/>
        </w:r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68C4D775" w14:textId="77777777" w:rsidR="00371D9F" w:rsidRDefault="00371D9F">
      <w:pPr>
        <w:pStyle w:val="BodyText"/>
        <w:spacing w:before="0"/>
        <w:ind w:left="0"/>
        <w:rPr>
          <w:i/>
          <w:sz w:val="18"/>
        </w:rPr>
      </w:pPr>
    </w:p>
    <w:p w14:paraId="628A8A14" w14:textId="77777777" w:rsidR="00371D9F" w:rsidRDefault="00371D9F">
      <w:pPr>
        <w:pStyle w:val="BodyText"/>
        <w:spacing w:before="6"/>
        <w:ind w:left="0"/>
        <w:rPr>
          <w:i/>
          <w:sz w:val="17"/>
        </w:rPr>
      </w:pPr>
    </w:p>
    <w:p w14:paraId="77E014A7" w14:textId="77777777" w:rsidR="00371D9F" w:rsidRDefault="00787276">
      <w:pPr>
        <w:ind w:left="110"/>
        <w:rPr>
          <w:rFonts w:ascii="Arial"/>
          <w:sz w:val="12"/>
        </w:rPr>
      </w:pPr>
      <w:r>
        <w:rPr>
          <w:rFonts w:ascii="Arial"/>
          <w:sz w:val="12"/>
        </w:rPr>
        <w:t>552</w:t>
      </w:r>
    </w:p>
    <w:p w14:paraId="6A854061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1503B0DE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553</w:t>
      </w:r>
    </w:p>
    <w:p w14:paraId="49A4F024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579D7775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554</w:t>
      </w:r>
    </w:p>
    <w:p w14:paraId="4EFCB04D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4F0449EC" w14:textId="77777777" w:rsidR="00371D9F" w:rsidRDefault="00787276">
      <w:pPr>
        <w:spacing w:before="134"/>
        <w:ind w:left="110"/>
        <w:rPr>
          <w:rFonts w:ascii="Arial"/>
          <w:sz w:val="12"/>
        </w:rPr>
      </w:pPr>
      <w:r>
        <w:rPr>
          <w:rFonts w:ascii="Arial"/>
          <w:sz w:val="12"/>
        </w:rPr>
        <w:t>555</w:t>
      </w:r>
    </w:p>
    <w:p w14:paraId="7294B54D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4DFC519E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556</w:t>
      </w:r>
    </w:p>
    <w:p w14:paraId="63D403F8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57A93EAC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557</w:t>
      </w:r>
    </w:p>
    <w:p w14:paraId="12D636D0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3F01735F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558</w:t>
      </w:r>
    </w:p>
    <w:p w14:paraId="35B3EAFD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524ABFD4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559</w:t>
      </w:r>
    </w:p>
    <w:p w14:paraId="18AE12A4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690DE342" w14:textId="77777777" w:rsidR="00371D9F" w:rsidRDefault="00787276">
      <w:pPr>
        <w:spacing w:before="134"/>
        <w:ind w:left="110"/>
        <w:rPr>
          <w:rFonts w:ascii="Arial"/>
          <w:sz w:val="12"/>
        </w:rPr>
      </w:pPr>
      <w:r>
        <w:rPr>
          <w:rFonts w:ascii="Arial"/>
          <w:sz w:val="12"/>
        </w:rPr>
        <w:t>560</w:t>
      </w:r>
    </w:p>
    <w:p w14:paraId="54D45855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714D8A4B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561</w:t>
      </w:r>
    </w:p>
    <w:p w14:paraId="46BF6225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37250BDF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562</w:t>
      </w:r>
    </w:p>
    <w:p w14:paraId="2345291A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2F46A20A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563</w:t>
      </w:r>
    </w:p>
    <w:p w14:paraId="43C31A12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2ECC0679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564</w:t>
      </w:r>
    </w:p>
    <w:p w14:paraId="642112F1" w14:textId="77777777" w:rsidR="00371D9F" w:rsidRDefault="00787276">
      <w:pPr>
        <w:spacing w:before="91"/>
        <w:ind w:left="110"/>
        <w:rPr>
          <w:rFonts w:ascii="Arial"/>
          <w:sz w:val="12"/>
        </w:rPr>
      </w:pPr>
      <w:r>
        <w:rPr>
          <w:rFonts w:ascii="Arial"/>
          <w:sz w:val="12"/>
        </w:rPr>
        <w:t>565</w:t>
      </w:r>
    </w:p>
    <w:p w14:paraId="63E09039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3909D165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566</w:t>
      </w:r>
    </w:p>
    <w:p w14:paraId="48B2DEBE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1117EAB4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567</w:t>
      </w:r>
    </w:p>
    <w:p w14:paraId="5D93C066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0848EE10" w14:textId="77777777" w:rsidR="00371D9F" w:rsidRDefault="00787276">
      <w:pPr>
        <w:spacing w:before="133"/>
        <w:ind w:left="110"/>
        <w:rPr>
          <w:rFonts w:ascii="Arial"/>
          <w:sz w:val="12"/>
        </w:rPr>
      </w:pPr>
      <w:r>
        <w:rPr>
          <w:rFonts w:ascii="Arial"/>
          <w:sz w:val="12"/>
        </w:rPr>
        <w:t>568</w:t>
      </w:r>
    </w:p>
    <w:p w14:paraId="70E18997" w14:textId="77777777" w:rsidR="00371D9F" w:rsidRDefault="00371D9F">
      <w:pPr>
        <w:pStyle w:val="BodyText"/>
        <w:spacing w:before="0"/>
        <w:ind w:left="0"/>
        <w:rPr>
          <w:rFonts w:ascii="Arial"/>
          <w:sz w:val="18"/>
        </w:rPr>
      </w:pPr>
    </w:p>
    <w:p w14:paraId="17686563" w14:textId="77777777" w:rsidR="00371D9F" w:rsidRDefault="00787276">
      <w:pPr>
        <w:spacing w:before="134"/>
        <w:ind w:left="110"/>
        <w:rPr>
          <w:rFonts w:ascii="Arial"/>
          <w:sz w:val="12"/>
        </w:rPr>
      </w:pPr>
      <w:r>
        <w:rPr>
          <w:rFonts w:ascii="Arial"/>
          <w:sz w:val="12"/>
        </w:rPr>
        <w:t>569</w:t>
      </w:r>
    </w:p>
    <w:p w14:paraId="1B064070" w14:textId="77777777" w:rsidR="00371D9F" w:rsidRDefault="00787276">
      <w:pPr>
        <w:pStyle w:val="BodyText"/>
        <w:spacing w:before="93" w:line="480" w:lineRule="atLeast"/>
        <w:ind w:right="1635" w:firstLine="8"/>
      </w:pPr>
      <w:r>
        <w:br w:type="column"/>
      </w:r>
      <w:r>
        <w:rPr>
          <w:w w:val="105"/>
        </w:rPr>
        <w:t xml:space="preserve">Slow, Solemn, and </w:t>
      </w:r>
      <w:r>
        <w:rPr>
          <w:spacing w:val="-5"/>
          <w:w w:val="105"/>
        </w:rPr>
        <w:t xml:space="preserve">Weak </w:t>
      </w:r>
      <w:r>
        <w:rPr>
          <w:w w:val="105"/>
        </w:rPr>
        <w:t xml:space="preserve">in the positive direction. What’s notable here is that while </w:t>
      </w:r>
      <w:proofErr w:type="gramStart"/>
      <w:r>
        <w:rPr>
          <w:w w:val="105"/>
        </w:rPr>
        <w:t>some  of</w:t>
      </w:r>
      <w:proofErr w:type="gramEnd"/>
      <w:r>
        <w:rPr>
          <w:w w:val="105"/>
        </w:rPr>
        <w:t xml:space="preserve"> these variables did contribute significantly in the plots above (see Figure </w:t>
      </w:r>
      <w:r>
        <w:rPr>
          <w:b/>
          <w:w w:val="105"/>
        </w:rPr>
        <w:t xml:space="preserve">?? </w:t>
      </w:r>
      <w:r>
        <w:rPr>
          <w:w w:val="105"/>
        </w:rPr>
        <w:t xml:space="preserve">and Figure </w:t>
      </w:r>
      <w:hyperlink w:anchor="_bookmark5" w:history="1">
        <w:r>
          <w:rPr>
            <w:w w:val="105"/>
          </w:rPr>
          <w:t>5</w:t>
        </w:r>
      </w:hyperlink>
      <w:r>
        <w:rPr>
          <w:w w:val="105"/>
        </w:rPr>
        <w:t xml:space="preserve">), some didn’t contribute </w:t>
      </w:r>
      <w:r>
        <w:rPr>
          <w:spacing w:val="-4"/>
          <w:w w:val="105"/>
        </w:rPr>
        <w:t xml:space="preserve">much </w:t>
      </w:r>
      <w:r>
        <w:rPr>
          <w:w w:val="105"/>
        </w:rPr>
        <w:t xml:space="preserve">at all and fell near the barycenter of the factor plot.  </w:t>
      </w:r>
      <w:proofErr w:type="gramStart"/>
      <w:r>
        <w:rPr>
          <w:spacing w:val="-10"/>
          <w:w w:val="105"/>
        </w:rPr>
        <w:t xml:space="preserve">We  </w:t>
      </w:r>
      <w:r>
        <w:rPr>
          <w:w w:val="105"/>
        </w:rPr>
        <w:t>also</w:t>
      </w:r>
      <w:proofErr w:type="gramEnd"/>
      <w:r>
        <w:rPr>
          <w:w w:val="105"/>
        </w:rPr>
        <w:t xml:space="preserve"> see that this juxtaposes some negatively and positively </w:t>
      </w:r>
      <w:proofErr w:type="spellStart"/>
      <w:r>
        <w:rPr>
          <w:w w:val="105"/>
        </w:rPr>
        <w:t>valenced</w:t>
      </w:r>
      <w:proofErr w:type="spellEnd"/>
      <w:r>
        <w:rPr>
          <w:w w:val="105"/>
        </w:rPr>
        <w:t xml:space="preserve"> adjectives, which allows us to identify which of the musical qualities contributes to the valence dimension. The second dimension tells us a similar </w:t>
      </w:r>
      <w:r>
        <w:rPr>
          <w:spacing w:val="-4"/>
          <w:w w:val="105"/>
        </w:rPr>
        <w:t xml:space="preserve">story. </w:t>
      </w:r>
      <w:r>
        <w:rPr>
          <w:w w:val="105"/>
        </w:rPr>
        <w:t xml:space="preserve">Here </w:t>
      </w:r>
      <w:r>
        <w:rPr>
          <w:spacing w:val="-4"/>
          <w:w w:val="105"/>
        </w:rPr>
        <w:t xml:space="preserve">we </w:t>
      </w:r>
      <w:r>
        <w:rPr>
          <w:w w:val="105"/>
        </w:rPr>
        <w:t xml:space="preserve">see more of the harmony variables, along with one tempo variable, some </w:t>
      </w:r>
      <w:r>
        <w:rPr>
          <w:spacing w:val="-4"/>
          <w:w w:val="105"/>
        </w:rPr>
        <w:t xml:space="preserve">density, </w:t>
      </w:r>
      <w:r>
        <w:rPr>
          <w:w w:val="105"/>
        </w:rPr>
        <w:t xml:space="preserve">genre, a few dynamics, contour, motion, range, and articulation. The adjectives contributing negatively are Aggressive, Complex, Dense, Disturbing, Incisive, Mysterious, </w:t>
      </w:r>
      <w:r>
        <w:rPr>
          <w:spacing w:val="-3"/>
          <w:w w:val="105"/>
        </w:rPr>
        <w:t xml:space="preserve">Powerful, </w:t>
      </w:r>
      <w:r>
        <w:rPr>
          <w:w w:val="105"/>
        </w:rPr>
        <w:t xml:space="preserve">Surprising, and </w:t>
      </w:r>
      <w:r>
        <w:rPr>
          <w:spacing w:val="-3"/>
          <w:w w:val="105"/>
        </w:rPr>
        <w:t xml:space="preserve">Varied, </w:t>
      </w:r>
      <w:r>
        <w:rPr>
          <w:w w:val="105"/>
        </w:rPr>
        <w:t xml:space="preserve">and those contributing positively are Light, Round, Soft, </w:t>
      </w:r>
      <w:r>
        <w:rPr>
          <w:spacing w:val="-3"/>
          <w:w w:val="105"/>
        </w:rPr>
        <w:t xml:space="preserve">Transparent, </w:t>
      </w:r>
      <w:r>
        <w:rPr>
          <w:w w:val="105"/>
        </w:rPr>
        <w:t xml:space="preserve">and </w:t>
      </w:r>
      <w:r>
        <w:rPr>
          <w:spacing w:val="-4"/>
          <w:w w:val="105"/>
        </w:rPr>
        <w:t xml:space="preserve">Warm. </w:t>
      </w:r>
      <w:r>
        <w:rPr>
          <w:w w:val="105"/>
        </w:rPr>
        <w:t xml:space="preserve">Again </w:t>
      </w:r>
      <w:proofErr w:type="gramStart"/>
      <w:r>
        <w:rPr>
          <w:spacing w:val="-4"/>
          <w:w w:val="105"/>
        </w:rPr>
        <w:t xml:space="preserve">we  </w:t>
      </w:r>
      <w:r>
        <w:rPr>
          <w:w w:val="105"/>
        </w:rPr>
        <w:t>see</w:t>
      </w:r>
      <w:proofErr w:type="gramEnd"/>
      <w:r>
        <w:rPr>
          <w:w w:val="105"/>
        </w:rPr>
        <w:t xml:space="preserve"> similar effects of variables that </w:t>
      </w:r>
      <w:r>
        <w:rPr>
          <w:spacing w:val="-3"/>
          <w:w w:val="105"/>
        </w:rPr>
        <w:t xml:space="preserve">may </w:t>
      </w:r>
      <w:r>
        <w:rPr>
          <w:w w:val="105"/>
        </w:rPr>
        <w:t xml:space="preserve">not </w:t>
      </w:r>
      <w:r>
        <w:rPr>
          <w:spacing w:val="-4"/>
          <w:w w:val="105"/>
        </w:rPr>
        <w:t xml:space="preserve">have </w:t>
      </w:r>
      <w:r>
        <w:rPr>
          <w:w w:val="105"/>
        </w:rPr>
        <w:t>contributed significantly to their respective plots above, but are contributing significantly here. Also, this second latent variable seems</w:t>
      </w:r>
      <w:bookmarkStart w:id="191" w:name="Discussion"/>
      <w:bookmarkEnd w:id="191"/>
      <w:r>
        <w:rPr>
          <w:w w:val="105"/>
        </w:rPr>
        <w:t xml:space="preserve"> to </w:t>
      </w:r>
      <w:r>
        <w:rPr>
          <w:spacing w:val="3"/>
          <w:w w:val="105"/>
        </w:rPr>
        <w:t xml:space="preserve">be </w:t>
      </w:r>
      <w:r>
        <w:rPr>
          <w:w w:val="105"/>
        </w:rPr>
        <w:t>defining the arousal</w:t>
      </w:r>
      <w:r>
        <w:rPr>
          <w:spacing w:val="2"/>
          <w:w w:val="105"/>
        </w:rPr>
        <w:t xml:space="preserve"> </w:t>
      </w:r>
      <w:r>
        <w:rPr>
          <w:w w:val="105"/>
        </w:rPr>
        <w:t>dimension.</w:t>
      </w:r>
    </w:p>
    <w:p w14:paraId="59E2C860" w14:textId="77777777" w:rsidR="00371D9F" w:rsidRDefault="00787276">
      <w:pPr>
        <w:pStyle w:val="BodyText"/>
        <w:tabs>
          <w:tab w:val="left" w:pos="2235"/>
        </w:tabs>
        <w:spacing w:before="0" w:line="206" w:lineRule="exact"/>
        <w:ind w:left="694"/>
      </w:pPr>
      <w:r>
        <w:rPr>
          <w:b/>
          <w:w w:val="105"/>
        </w:rPr>
        <w:t>Discussion.</w:t>
      </w:r>
      <w:r>
        <w:rPr>
          <w:b/>
          <w:w w:val="105"/>
        </w:rPr>
        <w:tab/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factor</w:t>
      </w:r>
      <w:r>
        <w:rPr>
          <w:spacing w:val="14"/>
          <w:w w:val="105"/>
        </w:rPr>
        <w:t xml:space="preserve"> </w:t>
      </w:r>
      <w:r>
        <w:rPr>
          <w:w w:val="105"/>
        </w:rPr>
        <w:t>score</w:t>
      </w:r>
      <w:r>
        <w:rPr>
          <w:spacing w:val="14"/>
          <w:w w:val="105"/>
        </w:rPr>
        <w:t xml:space="preserve"> </w:t>
      </w:r>
      <w:r>
        <w:rPr>
          <w:w w:val="105"/>
        </w:rPr>
        <w:t>plots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analysis</w:t>
      </w:r>
      <w:r>
        <w:rPr>
          <w:spacing w:val="14"/>
          <w:w w:val="105"/>
        </w:rPr>
        <w:t xml:space="preserve"> </w:t>
      </w:r>
      <w:r>
        <w:rPr>
          <w:w w:val="105"/>
        </w:rPr>
        <w:t>shows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first</w:t>
      </w:r>
      <w:r>
        <w:rPr>
          <w:spacing w:val="14"/>
          <w:w w:val="105"/>
        </w:rPr>
        <w:t xml:space="preserve"> </w:t>
      </w:r>
      <w:r>
        <w:rPr>
          <w:spacing w:val="-5"/>
          <w:w w:val="105"/>
        </w:rPr>
        <w:t>two</w:t>
      </w:r>
      <w:r>
        <w:rPr>
          <w:spacing w:val="14"/>
          <w:w w:val="105"/>
        </w:rPr>
        <w:t xml:space="preserve"> </w:t>
      </w:r>
      <w:r>
        <w:rPr>
          <w:w w:val="105"/>
        </w:rPr>
        <w:t>sets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</w:p>
    <w:p w14:paraId="6C2DF3D9" w14:textId="77777777" w:rsidR="00371D9F" w:rsidRDefault="00787276">
      <w:pPr>
        <w:pStyle w:val="BodyText"/>
        <w:spacing w:line="415" w:lineRule="auto"/>
        <w:ind w:left="118" w:right="1635"/>
      </w:pPr>
      <w:r>
        <w:rPr>
          <w:w w:val="105"/>
        </w:rPr>
        <w:t xml:space="preserve">latent variables extracted </w:t>
      </w:r>
      <w:r>
        <w:rPr>
          <w:spacing w:val="-4"/>
          <w:w w:val="105"/>
        </w:rPr>
        <w:t xml:space="preserve">by </w:t>
      </w:r>
      <w:r>
        <w:rPr>
          <w:w w:val="105"/>
        </w:rPr>
        <w:t xml:space="preserve">the analysis effectively separate the groups of excerpts into the clusters defined in the HCA for the adjectives </w:t>
      </w:r>
      <w:r>
        <w:rPr>
          <w:spacing w:val="-4"/>
          <w:w w:val="105"/>
        </w:rPr>
        <w:t xml:space="preserve">survey. </w:t>
      </w:r>
      <w:r>
        <w:rPr>
          <w:w w:val="105"/>
        </w:rPr>
        <w:t xml:space="preserve">This factor plot shows us </w:t>
      </w:r>
      <w:r>
        <w:rPr>
          <w:spacing w:val="-3"/>
          <w:w w:val="105"/>
        </w:rPr>
        <w:t xml:space="preserve">how </w:t>
      </w:r>
      <w:r>
        <w:rPr>
          <w:w w:val="105"/>
        </w:rPr>
        <w:t xml:space="preserve">the strongest correlated signal between the </w:t>
      </w:r>
      <w:r>
        <w:rPr>
          <w:spacing w:val="-5"/>
          <w:w w:val="105"/>
        </w:rPr>
        <w:t xml:space="preserve">two </w:t>
      </w:r>
      <w:r>
        <w:rPr>
          <w:w w:val="105"/>
        </w:rPr>
        <w:t xml:space="preserve">data tables separates Excerpts groups </w:t>
      </w:r>
      <w:proofErr w:type="gramStart"/>
      <w:r>
        <w:rPr>
          <w:w w:val="105"/>
        </w:rPr>
        <w:t>2  and</w:t>
      </w:r>
      <w:proofErr w:type="gramEnd"/>
      <w:r>
        <w:rPr>
          <w:spacing w:val="21"/>
          <w:w w:val="105"/>
        </w:rPr>
        <w:t xml:space="preserve"> </w:t>
      </w:r>
      <w:r>
        <w:rPr>
          <w:w w:val="105"/>
        </w:rPr>
        <w:t>3,</w:t>
      </w:r>
      <w:r>
        <w:rPr>
          <w:spacing w:val="21"/>
          <w:w w:val="105"/>
        </w:rPr>
        <w:t xml:space="preserve"> </w:t>
      </w:r>
      <w:r>
        <w:rPr>
          <w:w w:val="105"/>
        </w:rPr>
        <w:t>but</w:t>
      </w:r>
      <w:r>
        <w:rPr>
          <w:spacing w:val="22"/>
          <w:w w:val="105"/>
        </w:rPr>
        <w:t xml:space="preserve"> </w:t>
      </w:r>
      <w:r>
        <w:rPr>
          <w:w w:val="105"/>
        </w:rPr>
        <w:t>groups</w:t>
      </w:r>
      <w:r>
        <w:rPr>
          <w:spacing w:val="21"/>
          <w:w w:val="105"/>
        </w:rPr>
        <w:t xml:space="preserve"> </w:t>
      </w:r>
      <w:r>
        <w:rPr>
          <w:w w:val="105"/>
        </w:rPr>
        <w:t>1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2</w:t>
      </w:r>
      <w:r>
        <w:rPr>
          <w:spacing w:val="22"/>
          <w:w w:val="105"/>
        </w:rPr>
        <w:t xml:space="preserve"> </w:t>
      </w:r>
      <w:r>
        <w:rPr>
          <w:w w:val="105"/>
        </w:rPr>
        <w:t>didn’t</w:t>
      </w:r>
      <w:r>
        <w:rPr>
          <w:spacing w:val="21"/>
          <w:w w:val="105"/>
        </w:rPr>
        <w:t xml:space="preserve"> </w:t>
      </w:r>
      <w:r>
        <w:rPr>
          <w:w w:val="105"/>
        </w:rPr>
        <w:t>contribute</w:t>
      </w:r>
      <w:r>
        <w:rPr>
          <w:spacing w:val="22"/>
          <w:w w:val="105"/>
        </w:rPr>
        <w:t xml:space="preserve"> </w:t>
      </w:r>
      <w:r>
        <w:rPr>
          <w:spacing w:val="-4"/>
          <w:w w:val="105"/>
        </w:rPr>
        <w:t>much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this</w:t>
      </w:r>
      <w:r>
        <w:rPr>
          <w:spacing w:val="22"/>
          <w:w w:val="105"/>
        </w:rPr>
        <w:t xml:space="preserve"> </w:t>
      </w:r>
      <w:r>
        <w:rPr>
          <w:w w:val="105"/>
        </w:rPr>
        <w:t>dimension,</w:t>
      </w:r>
      <w:r>
        <w:rPr>
          <w:spacing w:val="21"/>
          <w:w w:val="105"/>
        </w:rPr>
        <w:t xml:space="preserve"> </w:t>
      </w:r>
      <w:r>
        <w:rPr>
          <w:w w:val="105"/>
        </w:rPr>
        <w:t>instead</w:t>
      </w:r>
      <w:r>
        <w:rPr>
          <w:spacing w:val="22"/>
          <w:w w:val="105"/>
        </w:rPr>
        <w:t xml:space="preserve"> </w:t>
      </w:r>
      <w:r>
        <w:rPr>
          <w:w w:val="105"/>
        </w:rPr>
        <w:t>contributing</w:t>
      </w:r>
    </w:p>
    <w:p w14:paraId="39F0B807" w14:textId="77777777" w:rsidR="00371D9F" w:rsidRDefault="00371D9F">
      <w:pPr>
        <w:spacing w:line="415" w:lineRule="auto"/>
        <w:sectPr w:rsidR="00371D9F">
          <w:type w:val="continuous"/>
          <w:pgSz w:w="12240" w:h="15840"/>
          <w:pgMar w:top="1260" w:right="0" w:bottom="280" w:left="940" w:header="720" w:footer="720" w:gutter="0"/>
          <w:cols w:num="2" w:space="720" w:equalWidth="0">
            <w:col w:w="341" w:space="40"/>
            <w:col w:w="10919"/>
          </w:cols>
        </w:sectPr>
      </w:pPr>
    </w:p>
    <w:p w14:paraId="62D0C978" w14:textId="77777777" w:rsidR="00371D9F" w:rsidRDefault="00371D9F">
      <w:pPr>
        <w:pStyle w:val="BodyText"/>
        <w:spacing w:before="0"/>
        <w:ind w:left="0"/>
        <w:rPr>
          <w:sz w:val="15"/>
        </w:rPr>
      </w:pPr>
    </w:p>
    <w:p w14:paraId="7ECDF421" w14:textId="77777777" w:rsidR="00371D9F" w:rsidRDefault="00787276">
      <w:pPr>
        <w:spacing w:before="92"/>
        <w:ind w:left="1251"/>
        <w:rPr>
          <w:rFonts w:ascii="Helvetica"/>
          <w:sz w:val="21"/>
        </w:rPr>
      </w:pPr>
      <w:r>
        <w:rPr>
          <w:rFonts w:ascii="Helvetica"/>
          <w:sz w:val="21"/>
        </w:rPr>
        <w:t>Contributions to the First Latent Variables</w:t>
      </w:r>
    </w:p>
    <w:p w14:paraId="3E1B99A3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43E1E199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4B988D30" w14:textId="77777777" w:rsidR="00371D9F" w:rsidRDefault="00371D9F">
      <w:pPr>
        <w:pStyle w:val="BodyText"/>
        <w:spacing w:before="6"/>
        <w:ind w:left="0"/>
        <w:rPr>
          <w:rFonts w:ascii="Helvetica"/>
          <w:sz w:val="22"/>
        </w:rPr>
      </w:pPr>
    </w:p>
    <w:p w14:paraId="366D45C7" w14:textId="77777777" w:rsidR="00371D9F" w:rsidRDefault="000A52AF">
      <w:pPr>
        <w:ind w:left="886"/>
        <w:rPr>
          <w:rFonts w:ascii="Helvetica"/>
          <w:sz w:val="14"/>
        </w:rPr>
      </w:pPr>
      <w:r>
        <w:pict w14:anchorId="4A82FA4E">
          <v:group id="_x0000_s1507" alt="" style="position:absolute;left:0;text-align:left;margin-left:107.35pt;margin-top:-32.3pt;width:428.25pt;height:150.05pt;z-index:251689984;mso-position-horizontal-relative:page" coordorigin="2147,-646" coordsize="8565,3001">
            <v:shape id="_x0000_s1508" alt="" style="position:absolute;left:2191;top:570;width:8520;height:503" coordorigin="2191,570" coordsize="8520,503" o:spt="100" adj="0,,0" path="m10677,570r34,m10219,570r251,m9989,570r24,m9761,570r22,m9531,570r23,m9302,570r23,m9073,570r23,m8157,570r710,m7928,570r23,m7012,570r710,m5867,570r939,m5409,570r252,m4951,570r252,m4493,570r252,m4035,570r252,m3577,570r252,m3119,570r252,m2890,570r23,m2661,570r23,m2191,570r264,m2432,1072r710,m2191,1072r35,e" filled="f" strokecolor="red" strokeweight=".30669mm">
              <v:stroke dashstyle="dash" joinstyle="round"/>
              <v:formulas/>
              <v:path arrowok="t" o:connecttype="segments"/>
            </v:shape>
            <v:rect id="_x0000_s1509" alt="" style="position:absolute;left:2225;top:821;width:207;height:272" fillcolor="#00e9da" stroked="f"/>
            <v:rect id="_x0000_s1510" alt="" style="position:absolute;left:2225;top:821;width:207;height:272" filled="f" strokecolor="#00a08a" strokeweight=".30669mm"/>
            <v:rect id="_x0000_s1511" alt="" style="position:absolute;left:2454;top:372;width:207;height:450" fillcolor="#ff9595" stroked="f"/>
            <v:rect id="_x0000_s1512" alt="" style="position:absolute;left:2454;top:372;width:207;height:450" filled="f" strokecolor="red" strokeweight=".30669mm"/>
            <v:rect id="_x0000_s1513" alt="" style="position:absolute;left:2683;top:470;width:207;height:351" fillcolor="#ff9595" stroked="f"/>
            <v:rect id="_x0000_s1514" alt="" style="position:absolute;left:2683;top:470;width:207;height:351" filled="f" strokecolor="red" strokeweight=".30669mm"/>
            <v:rect id="_x0000_s1515" alt="" style="position:absolute;left:2912;top:-253;width:207;height:1075" fillcolor="#ff9595" stroked="f"/>
            <v:rect id="_x0000_s1516" alt="" style="position:absolute;left:2912;top:-253;width:207;height:1075" filled="f" strokecolor="red" strokeweight=".30669mm"/>
            <v:line id="_x0000_s1517" alt="" style="position:absolute" from="3348,1072" to="3600,1072" strokecolor="red" strokeweight=".30669mm">
              <v:stroke dashstyle="dash"/>
            </v:line>
            <v:rect id="_x0000_s1518" alt="" style="position:absolute;left:3141;top:821;width:207;height:1164" fillcolor="#00e9da" stroked="f"/>
            <v:rect id="_x0000_s1519" alt="" style="position:absolute;left:3141;top:821;width:207;height:1164" filled="f" strokecolor="#00a08a" strokeweight=".30669mm"/>
            <v:rect id="_x0000_s1520" alt="" style="position:absolute;left:3370;top:-289;width:207;height:1110" fillcolor="#ff9595" stroked="f"/>
            <v:rect id="_x0000_s1521" alt="" style="position:absolute;left:3370;top:-289;width:207;height:1110" filled="f" strokecolor="red" strokeweight=".30669mm"/>
            <v:line id="_x0000_s1522" alt="" style="position:absolute" from="3806,1072" to="4974,1072" strokecolor="red" strokeweight=".30669mm">
              <v:stroke dashstyle="dash"/>
            </v:line>
            <v:rect id="_x0000_s1523" alt="" style="position:absolute;left:3599;top:821;width:207;height:689" fillcolor="#00e9da" stroked="f"/>
            <v:rect id="_x0000_s1524" alt="" style="position:absolute;left:3599;top:821;width:207;height:689" filled="f" strokecolor="#00a08a" strokeweight=".30669mm"/>
            <v:rect id="_x0000_s1525" alt="" style="position:absolute;left:3828;top:285;width:207;height:537" fillcolor="#ff9595" stroked="f"/>
            <v:rect id="_x0000_s1526" alt="" style="position:absolute;left:3828;top:285;width:207;height:537" filled="f" strokecolor="red" strokeweight=".30669mm"/>
            <v:rect id="_x0000_s1527" alt="" style="position:absolute;left:4057;top:821;width:207;height:255" fillcolor="#00e9da" stroked="f"/>
            <v:rect id="_x0000_s1528" alt="" style="position:absolute;left:4057;top:821;width:207;height:255" filled="f" strokecolor="#00a08a" strokeweight=".30669mm"/>
            <v:rect id="_x0000_s1529" alt="" style="position:absolute;left:4287;top:450;width:207;height:372" fillcolor="#ff9595" stroked="f"/>
            <v:rect id="_x0000_s1530" alt="" style="position:absolute;left:4287;top:450;width:207;height:372" filled="f" strokecolor="red" strokeweight=".30669mm"/>
            <v:rect id="_x0000_s1531" alt="" style="position:absolute;left:4515;top:821;width:207;height:254" fillcolor="#00e9da" stroked="f"/>
            <v:rect id="_x0000_s1532" alt="" style="position:absolute;left:4515;top:821;width:207;height:254" filled="f" strokecolor="#00a08a" strokeweight=".30669mm"/>
            <v:rect id="_x0000_s1533" alt="" style="position:absolute;left:4744;top:471;width:207;height:351" fillcolor="#ff9595" stroked="f"/>
            <v:rect id="_x0000_s1534" alt="" style="position:absolute;left:4744;top:471;width:207;height:351" filled="f" strokecolor="red" strokeweight=".30669mm"/>
            <v:line id="_x0000_s1535" alt="" style="position:absolute" from="5180,1072" to="5432,1072" strokecolor="red" strokeweight=".30669mm">
              <v:stroke dashstyle="dash"/>
            </v:line>
            <v:rect id="_x0000_s1536" alt="" style="position:absolute;left:4974;top:821;width:207;height:444" fillcolor="#00e9da" stroked="f"/>
            <v:rect id="_x0000_s1537" alt="" style="position:absolute;left:4974;top:821;width:207;height:444" filled="f" strokecolor="#00a08a" strokeweight=".30669mm"/>
            <v:rect id="_x0000_s1538" alt="" style="position:absolute;left:5203;top:305;width:207;height:517" fillcolor="#ff9595" stroked="f"/>
            <v:rect id="_x0000_s1539" alt="" style="position:absolute;left:5203;top:305;width:207;height:517" filled="f" strokecolor="red" strokeweight=".30669mm"/>
            <v:line id="_x0000_s1540" alt="" style="position:absolute" from="5638,1072" to="5890,1072" strokecolor="red" strokeweight=".30669mm">
              <v:stroke dashstyle="dash"/>
            </v:line>
            <v:rect id="_x0000_s1541" alt="" style="position:absolute;left:5432;top:821;width:207;height:491" fillcolor="#00e9da" stroked="f"/>
            <v:rect id="_x0000_s1542" alt="" style="position:absolute;left:5432;top:821;width:207;height:491" filled="f" strokecolor="#00a08a" strokeweight=".30669mm"/>
            <v:rect id="_x0000_s1543" alt="" style="position:absolute;left:5661;top:406;width:207;height:416" fillcolor="#ff9595" stroked="f"/>
            <v:rect id="_x0000_s1544" alt="" style="position:absolute;left:5661;top:406;width:207;height:416" filled="f" strokecolor="red" strokeweight=".30669mm"/>
            <v:line id="_x0000_s1545" alt="" style="position:absolute" from="6096,1072" to="6119,1072" strokecolor="red" strokeweight=".30669mm">
              <v:stroke dashstyle="dash"/>
            </v:line>
            <v:rect id="_x0000_s1546" alt="" style="position:absolute;left:5890;top:821;width:207;height:576" fillcolor="#00e9da" stroked="f"/>
            <v:rect id="_x0000_s1547" alt="" style="position:absolute;left:5890;top:821;width:207;height:576" filled="f" strokecolor="#00a08a" strokeweight=".30669mm"/>
            <v:line id="_x0000_s1548" alt="" style="position:absolute" from="6325,1072" to="6348,1072" strokecolor="red" strokeweight=".30669mm">
              <v:stroke dashstyle="dash"/>
            </v:line>
            <v:rect id="_x0000_s1549" alt="" style="position:absolute;left:6119;top:821;width:207;height:263" fillcolor="#00e9da" stroked="f"/>
            <v:rect id="_x0000_s1550" alt="" style="position:absolute;left:6119;top:821;width:207;height:263" filled="f" strokecolor="#00a08a" strokeweight=".30669mm"/>
            <v:line id="_x0000_s1551" alt="" style="position:absolute" from="6554,1072" to="6577,1072" strokecolor="red" strokeweight=".30669mm">
              <v:stroke dashstyle="dash"/>
            </v:line>
            <v:rect id="_x0000_s1552" alt="" style="position:absolute;left:6348;top:821;width:207;height:596" fillcolor="#00e9da" stroked="f"/>
            <v:rect id="_x0000_s1553" alt="" style="position:absolute;left:6348;top:821;width:207;height:596" filled="f" strokecolor="#00a08a" strokeweight=".30669mm"/>
            <v:line id="_x0000_s1554" alt="" style="position:absolute" from="6783,1072" to="7035,1072" strokecolor="red" strokeweight=".30669mm">
              <v:stroke dashstyle="dash"/>
            </v:line>
            <v:rect id="_x0000_s1555" alt="" style="position:absolute;left:6577;top:821;width:207;height:949" fillcolor="#00e9da" stroked="f"/>
            <v:rect id="_x0000_s1556" alt="" style="position:absolute;left:6577;top:821;width:207;height:949" filled="f" strokecolor="#00a08a" strokeweight=".30669mm"/>
            <v:rect id="_x0000_s1557" alt="" style="position:absolute;left:6806;top:-205;width:207;height:1026" fillcolor="#ff9595" stroked="f"/>
            <v:rect id="_x0000_s1558" alt="" style="position:absolute;left:6806;top:-205;width:207;height:1026" filled="f" strokecolor="red" strokeweight=".30669mm"/>
            <v:line id="_x0000_s1559" alt="" style="position:absolute" from="7241,1072" to="7264,1072" strokecolor="red" strokeweight=".30669mm">
              <v:stroke dashstyle="dash"/>
            </v:line>
            <v:rect id="_x0000_s1560" alt="" style="position:absolute;left:7035;top:821;width:207;height:942" fillcolor="#27c4e5" stroked="f"/>
            <v:rect id="_x0000_s1561" alt="" style="position:absolute;left:7035;top:821;width:207;height:942" filled="f" strokecolor="#046c9a" strokeweight=".30669mm"/>
            <v:line id="_x0000_s1562" alt="" style="position:absolute" from="7470,1072" to="7493,1072" strokecolor="red" strokeweight=".30669mm">
              <v:stroke dashstyle="dash"/>
            </v:line>
            <v:rect id="_x0000_s1563" alt="" style="position:absolute;left:7264;top:821;width:207;height:956" fillcolor="#27c4e5" stroked="f"/>
            <v:rect id="_x0000_s1564" alt="" style="position:absolute;left:7264;top:821;width:207;height:956" filled="f" strokecolor="#046c9a" strokeweight=".30669mm"/>
            <v:line id="_x0000_s1565" alt="" style="position:absolute" from="7699,1072" to="8180,1072" strokecolor="red" strokeweight=".30669mm">
              <v:stroke dashstyle="dash"/>
            </v:line>
            <v:rect id="_x0000_s1566" alt="" style="position:absolute;left:7493;top:821;width:207;height:766" fillcolor="#27c4e5" stroked="f"/>
            <v:rect id="_x0000_s1567" alt="" style="position:absolute;left:7493;top:821;width:207;height:766" filled="f" strokecolor="#046c9a" strokeweight=".30669mm"/>
            <v:rect id="_x0000_s1568" alt="" style="position:absolute;left:7722;top:116;width:207;height:706" fillcolor="#ffd48e" stroked="f"/>
            <v:rect id="_x0000_s1569" alt="" style="position:absolute;left:7722;top:116;width:207;height:706" filled="f" strokecolor="#f98400" strokeweight=".30669mm"/>
            <v:rect id="_x0000_s1570" alt="" style="position:absolute;left:7951;top:9;width:207;height:812" fillcolor="#ffd48e" stroked="f"/>
            <v:rect id="_x0000_s1571" alt="" style="position:absolute;left:7951;top:9;width:207;height:812" filled="f" strokecolor="#f98400" strokeweight=".30669mm"/>
            <v:line id="_x0000_s1572" alt="" style="position:absolute" from="8386,1072" to="8409,1072" strokecolor="red" strokeweight=".30669mm">
              <v:stroke dashstyle="dash"/>
            </v:line>
            <v:rect id="_x0000_s1573" alt="" style="position:absolute;left:8180;top:821;width:207;height:944" fillcolor="#27c4e5" stroked="f"/>
            <v:rect id="_x0000_s1574" alt="" style="position:absolute;left:8180;top:821;width:207;height:944" filled="f" strokecolor="#046c9a" strokeweight=".30669mm"/>
            <v:line id="_x0000_s1575" alt="" style="position:absolute" from="8615,1072" to="8638,1072" strokecolor="red" strokeweight=".30669mm">
              <v:stroke dashstyle="dash"/>
            </v:line>
            <v:rect id="_x0000_s1576" alt="" style="position:absolute;left:8409;top:821;width:207;height:832" fillcolor="#27c4e5" stroked="f"/>
            <v:rect id="_x0000_s1577" alt="" style="position:absolute;left:8409;top:821;width:207;height:832" filled="f" strokecolor="#046c9a" strokeweight=".30669mm"/>
            <v:line id="_x0000_s1578" alt="" style="position:absolute" from="8844,1072" to="10242,1072" strokecolor="red" strokeweight=".30669mm">
              <v:stroke dashstyle="dash"/>
            </v:line>
            <v:rect id="_x0000_s1579" alt="" style="position:absolute;left:8638;top:821;width:207;height:566" fillcolor="#27c4e5" stroked="f"/>
            <v:rect id="_x0000_s1580" alt="" style="position:absolute;left:8638;top:821;width:207;height:566" filled="f" strokecolor="#046c9a" strokeweight=".30669mm"/>
            <v:rect id="_x0000_s1581" alt="" style="position:absolute;left:8867;top:243;width:207;height:579" fillcolor="#ffd48e" stroked="f"/>
            <v:rect id="_x0000_s1582" alt="" style="position:absolute;left:8867;top:243;width:207;height:579" filled="f" strokecolor="#f98400" strokeweight=".30669mm"/>
            <v:rect id="_x0000_s1583" alt="" style="position:absolute;left:9096;top:-60;width:207;height:882" fillcolor="#ffd48e" stroked="f"/>
            <v:rect id="_x0000_s1584" alt="" style="position:absolute;left:9096;top:-60;width:207;height:882" filled="f" strokecolor="#f98400" strokeweight=".30669mm"/>
            <v:rect id="_x0000_s1585" alt="" style="position:absolute;left:9325;top:362;width:207;height:459" fillcolor="#ffd48e" stroked="f"/>
            <v:rect id="_x0000_s1586" alt="" style="position:absolute;left:9325;top:362;width:207;height:459" filled="f" strokecolor="#f98400" strokeweight=".30669mm"/>
            <v:rect id="_x0000_s1587" alt="" style="position:absolute;left:9554;top:-14;width:207;height:835" fillcolor="#ffd48e" stroked="f"/>
            <v:rect id="_x0000_s1588" alt="" style="position:absolute;left:9554;top:-14;width:207;height:835" filled="f" strokecolor="#f98400" strokeweight=".30669mm"/>
            <v:rect id="_x0000_s1589" alt="" style="position:absolute;left:9783;top:-121;width:207;height:942" fillcolor="#ffd48e" stroked="f"/>
            <v:rect id="_x0000_s1590" alt="" style="position:absolute;left:9783;top:-121;width:207;height:942" filled="f" strokecolor="#f98400" strokeweight=".30669mm"/>
            <v:rect id="_x0000_s1591" alt="" style="position:absolute;left:10012;top:30;width:207;height:792" fillcolor="#ffd48e" stroked="f"/>
            <v:rect id="_x0000_s1592" alt="" style="position:absolute;left:10012;top:30;width:207;height:792" filled="f" strokecolor="#f98400" strokeweight=".30669mm"/>
            <v:line id="_x0000_s1593" alt="" style="position:absolute" from="10448,1072" to="10711,1072" strokecolor="red" strokeweight=".30669mm">
              <v:stroke dashstyle="dash"/>
            </v:line>
            <v:rect id="_x0000_s1594" alt="" style="position:absolute;left:10241;top:821;width:207;height:455" fillcolor="#27c4e5" stroked="f"/>
            <v:rect id="_x0000_s1595" alt="" style="position:absolute;left:10241;top:821;width:207;height:455" filled="f" strokecolor="#046c9a" strokeweight=".30669mm"/>
            <v:rect id="_x0000_s1596" alt="" style="position:absolute;left:10470;top:236;width:207;height:585" fillcolor="#ffd48e" stroked="f"/>
            <v:rect id="_x0000_s1597" alt="" style="position:absolute;left:10470;top:236;width:207;height:585" filled="f" strokecolor="#f98400" strokeweight=".30669mm"/>
            <v:line id="_x0000_s1598" alt="" style="position:absolute" from="2191,821" to="10711,821" strokeweight=".30669mm"/>
            <v:line id="_x0000_s1599" alt="" style="position:absolute" from="2191,2354" to="2191,-646" strokeweight=".30669mm"/>
            <v:shape id="_x0000_s1600" alt="" style="position:absolute;left:870;top:6031;width:55;height:2736" coordorigin="870,6031" coordsize="55,2736" o:spt="100" adj="0,,0" path="m2147,2303r44,m2147,1562r44,m2147,821r44,m2147,81r44,e" filled="f" strokecolor="#333" strokeweight=".30669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22420E44">
          <v:shape id="_x0000_s1506" type="#_x0000_t202" alt="" style="position:absolute;left:0;text-align:left;margin-left:73.8pt;margin-top:.2pt;width:12pt;height:84.95pt;z-index:25169305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087B0DC" w14:textId="77777777" w:rsidR="00787276" w:rsidRDefault="00787276">
                  <w:pPr>
                    <w:spacing w:before="10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sz w:val="18"/>
                    </w:rPr>
                    <w:t>Signed Contributions</w:t>
                  </w:r>
                </w:p>
              </w:txbxContent>
            </v:textbox>
            <w10:wrap anchorx="page"/>
          </v:shape>
        </w:pict>
      </w:r>
      <w:r>
        <w:pict w14:anchorId="2A95B0FC">
          <v:shape id="_x0000_s1505" type="#_x0000_t202" alt="" style="position:absolute;left:0;text-align:left;margin-left:111.45pt;margin-top:-.8pt;width:10.2pt;height:39.2pt;z-index:25169510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2844287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harm.Major</w:t>
                  </w:r>
                </w:p>
              </w:txbxContent>
            </v:textbox>
            <w10:wrap anchorx="page"/>
          </v:shape>
        </w:pict>
      </w:r>
      <w:r>
        <w:pict w14:anchorId="26E03CCB">
          <v:shape id="_x0000_s1504" type="#_x0000_t202" alt="" style="position:absolute;left:0;text-align:left;margin-left:157.25pt;margin-top:6.4pt;width:10.2pt;height:32.6pt;z-index:25169920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783F666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tempo.F6</w:t>
                  </w:r>
                </w:p>
              </w:txbxContent>
            </v:textbox>
            <w10:wrap anchorx="page"/>
          </v:shape>
        </w:pict>
      </w:r>
      <w:r>
        <w:pict w14:anchorId="72DC9078">
          <v:shape id="_x0000_s1503" type="#_x0000_t202" alt="" style="position:absolute;left:0;text-align:left;margin-left:180.15pt;margin-top:6.4pt;width:10.2pt;height:32.6pt;z-index:25170124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0E10984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tempo.F7</w:t>
                  </w:r>
                </w:p>
              </w:txbxContent>
            </v:textbox>
            <w10:wrap anchorx="page"/>
          </v:shape>
        </w:pict>
      </w:r>
      <w:r>
        <w:pict w14:anchorId="75938FFD">
          <v:shape id="_x0000_s1502" type="#_x0000_t202" alt="" style="position:absolute;left:0;text-align:left;margin-left:203.05pt;margin-top:2.05pt;width:10.2pt;height:36.55pt;z-index:25170534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8DF0FD1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density.D4</w:t>
                  </w:r>
                </w:p>
              </w:txbxContent>
            </v:textbox>
            <w10:wrap anchorx="page"/>
          </v:shape>
        </w:pict>
      </w:r>
      <w:r>
        <w:pict w14:anchorId="19CC03FD">
          <v:shape id="_x0000_s1501" type="#_x0000_t202" alt="" style="position:absolute;left:0;text-align:left;margin-left:225.95pt;margin-top:-14.8pt;width:10.2pt;height:51.9pt;z-index:25170841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CBCAEAB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genre.Classical</w:t>
                  </w:r>
                </w:p>
              </w:txbxContent>
            </v:textbox>
            <w10:wrap anchorx="page"/>
          </v:shape>
        </w:pict>
      </w:r>
      <w:r>
        <w:pict w14:anchorId="0561B415">
          <v:shape id="_x0000_s1500" type="#_x0000_t202" alt="" style="position:absolute;left:0;text-align:left;margin-left:248.85pt;margin-top:6.95pt;width:10.2pt;height:32.1pt;z-index:25171148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111D032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dyn.Loud</w:t>
                  </w:r>
                </w:p>
              </w:txbxContent>
            </v:textbox>
            <w10:wrap anchorx="page"/>
          </v:shape>
        </w:pict>
      </w:r>
      <w:r>
        <w:pict w14:anchorId="4101FA9A">
          <v:shape id="_x0000_s1499" type="#_x0000_t202" alt="" style="position:absolute;left:0;text-align:left;margin-left:271.75pt;margin-top:-15.85pt;width:10.2pt;height:52.85pt;z-index:25171558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25B3390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cont.Undulating</w:t>
                  </w:r>
                </w:p>
              </w:txbxContent>
            </v:textbox>
            <w10:wrap anchorx="page"/>
          </v:shape>
        </w:pict>
      </w:r>
      <w:r>
        <w:pict w14:anchorId="103F9063">
          <v:shape id="_x0000_s1498" type="#_x0000_t202" alt="" style="position:absolute;left:0;text-align:left;margin-left:294.65pt;margin-top:-18.05pt;width:44.55pt;height:56.2pt;z-index:25171865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F5E3D01" w14:textId="77777777" w:rsidR="00787276" w:rsidRDefault="00787276">
                  <w:pPr>
                    <w:spacing w:before="19" w:line="333" w:lineRule="auto"/>
                    <w:ind w:left="20" w:firstLine="26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sz w:val="14"/>
                    </w:rPr>
                    <w:t xml:space="preserve">motion.Conjunct </w:t>
                  </w: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range.R.Vwi artic.Marcato</w:t>
                  </w:r>
                </w:p>
                <w:p w14:paraId="7D5715CB" w14:textId="77777777" w:rsidR="00787276" w:rsidRDefault="00787276">
                  <w:pPr>
                    <w:spacing w:before="1"/>
                    <w:ind w:left="29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artic.Staccato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4"/>
        </w:rPr>
        <w:t>0.05</w:t>
      </w:r>
    </w:p>
    <w:p w14:paraId="191AA6E2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2E80D96F" w14:textId="77777777" w:rsidR="00371D9F" w:rsidRDefault="00371D9F">
      <w:pPr>
        <w:pStyle w:val="BodyText"/>
        <w:spacing w:before="7"/>
        <w:ind w:left="0"/>
        <w:rPr>
          <w:rFonts w:ascii="Helvetica"/>
          <w:sz w:val="20"/>
        </w:rPr>
      </w:pPr>
    </w:p>
    <w:p w14:paraId="20224D0B" w14:textId="77777777" w:rsidR="00371D9F" w:rsidRDefault="000A52AF">
      <w:pPr>
        <w:spacing w:before="99"/>
        <w:ind w:left="886"/>
        <w:rPr>
          <w:rFonts w:ascii="Helvetica"/>
          <w:sz w:val="14"/>
        </w:rPr>
      </w:pPr>
      <w:r>
        <w:pict w14:anchorId="36844506">
          <v:shape id="_x0000_s1497" type="#_x0000_t202" alt="" style="position:absolute;left:0;text-align:left;margin-left:122.9pt;margin-top:11.05pt;width:33.1pt;height:60.4pt;z-index:25169612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93E2918" w14:textId="77777777" w:rsidR="00787276" w:rsidRDefault="00787276">
                  <w:pPr>
                    <w:spacing w:before="19" w:line="333" w:lineRule="auto"/>
                    <w:ind w:left="20" w:right="67" w:firstLine="8"/>
                    <w:jc w:val="right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sz w:val="14"/>
                    </w:rPr>
                    <w:t xml:space="preserve">harm.Ambiguous </w:t>
                  </w:r>
                  <w:r>
                    <w:rPr>
                      <w:rFonts w:ascii="Helvetica"/>
                      <w:color w:val="FF0000"/>
                      <w:w w:val="105"/>
                      <w:sz w:val="14"/>
                    </w:rPr>
                    <w:t>harm.Whole</w:t>
                  </w:r>
                  <w:r>
                    <w:rPr>
                      <w:rFonts w:ascii="Helvetica"/>
                      <w:color w:val="FF0000"/>
                      <w:spacing w:val="-3"/>
                      <w:w w:val="105"/>
                      <w:sz w:val="14"/>
                    </w:rPr>
                    <w:t xml:space="preserve"> </w:t>
                  </w:r>
                  <w:r>
                    <w:rPr>
                      <w:rFonts w:ascii="Helvetica"/>
                      <w:color w:val="FF0000"/>
                      <w:spacing w:val="-4"/>
                      <w:w w:val="105"/>
                      <w:sz w:val="14"/>
                    </w:rPr>
                    <w:t>tone</w:t>
                  </w:r>
                </w:p>
                <w:p w14:paraId="70BB64F8" w14:textId="77777777" w:rsidR="00787276" w:rsidRDefault="00787276">
                  <w:pPr>
                    <w:spacing w:before="1"/>
                    <w:ind w:right="18"/>
                    <w:jc w:val="right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spacing w:val="-1"/>
                      <w:sz w:val="14"/>
                    </w:rPr>
                    <w:t>tempo.F3</w:t>
                  </w:r>
                </w:p>
              </w:txbxContent>
            </v:textbox>
            <w10:wrap anchorx="page"/>
          </v:shape>
        </w:pict>
      </w:r>
      <w:r>
        <w:pict w14:anchorId="5C8B52CD">
          <v:shape id="_x0000_s1496" type="#_x0000_t202" alt="" style="position:absolute;left:0;text-align:left;margin-left:168.7pt;margin-top:11.05pt;width:10.2pt;height:32.6pt;z-index:25170022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27DE9A7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4"/>
                    </w:rPr>
                    <w:t>tempo.F2</w:t>
                  </w:r>
                </w:p>
              </w:txbxContent>
            </v:textbox>
            <w10:wrap anchorx="page"/>
          </v:shape>
        </w:pict>
      </w:r>
      <w:r>
        <w:pict w14:anchorId="4EBD0D40">
          <v:shape id="_x0000_s1495" type="#_x0000_t202" alt="" style="position:absolute;left:0;text-align:left;margin-left:191.6pt;margin-top:11.05pt;width:10.2pt;height:32.6pt;z-index:25170329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B9E5463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4"/>
                    </w:rPr>
                    <w:t>tempo.F1</w:t>
                  </w:r>
                </w:p>
              </w:txbxContent>
            </v:textbox>
            <w10:wrap anchorx="page"/>
          </v:shape>
        </w:pict>
      </w:r>
      <w:r>
        <w:pict w14:anchorId="21448709">
          <v:shape id="_x0000_s1494" type="#_x0000_t202" alt="" style="position:absolute;left:0;text-align:left;margin-left:214.5pt;margin-top:11.4pt;width:10.2pt;height:36.55pt;z-index:25170636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CB0F83A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4"/>
                    </w:rPr>
                    <w:t>density.D2</w:t>
                  </w:r>
                </w:p>
              </w:txbxContent>
            </v:textbox>
            <w10:wrap anchorx="page"/>
          </v:shape>
        </w:pict>
      </w:r>
      <w:r>
        <w:pict w14:anchorId="7F7B8139">
          <v:shape id="_x0000_s1493" type="#_x0000_t202" alt="" style="position:absolute;left:0;text-align:left;margin-left:260.3pt;margin-top:10.65pt;width:10.2pt;height:28.85pt;z-index:25171353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B7DEB53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4"/>
                    </w:rPr>
                    <w:t>dyn.Soft</w:t>
                  </w:r>
                </w:p>
              </w:txbxContent>
            </v:textbox>
            <w10:wrap anchorx="page"/>
          </v:shape>
        </w:pict>
      </w:r>
      <w:r>
        <w:pict w14:anchorId="0BC07955">
          <v:shape id="_x0000_s1492" type="#_x0000_t202" alt="" style="position:absolute;left:0;text-align:left;margin-left:283.2pt;margin-top:12.95pt;width:10.2pt;height:52pt;z-index:25171763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4C31363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4"/>
                    </w:rPr>
                    <w:t>motion.Disjunct</w:t>
                  </w:r>
                </w:p>
              </w:txbxContent>
            </v:textbox>
            <w10:wrap anchorx="page"/>
          </v:shape>
        </w:pict>
      </w:r>
      <w:r>
        <w:pict w14:anchorId="1581D3DB">
          <v:shape id="_x0000_s1491" type="#_x0000_t202" alt="" style="position:absolute;left:0;text-align:left;margin-left:340.45pt;margin-top:11.8pt;width:10.2pt;height:40.55pt;z-index:25172172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E6B19C3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4"/>
                    </w:rPr>
                    <w:t>artic.Legato</w:t>
                  </w:r>
                </w:p>
              </w:txbxContent>
            </v:textbox>
            <w10:wrap anchorx="page"/>
          </v:shape>
        </w:pict>
      </w:r>
      <w:r>
        <w:pict w14:anchorId="4AAD5009">
          <v:shape id="_x0000_s1490" type="#_x0000_t202" alt="" style="position:absolute;left:0;text-align:left;margin-left:351.9pt;margin-top:-21.55pt;width:33.1pt;height:29.6pt;z-index:25172275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ED5BBDA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4"/>
                    </w:rPr>
                    <w:t>Bright</w:t>
                  </w:r>
                </w:p>
                <w:p w14:paraId="789487AA" w14:textId="77777777" w:rsidR="00787276" w:rsidRDefault="00787276">
                  <w:pPr>
                    <w:spacing w:line="230" w:lineRule="atLeast"/>
                    <w:ind w:left="35" w:right="1" w:hanging="4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4"/>
                    </w:rPr>
                    <w:t xml:space="preserve">Colorful </w:t>
                  </w:r>
                  <w:r>
                    <w:rPr>
                      <w:rFonts w:ascii="Helvetica"/>
                      <w:color w:val="046C9A"/>
                      <w:sz w:val="14"/>
                    </w:rPr>
                    <w:t>Dancing</w:t>
                  </w:r>
                </w:p>
              </w:txbxContent>
            </v:textbox>
            <w10:wrap anchorx="page"/>
          </v:shape>
        </w:pict>
      </w:r>
      <w:r>
        <w:pict w14:anchorId="00366614">
          <v:shape id="_x0000_s1489" type="#_x0000_t202" alt="" style="position:absolute;left:0;text-align:left;margin-left:386.25pt;margin-top:9.25pt;width:21.65pt;height:17.85pt;z-index:25172684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7D5AC4B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98400"/>
                      <w:w w:val="105"/>
                      <w:sz w:val="14"/>
                    </w:rPr>
                    <w:t>Dark</w:t>
                  </w:r>
                </w:p>
                <w:p w14:paraId="1B3F9CFA" w14:textId="77777777" w:rsidR="00787276" w:rsidRDefault="00787276">
                  <w:pPr>
                    <w:spacing w:before="65"/>
                    <w:ind w:left="85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98400"/>
                      <w:w w:val="105"/>
                      <w:sz w:val="14"/>
                    </w:rPr>
                    <w:t>Dull</w:t>
                  </w:r>
                </w:p>
              </w:txbxContent>
            </v:textbox>
            <w10:wrap anchorx="page"/>
          </v:shape>
        </w:pict>
      </w:r>
      <w:r>
        <w:pict w14:anchorId="7997BEBE">
          <v:shape id="_x0000_s1488" type="#_x0000_t202" alt="" style="position:absolute;left:0;text-align:left;margin-left:409.15pt;margin-top:-15.05pt;width:33.1pt;height:23.65pt;z-index:25172787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20EE0B7" w14:textId="77777777" w:rsidR="00787276" w:rsidRDefault="00787276">
                  <w:pPr>
                    <w:spacing w:before="19" w:line="333" w:lineRule="auto"/>
                    <w:ind w:left="34" w:right="14" w:hanging="15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4"/>
                    </w:rPr>
                    <w:t xml:space="preserve">Fast </w:t>
                  </w:r>
                  <w:r>
                    <w:rPr>
                      <w:rFonts w:ascii="Helvetica"/>
                      <w:color w:val="046C9A"/>
                      <w:sz w:val="14"/>
                    </w:rPr>
                    <w:t>Happy</w:t>
                  </w:r>
                </w:p>
                <w:p w14:paraId="7FCFA5DE" w14:textId="77777777" w:rsidR="00787276" w:rsidRDefault="00787276">
                  <w:pPr>
                    <w:spacing w:before="1"/>
                    <w:ind w:left="24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4"/>
                    </w:rPr>
                    <w:t>Light</w:t>
                  </w:r>
                </w:p>
              </w:txbxContent>
            </v:textbox>
            <w10:wrap anchorx="page"/>
          </v:shape>
        </w:pict>
      </w:r>
      <w:r>
        <w:pict w14:anchorId="591CB718">
          <v:shape id="_x0000_s1487" type="#_x0000_t202" alt="" style="position:absolute;left:0;text-align:left;margin-left:443.55pt;margin-top:9.25pt;width:67.45pt;height:45pt;z-index:25172992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93031EA" w14:textId="77777777" w:rsidR="00787276" w:rsidRDefault="00787276">
                  <w:pPr>
                    <w:spacing w:before="19" w:line="333" w:lineRule="auto"/>
                    <w:ind w:left="20" w:right="5" w:firstLine="527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98400"/>
                      <w:w w:val="105"/>
                      <w:sz w:val="14"/>
                    </w:rPr>
                    <w:t>Long</w:t>
                  </w:r>
                  <w:r>
                    <w:rPr>
                      <w:rFonts w:ascii="Helvetica"/>
                      <w:color w:val="F98400"/>
                      <w:w w:val="104"/>
                      <w:sz w:val="14"/>
                    </w:rPr>
                    <w:t xml:space="preserve"> </w:t>
                  </w:r>
                  <w:r>
                    <w:rPr>
                      <w:rFonts w:ascii="Helvetica"/>
                      <w:color w:val="F98400"/>
                      <w:w w:val="105"/>
                      <w:sz w:val="14"/>
                    </w:rPr>
                    <w:t>Melancholy Monotonous</w:t>
                  </w:r>
                </w:p>
                <w:p w14:paraId="68F7A9FC" w14:textId="77777777" w:rsidR="00787276" w:rsidRDefault="00787276">
                  <w:pPr>
                    <w:spacing w:before="1" w:line="333" w:lineRule="auto"/>
                    <w:ind w:left="559" w:right="18" w:firstLine="59"/>
                    <w:jc w:val="right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98400"/>
                      <w:sz w:val="14"/>
                    </w:rPr>
                    <w:t xml:space="preserve">Sad </w:t>
                  </w:r>
                  <w:r>
                    <w:rPr>
                      <w:rFonts w:ascii="Helvetica"/>
                      <w:color w:val="F98400"/>
                      <w:spacing w:val="-1"/>
                      <w:sz w:val="14"/>
                    </w:rPr>
                    <w:t>Slow</w:t>
                  </w:r>
                </w:p>
                <w:p w14:paraId="0041096F" w14:textId="77777777" w:rsidR="00787276" w:rsidRDefault="00787276">
                  <w:pPr>
                    <w:spacing w:before="1"/>
                    <w:ind w:right="41"/>
                    <w:jc w:val="right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98400"/>
                      <w:spacing w:val="-1"/>
                      <w:w w:val="105"/>
                      <w:sz w:val="14"/>
                    </w:rPr>
                    <w:t>Solemn</w:t>
                  </w:r>
                </w:p>
              </w:txbxContent>
            </v:textbox>
            <w10:wrap anchorx="page"/>
          </v:shape>
        </w:pict>
      </w:r>
      <w:r>
        <w:pict w14:anchorId="26B934BC">
          <v:shape id="_x0000_s1486" type="#_x0000_t202" alt="" style="position:absolute;left:0;text-align:left;margin-left:512.25pt;margin-top:-16.05pt;width:10.2pt;height:23.85pt;z-index:25173504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C5A6554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4"/>
                    </w:rPr>
                    <w:t>Valiant</w:t>
                  </w:r>
                </w:p>
              </w:txbxContent>
            </v:textbox>
            <w10:wrap anchorx="page"/>
          </v:shape>
        </w:pict>
      </w:r>
      <w:r>
        <w:pict w14:anchorId="56777C2B">
          <v:shape id="_x0000_s1485" type="#_x0000_t202" alt="" style="position:absolute;left:0;text-align:left;margin-left:523.7pt;margin-top:9.8pt;width:10.2pt;height:20.5pt;z-index:25173811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4741261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98400"/>
                      <w:w w:val="105"/>
                      <w:sz w:val="14"/>
                    </w:rPr>
                    <w:t>Weak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4"/>
        </w:rPr>
        <w:t>0.00</w:t>
      </w:r>
    </w:p>
    <w:p w14:paraId="5EF2710A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15E788DE" w14:textId="77777777" w:rsidR="00371D9F" w:rsidRDefault="00371D9F">
      <w:pPr>
        <w:pStyle w:val="BodyText"/>
        <w:spacing w:before="7"/>
        <w:ind w:left="0"/>
        <w:rPr>
          <w:rFonts w:ascii="Helvetica"/>
          <w:sz w:val="20"/>
        </w:rPr>
      </w:pPr>
    </w:p>
    <w:p w14:paraId="6E7A6644" w14:textId="77777777" w:rsidR="00371D9F" w:rsidRDefault="000A52AF">
      <w:pPr>
        <w:spacing w:before="100"/>
        <w:ind w:left="801"/>
        <w:rPr>
          <w:rFonts w:ascii="Helvetica" w:hAnsi="Helvetica"/>
          <w:sz w:val="14"/>
        </w:rPr>
      </w:pPr>
      <w:r>
        <w:pict w14:anchorId="19F31E73">
          <v:shape id="_x0000_s1484" type="#_x0000_t202" alt="" style="position:absolute;left:0;text-align:left;margin-left:237.4pt;margin-top:-22.65pt;width:10.2pt;height:65.7pt;z-index:25171046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069493C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4"/>
                    </w:rPr>
                    <w:t>genre.Impressionist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 w:hAnsi="Helvetica"/>
          <w:color w:val="4D4D4D"/>
          <w:w w:val="105"/>
          <w:sz w:val="14"/>
        </w:rPr>
        <w:t>−0.05</w:t>
      </w:r>
    </w:p>
    <w:p w14:paraId="68B232B1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174F9109" w14:textId="77777777" w:rsidR="00371D9F" w:rsidRDefault="00371D9F">
      <w:pPr>
        <w:pStyle w:val="BodyText"/>
        <w:spacing w:before="6"/>
        <w:ind w:left="0"/>
        <w:rPr>
          <w:rFonts w:ascii="Helvetica"/>
          <w:sz w:val="20"/>
        </w:rPr>
      </w:pPr>
    </w:p>
    <w:p w14:paraId="627BCCDA" w14:textId="77777777" w:rsidR="00371D9F" w:rsidRDefault="00371D9F">
      <w:pPr>
        <w:rPr>
          <w:rFonts w:ascii="Helvetica"/>
          <w:sz w:val="20"/>
        </w:r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426EA515" w14:textId="77777777" w:rsidR="00371D9F" w:rsidRDefault="00787276">
      <w:pPr>
        <w:spacing w:before="100"/>
        <w:jc w:val="right"/>
        <w:rPr>
          <w:rFonts w:ascii="Helvetica" w:hAnsi="Helvetica"/>
          <w:sz w:val="14"/>
        </w:rPr>
      </w:pPr>
      <w:r>
        <w:rPr>
          <w:rFonts w:ascii="Helvetica" w:hAnsi="Helvetica"/>
          <w:color w:val="4D4D4D"/>
          <w:sz w:val="14"/>
        </w:rPr>
        <w:t>−0.10</w:t>
      </w:r>
    </w:p>
    <w:p w14:paraId="29BFE0F6" w14:textId="77777777" w:rsidR="00371D9F" w:rsidRDefault="00371D9F">
      <w:pPr>
        <w:pStyle w:val="BodyText"/>
        <w:spacing w:before="0"/>
        <w:ind w:left="0"/>
        <w:rPr>
          <w:rFonts w:ascii="Helvetica"/>
          <w:sz w:val="16"/>
        </w:rPr>
      </w:pPr>
    </w:p>
    <w:p w14:paraId="4125F809" w14:textId="77777777" w:rsidR="00371D9F" w:rsidRDefault="00371D9F">
      <w:pPr>
        <w:pStyle w:val="BodyText"/>
        <w:spacing w:before="0"/>
        <w:ind w:left="0"/>
        <w:rPr>
          <w:rFonts w:ascii="Helvetica"/>
          <w:sz w:val="16"/>
        </w:rPr>
      </w:pPr>
    </w:p>
    <w:p w14:paraId="68A953B9" w14:textId="77777777" w:rsidR="00371D9F" w:rsidRDefault="00371D9F">
      <w:pPr>
        <w:pStyle w:val="BodyText"/>
        <w:spacing w:before="9"/>
        <w:ind w:left="0"/>
        <w:rPr>
          <w:rFonts w:ascii="Helvetica"/>
          <w:sz w:val="13"/>
        </w:rPr>
      </w:pPr>
    </w:p>
    <w:p w14:paraId="42FDD3F9" w14:textId="77777777" w:rsidR="00371D9F" w:rsidRDefault="00787276">
      <w:pPr>
        <w:jc w:val="right"/>
        <w:rPr>
          <w:rFonts w:ascii="Helvetica"/>
          <w:sz w:val="14"/>
        </w:rPr>
      </w:pPr>
      <w:r>
        <w:rPr>
          <w:rFonts w:ascii="Helvetica"/>
          <w:color w:val="4D4D4D"/>
          <w:spacing w:val="-1"/>
          <w:w w:val="105"/>
          <w:sz w:val="14"/>
        </w:rPr>
        <w:t>0.15</w:t>
      </w:r>
    </w:p>
    <w:p w14:paraId="1EB9C349" w14:textId="77777777" w:rsidR="00371D9F" w:rsidRDefault="00787276">
      <w:pPr>
        <w:pStyle w:val="BodyText"/>
        <w:spacing w:before="6"/>
        <w:ind w:left="0"/>
        <w:rPr>
          <w:rFonts w:ascii="Helvetica"/>
          <w:sz w:val="34"/>
        </w:rPr>
      </w:pPr>
      <w:r>
        <w:br w:type="column"/>
      </w:r>
    </w:p>
    <w:p w14:paraId="57859A77" w14:textId="77777777" w:rsidR="00371D9F" w:rsidRDefault="00787276">
      <w:pPr>
        <w:ind w:left="40"/>
        <w:rPr>
          <w:rFonts w:ascii="Helvetica"/>
          <w:sz w:val="21"/>
        </w:rPr>
      </w:pPr>
      <w:r>
        <w:rPr>
          <w:rFonts w:ascii="Helvetica"/>
          <w:sz w:val="21"/>
        </w:rPr>
        <w:t>Contributions to the Second Latent Variables</w:t>
      </w:r>
    </w:p>
    <w:p w14:paraId="3B83A3FE" w14:textId="77777777" w:rsidR="00371D9F" w:rsidRDefault="00371D9F">
      <w:pPr>
        <w:rPr>
          <w:rFonts w:ascii="Helvetica"/>
          <w:sz w:val="21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2" w:space="720" w:equalWidth="0">
            <w:col w:w="1172" w:space="40"/>
            <w:col w:w="10088"/>
          </w:cols>
        </w:sectPr>
      </w:pPr>
    </w:p>
    <w:p w14:paraId="44371C2B" w14:textId="77777777" w:rsidR="00371D9F" w:rsidRDefault="00371D9F">
      <w:pPr>
        <w:pStyle w:val="BodyText"/>
        <w:spacing w:before="11"/>
        <w:ind w:left="0"/>
        <w:rPr>
          <w:rFonts w:ascii="Helvetica"/>
          <w:sz w:val="22"/>
        </w:rPr>
      </w:pPr>
    </w:p>
    <w:p w14:paraId="11406FBF" w14:textId="77777777" w:rsidR="00371D9F" w:rsidRDefault="000A52AF">
      <w:pPr>
        <w:spacing w:before="99"/>
        <w:ind w:left="886"/>
        <w:rPr>
          <w:rFonts w:ascii="Helvetica"/>
          <w:sz w:val="14"/>
        </w:rPr>
      </w:pPr>
      <w:r>
        <w:pict w14:anchorId="47DF1DC8">
          <v:group id="_x0000_s1390" alt="" style="position:absolute;left:0;text-align:left;margin-left:107.35pt;margin-top:-24.8pt;width:428.25pt;height:150.05pt;z-index:251691008;mso-position-horizontal-relative:page" coordorigin="2147,-496" coordsize="8565,3001">
            <v:shape id="_x0000_s1391" alt="" style="position:absolute;left:2191;top:1066;width:8520;height:362" coordorigin="2191,1066" coordsize="8520,362" o:spt="100" adj="0,,0" path="m10677,1066r34,m10231,1066r246,m9785,1066r246,m9562,1066r23,m8893,1066r469,m7555,1066r1138,m7109,1066r245,m6886,1066r22,m5994,1066r691,m5771,1066r22,m5325,1066r245,m4656,1066r468,m3987,1066r468,m2872,1066r914,m2191,1066r480,m2649,1428r245,m2426,1428r22,m2191,1428r34,e" filled="f" strokecolor="red" strokeweight=".30669mm">
              <v:stroke dashstyle="dash" joinstyle="round"/>
              <v:formulas/>
              <v:path arrowok="t" o:connecttype="segments"/>
            </v:shape>
            <v:rect id="_x0000_s1392" alt="" style="position:absolute;left:2224;top:1247;width:201;height:434" fillcolor="#00e9da" stroked="f"/>
            <v:rect id="_x0000_s1393" alt="" style="position:absolute;left:2224;top:1247;width:201;height:434" filled="f" strokecolor="#00a08a" strokeweight=".30669mm"/>
            <v:rect id="_x0000_s1394" alt="" style="position:absolute;left:2447;top:1247;width:201;height:356" fillcolor="#00e9da" stroked="f"/>
            <v:rect id="_x0000_s1395" alt="" style="position:absolute;left:2447;top:1247;width:201;height:356" filled="f" strokecolor="#00a08a" strokeweight=".30669mm"/>
            <v:rect id="_x0000_s1396" alt="" style="position:absolute;left:2670;top:-92;width:201;height:1339" fillcolor="#ff9595" stroked="f"/>
            <v:rect id="_x0000_s1397" alt="" style="position:absolute;left:2670;top:-92;width:201;height:1339" filled="f" strokecolor="red" strokeweight=".30669mm"/>
            <v:line id="_x0000_s1398" alt="" style="position:absolute" from="3095,1428" to="3117,1428" strokecolor="red" strokeweight=".30669mm">
              <v:stroke dashstyle="dash"/>
            </v:line>
            <v:rect id="_x0000_s1399" alt="" style="position:absolute;left:2893;top:1247;width:201;height:348" fillcolor="#00e9da" stroked="f"/>
            <v:rect id="_x0000_s1400" alt="" style="position:absolute;left:2893;top:1247;width:201;height:348" filled="f" strokecolor="#00a08a" strokeweight=".30669mm"/>
            <v:line id="_x0000_s1401" alt="" style="position:absolute" from="3318,1428" to="3340,1428" strokecolor="red" strokeweight=".30669mm">
              <v:stroke dashstyle="dash"/>
            </v:line>
            <v:rect id="_x0000_s1402" alt="" style="position:absolute;left:3117;top:1247;width:201;height:516" fillcolor="#00e9da" stroked="f"/>
            <v:rect id="_x0000_s1403" alt="" style="position:absolute;left:3117;top:1247;width:201;height:516" filled="f" strokecolor="#00a08a" strokeweight=".30669mm"/>
            <v:shape id="_x0000_s1404" alt="" style="position:absolute;left:3540;top:1427;width:469;height:2" coordorigin="3541,1428" coordsize="469,0" o:spt="100" adj="0,,0" path="m3764,1428r245,m3541,1428r22,e" filled="f" strokecolor="red" strokeweight=".30669mm">
              <v:stroke dashstyle="dash" joinstyle="round"/>
              <v:formulas/>
              <v:path arrowok="t" o:connecttype="segments"/>
            </v:shape>
            <v:shape id="_x0000_s1405" type="#_x0000_t75" alt="" style="position:absolute;left:3331;top:1036;width:665;height:510">
              <v:imagedata r:id="rId50" o:title=""/>
            </v:shape>
            <v:line id="_x0000_s1406" alt="" style="position:absolute" from="4210,1428" to="4232,1428" strokecolor="red" strokeweight=".30669mm">
              <v:stroke dashstyle="dash"/>
            </v:line>
            <v:rect id="_x0000_s1407" alt="" style="position:absolute;left:4008;top:1247;width:201;height:476" fillcolor="#00e9da" stroked="f"/>
            <v:rect id="_x0000_s1408" alt="" style="position:absolute;left:4008;top:1247;width:201;height:476" filled="f" strokecolor="#00a08a" strokeweight=".30669mm"/>
            <v:line id="_x0000_s1409" alt="" style="position:absolute" from="4433,1428" to="4678,1428" strokecolor="red" strokeweight=".30669mm">
              <v:stroke dashstyle="dash"/>
            </v:line>
            <v:shape id="_x0000_s1410" type="#_x0000_t75" alt="" style="position:absolute;left:4223;top:947;width:442;height:566">
              <v:imagedata r:id="rId51" o:title=""/>
            </v:shape>
            <v:line id="_x0000_s1411" alt="" style="position:absolute" from="4879,1428" to="4901,1428" strokecolor="red" strokeweight=".30669mm">
              <v:stroke dashstyle="dash"/>
            </v:line>
            <v:rect id="_x0000_s1412" alt="" style="position:absolute;left:4678;top:1247;width:201;height:666" fillcolor="#00e9da" stroked="f"/>
            <v:rect id="_x0000_s1413" alt="" style="position:absolute;left:4678;top:1247;width:201;height:666" filled="f" strokecolor="#00a08a" strokeweight=".30669mm"/>
            <v:line id="_x0000_s1414" alt="" style="position:absolute" from="5102,1428" to="5347,1428" strokecolor="red" strokeweight=".30669mm">
              <v:stroke dashstyle="dash"/>
            </v:line>
            <v:rect id="_x0000_s1415" alt="" style="position:absolute;left:4901;top:1247;width:201;height:326" fillcolor="#00e9da" stroked="f"/>
            <v:rect id="_x0000_s1416" alt="" style="position:absolute;left:4901;top:1247;width:201;height:326" filled="f" strokecolor="#00a08a" strokeweight=".30669mm"/>
            <v:rect id="_x0000_s1417" alt="" style="position:absolute;left:5124;top:599;width:201;height:648" fillcolor="#ff9595" stroked="f"/>
            <v:rect id="_x0000_s1418" alt="" style="position:absolute;left:5124;top:599;width:201;height:648" filled="f" strokecolor="red" strokeweight=".30669mm"/>
            <v:line id="_x0000_s1419" alt="" style="position:absolute" from="5548,1428" to="6016,1428" strokecolor="red" strokeweight=".30669mm">
              <v:stroke dashstyle="dash"/>
            </v:line>
            <v:rect id="_x0000_s1420" alt="" style="position:absolute;left:5347;top:1247;width:201;height:374" fillcolor="#00e9da" stroked="f"/>
            <v:rect id="_x0000_s1421" alt="" style="position:absolute;left:5347;top:1247;width:201;height:374" filled="f" strokecolor="#00a08a" strokeweight=".30669mm"/>
            <v:rect id="_x0000_s1422" alt="" style="position:absolute;left:5570;top:1052;width:201;height:195" fillcolor="#ff9595" stroked="f"/>
            <v:rect id="_x0000_s1423" alt="" style="position:absolute;left:5570;top:1052;width:201;height:195" filled="f" strokecolor="red" strokeweight=".30669mm"/>
            <v:rect id="_x0000_s1424" alt="" style="position:absolute;left:5793;top:974;width:201;height:273" fillcolor="#ff9595" stroked="f"/>
            <v:rect id="_x0000_s1425" alt="" style="position:absolute;left:5793;top:974;width:201;height:273" filled="f" strokecolor="red" strokeweight=".30669mm"/>
            <v:line id="_x0000_s1426" alt="" style="position:absolute" from="6217,1428" to="6239,1428" strokecolor="red" strokeweight=".30669mm">
              <v:stroke dashstyle="dash"/>
            </v:line>
            <v:rect id="_x0000_s1427" alt="" style="position:absolute;left:6016;top:1247;width:201;height:371" fillcolor="#00e9da" stroked="f"/>
            <v:rect id="_x0000_s1428" alt="" style="position:absolute;left:6016;top:1247;width:201;height:371" filled="f" strokecolor="#00a08a" strokeweight=".30669mm"/>
            <v:line id="_x0000_s1429" alt="" style="position:absolute" from="6440,1428" to="6462,1428" strokecolor="red" strokeweight=".30669mm">
              <v:stroke dashstyle="dash"/>
            </v:line>
            <v:rect id="_x0000_s1430" alt="" style="position:absolute;left:6239;top:1247;width:201;height:197" fillcolor="#00e9da" stroked="f"/>
            <v:rect id="_x0000_s1431" alt="" style="position:absolute;left:6239;top:1247;width:201;height:197" filled="f" strokecolor="#00a08a" strokeweight=".30669mm"/>
            <v:line id="_x0000_s1432" alt="" style="position:absolute" from="6663,1428" to="7131,1428" strokecolor="red" strokeweight=".30669mm">
              <v:stroke dashstyle="dash"/>
            </v:line>
            <v:rect id="_x0000_s1433" alt="" style="position:absolute;left:6462;top:1247;width:201;height:340" fillcolor="#00e9da" stroked="f"/>
            <v:rect id="_x0000_s1434" alt="" style="position:absolute;left:6462;top:1247;width:201;height:340" filled="f" strokecolor="#00a08a" strokeweight=".30669mm"/>
            <v:rect id="_x0000_s1435" alt="" style="position:absolute;left:6685;top:915;width:201;height:332" fillcolor="#ff9595" stroked="f"/>
            <v:rect id="_x0000_s1436" alt="" style="position:absolute;left:6685;top:915;width:201;height:332" filled="f" strokecolor="red" strokeweight=".30669mm"/>
            <v:rect id="_x0000_s1437" alt="" style="position:absolute;left:6908;top:983;width:201;height:264" fillcolor="#ff9595" stroked="f"/>
            <v:rect id="_x0000_s1438" alt="" style="position:absolute;left:6908;top:983;width:201;height:264" filled="f" strokecolor="red" strokeweight=".30669mm"/>
            <v:line id="_x0000_s1439" alt="" style="position:absolute" from="7332,1428" to="7577,1428" strokecolor="red" strokeweight=".30669mm">
              <v:stroke dashstyle="dash"/>
            </v:line>
            <v:rect id="_x0000_s1440" alt="" style="position:absolute;left:7131;top:1247;width:201;height:209" fillcolor="#00e9da" stroked="f"/>
            <v:rect id="_x0000_s1441" alt="" style="position:absolute;left:7131;top:1247;width:201;height:209" filled="f" strokecolor="#00a08a" strokeweight=".30669mm"/>
            <v:rect id="_x0000_s1442" alt="" style="position:absolute;left:7354;top:940;width:201;height:307" fillcolor="#ff9595" stroked="f"/>
            <v:rect id="_x0000_s1443" alt="" style="position:absolute;left:7354;top:940;width:201;height:307" filled="f" strokecolor="red" strokeweight=".30669mm"/>
            <v:line id="_x0000_s1444" alt="" style="position:absolute" from="7778,1428" to="7800,1428" strokecolor="red" strokeweight=".30669mm">
              <v:stroke dashstyle="dash"/>
            </v:line>
            <v:rect id="_x0000_s1445" alt="" style="position:absolute;left:7577;top:1247;width:201;height:776" fillcolor="#27c4e5" stroked="f"/>
            <v:rect id="_x0000_s1446" alt="" style="position:absolute;left:7577;top:1247;width:201;height:776" filled="f" strokecolor="#046c9a" strokeweight=".30669mm"/>
            <v:line id="_x0000_s1447" alt="" style="position:absolute" from="8001,1428" to="8024,1428" strokecolor="red" strokeweight=".30669mm">
              <v:stroke dashstyle="dash"/>
            </v:line>
            <v:rect id="_x0000_s1448" alt="" style="position:absolute;left:7800;top:1247;width:201;height:935" fillcolor="#27c4e5" stroked="f"/>
            <v:rect id="_x0000_s1449" alt="" style="position:absolute;left:7800;top:1247;width:201;height:935" filled="f" strokecolor="#046c9a" strokeweight=".30669mm"/>
            <v:line id="_x0000_s1450" alt="" style="position:absolute" from="8224,1428" to="8246,1428" strokecolor="red" strokeweight=".30669mm">
              <v:stroke dashstyle="dash"/>
            </v:line>
            <v:rect id="_x0000_s1451" alt="" style="position:absolute;left:8023;top:1247;width:201;height:803" fillcolor="#27c4e5" stroked="f"/>
            <v:rect id="_x0000_s1452" alt="" style="position:absolute;left:8023;top:1247;width:201;height:803" filled="f" strokecolor="#046c9a" strokeweight=".30669mm"/>
            <v:line id="_x0000_s1453" alt="" style="position:absolute" from="8447,1428" to="8470,1428" strokecolor="red" strokeweight=".30669mm">
              <v:stroke dashstyle="dash"/>
            </v:line>
            <v:rect id="_x0000_s1454" alt="" style="position:absolute;left:8246;top:1247;width:201;height:476" fillcolor="#27c4e5" stroked="f"/>
            <v:rect id="_x0000_s1455" alt="" style="position:absolute;left:8246;top:1247;width:201;height:476" filled="f" strokecolor="#046c9a" strokeweight=".30669mm"/>
            <v:line id="_x0000_s1456" alt="" style="position:absolute" from="8670,1428" to="8916,1428" strokecolor="red" strokeweight=".30669mm">
              <v:stroke dashstyle="dash"/>
            </v:line>
            <v:rect id="_x0000_s1457" alt="" style="position:absolute;left:8469;top:1247;width:201;height:410" fillcolor="#27c4e5" stroked="f"/>
            <v:rect id="_x0000_s1458" alt="" style="position:absolute;left:8469;top:1247;width:201;height:410" filled="f" strokecolor="#046c9a" strokeweight=".30669mm"/>
            <v:rect id="_x0000_s1459" alt="" style="position:absolute;left:8692;top:656;width:201;height:591" fillcolor="#ffd48e" stroked="f"/>
            <v:rect id="_x0000_s1460" alt="" style="position:absolute;left:8692;top:656;width:201;height:591" filled="f" strokecolor="#f98400" strokeweight=".30669mm"/>
            <v:line id="_x0000_s1461" alt="" style="position:absolute" from="9116,1428" to="9139,1428" strokecolor="red" strokeweight=".30669mm">
              <v:stroke dashstyle="dash"/>
            </v:line>
            <v:rect id="_x0000_s1462" alt="" style="position:absolute;left:8915;top:1247;width:201;height:453" fillcolor="#27c4e5" stroked="f"/>
            <v:rect id="_x0000_s1463" alt="" style="position:absolute;left:8915;top:1247;width:201;height:453" filled="f" strokecolor="#046c9a" strokeweight=".30669mm"/>
            <v:line id="_x0000_s1464" alt="" style="position:absolute" from="9339,1428" to="9808,1428" strokecolor="red" strokeweight=".30669mm">
              <v:stroke dashstyle="dash"/>
            </v:line>
            <v:rect id="_x0000_s1465" alt="" style="position:absolute;left:9138;top:1247;width:201;height:458" fillcolor="#27c4e5" stroked="f"/>
            <v:rect id="_x0000_s1466" alt="" style="position:absolute;left:9138;top:1247;width:201;height:458" filled="f" strokecolor="#046c9a" strokeweight=".30669mm"/>
            <v:rect id="_x0000_s1467" alt="" style="position:absolute;left:9361;top:505;width:201;height:742" fillcolor="#ffd48e" stroked="f"/>
            <v:rect id="_x0000_s1468" alt="" style="position:absolute;left:9361;top:505;width:201;height:742" filled="f" strokecolor="#f98400" strokeweight=".30669mm"/>
            <v:rect id="_x0000_s1469" alt="" style="position:absolute;left:9584;top:427;width:201;height:820" fillcolor="#ffd48e" stroked="f"/>
            <v:rect id="_x0000_s1470" alt="" style="position:absolute;left:9584;top:427;width:201;height:820" filled="f" strokecolor="#f98400" strokeweight=".30669mm"/>
            <v:line id="_x0000_s1471" alt="" style="position:absolute" from="10008,1428" to="10254,1428" strokecolor="red" strokeweight=".30669mm">
              <v:stroke dashstyle="dash"/>
            </v:line>
            <v:rect id="_x0000_s1472" alt="" style="position:absolute;left:9807;top:1247;width:201;height:734" fillcolor="#27c4e5" stroked="f"/>
            <v:rect id="_x0000_s1473" alt="" style="position:absolute;left:9807;top:1247;width:201;height:734" filled="f" strokecolor="#046c9a" strokeweight=".30669mm"/>
            <v:rect id="_x0000_s1474" alt="" style="position:absolute;left:10030;top:831;width:201;height:416" fillcolor="#ffd48e" stroked="f"/>
            <v:rect id="_x0000_s1475" alt="" style="position:absolute;left:10030;top:831;width:201;height:416" filled="f" strokecolor="#f98400" strokeweight=".30669mm"/>
            <v:line id="_x0000_s1476" alt="" style="position:absolute" from="10455,1428" to="10711,1428" strokecolor="red" strokeweight=".30669mm">
              <v:stroke dashstyle="dash"/>
            </v:line>
            <v:rect id="_x0000_s1477" alt="" style="position:absolute;left:10253;top:1247;width:201;height:459" fillcolor="#27c4e5" stroked="f"/>
            <v:rect id="_x0000_s1478" alt="" style="position:absolute;left:10253;top:1247;width:201;height:459" filled="f" strokecolor="#046c9a" strokeweight=".30669mm"/>
            <v:rect id="_x0000_s1479" alt="" style="position:absolute;left:10476;top:406;width:201;height:841" fillcolor="#ffd48e" stroked="f"/>
            <v:rect id="_x0000_s1480" alt="" style="position:absolute;left:10476;top:406;width:201;height:841" filled="f" strokecolor="#f98400" strokeweight=".30669mm"/>
            <v:line id="_x0000_s1481" alt="" style="position:absolute" from="2191,1247" to="10711,1247" strokeweight=".30669mm"/>
            <v:line id="_x0000_s1482" alt="" style="position:absolute" from="2191,2504" to="2191,-496" strokeweight=".30669mm"/>
            <v:shape id="_x0000_s1483" alt="" style="position:absolute;left:870;top:6271;width:55;height:3285" coordorigin="870,6272" coordsize="55,3285" o:spt="100" adj="0,,0" path="m2147,2314r44,m2147,1781r44,m2147,1247r44,m2147,713r44,m2147,180r44,m2147,-354r44,e" filled="f" strokecolor="#333" strokeweight=".30669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505B4E10">
          <v:shape id="_x0000_s1389" type="#_x0000_t202" alt="" style="position:absolute;left:0;text-align:left;margin-left:73.8pt;margin-top:7.75pt;width:12pt;height:84.95pt;z-index:25169203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476ABED" w14:textId="77777777" w:rsidR="00787276" w:rsidRDefault="00787276">
                  <w:pPr>
                    <w:spacing w:before="10"/>
                    <w:ind w:left="20"/>
                    <w:rPr>
                      <w:rFonts w:ascii="Helvetica"/>
                      <w:sz w:val="18"/>
                    </w:rPr>
                  </w:pPr>
                  <w:r>
                    <w:rPr>
                      <w:rFonts w:ascii="Helvetica"/>
                      <w:sz w:val="18"/>
                    </w:rPr>
                    <w:t>Signed Contributions</w:t>
                  </w:r>
                </w:p>
              </w:txbxContent>
            </v:textbox>
            <w10:wrap anchorx="page"/>
          </v:shape>
        </w:pict>
      </w:r>
      <w:r>
        <w:pict w14:anchorId="7FA008C9">
          <v:shape id="_x0000_s1388" type="#_x0000_t202" alt="" style="position:absolute;left:0;text-align:left;margin-left:144.7pt;margin-top:.35pt;width:43.65pt;height:59.95pt;z-index:25169817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561A0E7" w14:textId="77777777" w:rsidR="00787276" w:rsidRDefault="00787276">
                  <w:pPr>
                    <w:spacing w:before="19" w:line="326" w:lineRule="auto"/>
                    <w:ind w:left="27" w:firstLine="42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sz w:val="14"/>
                    </w:rPr>
                    <w:t xml:space="preserve">harm.Ambiguous </w:t>
                  </w: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harm.Chromatic harm.Quin</w:t>
                  </w:r>
                </w:p>
                <w:p w14:paraId="1D669D9B" w14:textId="77777777" w:rsidR="00787276" w:rsidRDefault="00787276">
                  <w:pPr>
                    <w:spacing w:line="162" w:lineRule="exact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tempo.F6</w:t>
                  </w:r>
                </w:p>
              </w:txbxContent>
            </v:textbox>
            <w10:wrap anchorx="page"/>
          </v:shape>
        </w:pict>
      </w:r>
      <w:r>
        <w:pict w14:anchorId="00C16E1E">
          <v:shape id="_x0000_s1387" type="#_x0000_t202" alt="" style="position:absolute;left:0;text-align:left;margin-left:200.45pt;margin-top:-12.45pt;width:21.35pt;height:72.4pt;z-index:25170432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69E31AA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density.D6</w:t>
                  </w:r>
                </w:p>
                <w:p w14:paraId="3DE43235" w14:textId="77777777" w:rsidR="00787276" w:rsidRDefault="00787276">
                  <w:pPr>
                    <w:spacing w:before="59"/>
                    <w:ind w:left="85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genre.Contemporary</w:t>
                  </w:r>
                </w:p>
              </w:txbxContent>
            </v:textbox>
            <w10:wrap anchorx="page"/>
          </v:shape>
        </w:pict>
      </w:r>
      <w:r>
        <w:pict w14:anchorId="1598CF6A">
          <v:shape id="_x0000_s1386" type="#_x0000_t202" alt="" style="position:absolute;left:0;text-align:left;margin-left:233.95pt;margin-top:-8.7pt;width:21.35pt;height:67.85pt;z-index:25170944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3CD4E4F" w14:textId="77777777" w:rsidR="00787276" w:rsidRDefault="00787276">
                  <w:pPr>
                    <w:spacing w:before="19"/>
                    <w:ind w:left="62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genre.Impressionist</w:t>
                  </w:r>
                </w:p>
                <w:p w14:paraId="5642063D" w14:textId="77777777" w:rsidR="00787276" w:rsidRDefault="00787276">
                  <w:pPr>
                    <w:spacing w:before="58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dyn.BothS&amp;L</w:t>
                  </w:r>
                </w:p>
              </w:txbxContent>
            </v:textbox>
            <w10:wrap anchorx="page"/>
          </v:shape>
        </w:pict>
      </w:r>
      <w:r>
        <w:pict w14:anchorId="26AB3806">
          <v:shape id="_x0000_s1385" type="#_x0000_t202" alt="" style="position:absolute;left:0;text-align:left;margin-left:267.4pt;margin-top:7.35pt;width:10.2pt;height:51.15pt;z-index:25171456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85BE9AA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dyn.Gra_Cresc</w:t>
                  </w:r>
                </w:p>
              </w:txbxContent>
            </v:textbox>
            <w10:wrap anchorx="page"/>
          </v:shape>
        </w:pict>
      </w:r>
      <w:r>
        <w:pict w14:anchorId="1475C886">
          <v:shape id="_x0000_s1384" type="#_x0000_t202" alt="" style="position:absolute;left:0;text-align:left;margin-left:300.85pt;margin-top:6.35pt;width:32.5pt;height:52.2pt;z-index:25171968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899CDE4" w14:textId="77777777" w:rsidR="00787276" w:rsidRDefault="00787276">
                  <w:pPr>
                    <w:spacing w:before="19"/>
                    <w:ind w:left="20" w:firstLine="3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cont.Ascending</w:t>
                  </w:r>
                </w:p>
                <w:p w14:paraId="0F7C4F24" w14:textId="77777777" w:rsidR="00787276" w:rsidRDefault="00787276">
                  <w:pPr>
                    <w:spacing w:before="3" w:line="220" w:lineRule="atLeast"/>
                    <w:ind w:left="23" w:hanging="4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 xml:space="preserve">cont.Monotone </w:t>
                  </w:r>
                  <w:r>
                    <w:rPr>
                      <w:rFonts w:ascii="Helvetica"/>
                      <w:color w:val="00A08A"/>
                      <w:sz w:val="14"/>
                    </w:rPr>
                    <w:t>motion.Disjunct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4"/>
        </w:rPr>
        <w:t>0.10</w:t>
      </w:r>
    </w:p>
    <w:p w14:paraId="700BA8DB" w14:textId="77777777" w:rsidR="00371D9F" w:rsidRDefault="00371D9F">
      <w:pPr>
        <w:pStyle w:val="BodyText"/>
        <w:spacing w:before="0"/>
        <w:ind w:left="0"/>
        <w:rPr>
          <w:rFonts w:ascii="Helvetica"/>
          <w:sz w:val="23"/>
        </w:rPr>
      </w:pPr>
    </w:p>
    <w:p w14:paraId="0A59DBCA" w14:textId="77777777" w:rsidR="00371D9F" w:rsidRDefault="000A52AF">
      <w:pPr>
        <w:spacing w:before="99"/>
        <w:ind w:left="886"/>
        <w:rPr>
          <w:rFonts w:ascii="Helvetica"/>
          <w:sz w:val="14"/>
        </w:rPr>
      </w:pPr>
      <w:r>
        <w:pict w14:anchorId="48DF5E23">
          <v:shape id="_x0000_s1383" type="#_x0000_t202" alt="" style="position:absolute;left:0;text-align:left;margin-left:111.25pt;margin-top:-8pt;width:21.35pt;height:41pt;z-index:25169408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0020990A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harm.Minor</w:t>
                  </w:r>
                </w:p>
                <w:p w14:paraId="7D9BBA05" w14:textId="77777777" w:rsidR="00787276" w:rsidRDefault="00787276">
                  <w:pPr>
                    <w:spacing w:before="59"/>
                    <w:ind w:left="23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harm.Modal</w:t>
                  </w:r>
                </w:p>
              </w:txbxContent>
            </v:textbox>
            <w10:wrap anchorx="page"/>
          </v:shape>
        </w:pict>
      </w:r>
      <w:r>
        <w:pict w14:anchorId="0566D05E">
          <v:shape id="_x0000_s1382" type="#_x0000_t202" alt="" style="position:absolute;left:0;text-align:left;margin-left:356.6pt;margin-top:-12.15pt;width:10.2pt;height:44.6pt;z-index:25172377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50FA1CC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0A08A"/>
                      <w:w w:val="105"/>
                      <w:sz w:val="14"/>
                    </w:rPr>
                    <w:t>artic.Marcato</w:t>
                  </w:r>
                </w:p>
              </w:txbxContent>
            </v:textbox>
            <w10:wrap anchorx="page"/>
          </v:shape>
        </w:pict>
      </w:r>
      <w:r>
        <w:pict w14:anchorId="4684DF16">
          <v:shape id="_x0000_s1381" type="#_x0000_t202" alt="" style="position:absolute;left:0;text-align:left;margin-left:378.9pt;margin-top:-4.95pt;width:54.8pt;height:39.5pt;z-index:25172582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2373331" w14:textId="77777777" w:rsidR="00787276" w:rsidRDefault="00787276">
                  <w:pPr>
                    <w:spacing w:before="19" w:line="326" w:lineRule="auto"/>
                    <w:ind w:left="20" w:right="-7" w:firstLine="29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4"/>
                    </w:rPr>
                    <w:t>Aggressive Complex Dense Disturbing</w:t>
                  </w:r>
                </w:p>
                <w:p w14:paraId="7AB3CB72" w14:textId="77777777" w:rsidR="00787276" w:rsidRDefault="00787276">
                  <w:pPr>
                    <w:spacing w:line="161" w:lineRule="exact"/>
                    <w:ind w:left="26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4"/>
                    </w:rPr>
                    <w:t>Incisive</w:t>
                  </w:r>
                </w:p>
              </w:txbxContent>
            </v:textbox>
            <w10:wrap anchorx="page"/>
          </v:shape>
        </w:pict>
      </w:r>
      <w:r>
        <w:pict w14:anchorId="4FCBB81D">
          <v:shape id="_x0000_s1380" type="#_x0000_t202" alt="" style="position:absolute;left:0;text-align:left;margin-left:445.8pt;margin-top:-4.35pt;width:21.35pt;height:38.25pt;z-index:25173094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1A76C45" w14:textId="77777777" w:rsidR="00787276" w:rsidRDefault="00787276">
                  <w:pPr>
                    <w:spacing w:before="19"/>
                    <w:ind w:left="35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4"/>
                    </w:rPr>
                    <w:t>Mysterious</w:t>
                  </w:r>
                </w:p>
                <w:p w14:paraId="3EF17992" w14:textId="77777777" w:rsidR="00787276" w:rsidRDefault="00787276">
                  <w:pPr>
                    <w:spacing w:before="5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4"/>
                    </w:rPr>
                    <w:t>Powerful</w:t>
                  </w:r>
                </w:p>
              </w:txbxContent>
            </v:textbox>
            <w10:wrap anchorx="page"/>
          </v:shape>
        </w:pict>
      </w:r>
      <w:r>
        <w:pict w14:anchorId="26215EF9">
          <v:shape id="_x0000_s1379" type="#_x0000_t202" alt="" style="position:absolute;left:0;text-align:left;margin-left:490.4pt;margin-top:-1.9pt;width:10.2pt;height:35.25pt;z-index:25173299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145E3E8E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4"/>
                    </w:rPr>
                    <w:t>Surprising</w:t>
                  </w:r>
                </w:p>
              </w:txbxContent>
            </v:textbox>
            <w10:wrap anchorx="page"/>
          </v:shape>
        </w:pict>
      </w:r>
      <w:r>
        <w:pict w14:anchorId="435349C9">
          <v:shape id="_x0000_s1378" type="#_x0000_t202" alt="" style="position:absolute;left:0;text-align:left;margin-left:512.7pt;margin-top:11.85pt;width:10.2pt;height:22.75pt;z-index:25173606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76DBD77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046C9A"/>
                      <w:w w:val="105"/>
                      <w:sz w:val="14"/>
                    </w:rPr>
                    <w:t>Varied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4"/>
        </w:rPr>
        <w:t>0.05</w:t>
      </w:r>
    </w:p>
    <w:p w14:paraId="34517C2C" w14:textId="77777777" w:rsidR="00371D9F" w:rsidRDefault="00371D9F">
      <w:pPr>
        <w:pStyle w:val="BodyText"/>
        <w:spacing w:before="11"/>
        <w:ind w:left="0"/>
        <w:rPr>
          <w:rFonts w:ascii="Helvetica"/>
          <w:sz w:val="22"/>
        </w:rPr>
      </w:pPr>
    </w:p>
    <w:p w14:paraId="351568C5" w14:textId="77777777" w:rsidR="00371D9F" w:rsidRDefault="000A52AF">
      <w:pPr>
        <w:spacing w:before="100"/>
        <w:ind w:left="886"/>
        <w:rPr>
          <w:rFonts w:ascii="Helvetica"/>
          <w:sz w:val="14"/>
        </w:rPr>
      </w:pPr>
      <w:r>
        <w:pict w14:anchorId="01840FD6">
          <v:shape id="_x0000_s1377" type="#_x0000_t202" alt="" style="position:absolute;left:0;text-align:left;margin-left:133.55pt;margin-top:11.75pt;width:10.2pt;height:39.2pt;z-index:25169715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F1E0502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4"/>
                    </w:rPr>
                    <w:t>harm.Major</w:t>
                  </w:r>
                </w:p>
              </w:txbxContent>
            </v:textbox>
            <w10:wrap anchorx="page"/>
          </v:shape>
        </w:pict>
      </w:r>
      <w:r>
        <w:pict w14:anchorId="167EBBB1">
          <v:shape id="_x0000_s1376" type="#_x0000_t202" alt="" style="position:absolute;left:0;text-align:left;margin-left:189.35pt;margin-top:11.5pt;width:10.2pt;height:36.55pt;z-index:25170227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1BFB62A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4"/>
                    </w:rPr>
                    <w:t>density.D3</w:t>
                  </w:r>
                </w:p>
              </w:txbxContent>
            </v:textbox>
            <w10:wrap anchorx="page"/>
          </v:shape>
        </w:pict>
      </w:r>
      <w:r>
        <w:pict w14:anchorId="127424DB">
          <v:shape id="_x0000_s1375" type="#_x0000_t202" alt="" style="position:absolute;left:0;text-align:left;margin-left:222.8pt;margin-top:13.15pt;width:10.2pt;height:53.55pt;z-index:25170739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AAEF008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4"/>
                    </w:rPr>
                    <w:t>genre.Romantic</w:t>
                  </w:r>
                </w:p>
              </w:txbxContent>
            </v:textbox>
            <w10:wrap anchorx="page"/>
          </v:shape>
        </w:pict>
      </w:r>
      <w:r>
        <w:pict w14:anchorId="35E6A48E">
          <v:shape id="_x0000_s1374" type="#_x0000_t202" alt="" style="position:absolute;left:0;text-align:left;margin-left:256.25pt;margin-top:11.55pt;width:10.2pt;height:37.25pt;z-index:25171251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4ED2C5DA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4"/>
                    </w:rPr>
                    <w:t>dyn.Mezzo</w:t>
                  </w:r>
                </w:p>
              </w:txbxContent>
            </v:textbox>
            <w10:wrap anchorx="page"/>
          </v:shape>
        </w:pict>
      </w:r>
      <w:r>
        <w:pict w14:anchorId="54799E9A">
          <v:shape id="_x0000_s1373" type="#_x0000_t202" alt="" style="position:absolute;left:0;text-align:left;margin-left:278.55pt;margin-top:10.7pt;width:21.35pt;height:33.3pt;z-index:25171660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7F2558B" w14:textId="77777777" w:rsidR="00787276" w:rsidRDefault="00787276">
                  <w:pPr>
                    <w:spacing w:before="19"/>
                    <w:ind w:left="109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4"/>
                    </w:rPr>
                    <w:t>dyn.Soft</w:t>
                  </w:r>
                </w:p>
                <w:p w14:paraId="66C88A8A" w14:textId="77777777" w:rsidR="00787276" w:rsidRDefault="00787276">
                  <w:pPr>
                    <w:spacing w:before="5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4"/>
                    </w:rPr>
                    <w:t>cont.Arch</w:t>
                  </w:r>
                </w:p>
              </w:txbxContent>
            </v:textbox>
            <w10:wrap anchorx="page"/>
          </v:shape>
        </w:pict>
      </w:r>
      <w:r>
        <w:pict w14:anchorId="5306B09A">
          <v:shape id="_x0000_s1372" type="#_x0000_t202" alt="" style="position:absolute;left:0;text-align:left;margin-left:334.3pt;margin-top:12.25pt;width:21.35pt;height:55.95pt;z-index:25172070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8AF1C66" w14:textId="77777777" w:rsidR="00787276" w:rsidRDefault="00787276">
                  <w:pPr>
                    <w:spacing w:before="19"/>
                    <w:ind w:right="39"/>
                    <w:jc w:val="right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spacing w:val="-1"/>
                      <w:w w:val="105"/>
                      <w:sz w:val="14"/>
                    </w:rPr>
                    <w:t>motion.Conjunct</w:t>
                  </w:r>
                </w:p>
                <w:p w14:paraId="60E12B4D" w14:textId="77777777" w:rsidR="00787276" w:rsidRDefault="00787276">
                  <w:pPr>
                    <w:spacing w:before="58"/>
                    <w:ind w:right="18"/>
                    <w:jc w:val="right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spacing w:val="-1"/>
                      <w:w w:val="105"/>
                      <w:sz w:val="14"/>
                    </w:rPr>
                    <w:t>range.R.Mod</w:t>
                  </w:r>
                </w:p>
              </w:txbxContent>
            </v:textbox>
            <w10:wrap anchorx="page"/>
          </v:shape>
        </w:pict>
      </w:r>
      <w:r>
        <w:pict w14:anchorId="050F18A3">
          <v:shape id="_x0000_s1371" type="#_x0000_t202" alt="" style="position:absolute;left:0;text-align:left;margin-left:367.75pt;margin-top:11.85pt;width:10.2pt;height:40.55pt;z-index:25172480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72F159B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F0000"/>
                      <w:w w:val="105"/>
                      <w:sz w:val="14"/>
                    </w:rPr>
                    <w:t>artic.Legato</w:t>
                  </w:r>
                </w:p>
              </w:txbxContent>
            </v:textbox>
            <w10:wrap anchorx="page"/>
          </v:shape>
        </w:pict>
      </w:r>
      <w:r>
        <w:pict w14:anchorId="0A2EA8B9">
          <v:shape id="_x0000_s1370" type="#_x0000_t202" alt="" style="position:absolute;left:0;text-align:left;margin-left:434.65pt;margin-top:9.6pt;width:10.2pt;height:17.9pt;z-index:25172889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9B43E75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98400"/>
                      <w:w w:val="105"/>
                      <w:sz w:val="14"/>
                    </w:rPr>
                    <w:t>Light</w:t>
                  </w:r>
                </w:p>
              </w:txbxContent>
            </v:textbox>
            <w10:wrap anchorx="page"/>
          </v:shape>
        </w:pict>
      </w:r>
      <w:r>
        <w:pict w14:anchorId="199933F4">
          <v:shape id="_x0000_s1369" type="#_x0000_t202" alt="" style="position:absolute;left:0;text-align:left;margin-left:468.1pt;margin-top:9.35pt;width:21.35pt;height:24.4pt;z-index:25173196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9ACAD22" w14:textId="77777777" w:rsidR="00787276" w:rsidRDefault="00787276">
                  <w:pPr>
                    <w:spacing w:before="19"/>
                    <w:ind w:right="35"/>
                    <w:jc w:val="right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98400"/>
                      <w:sz w:val="14"/>
                    </w:rPr>
                    <w:t>Round</w:t>
                  </w:r>
                </w:p>
                <w:p w14:paraId="307AC6FF" w14:textId="77777777" w:rsidR="00787276" w:rsidRDefault="00787276">
                  <w:pPr>
                    <w:spacing w:before="59"/>
                    <w:ind w:right="18"/>
                    <w:jc w:val="right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98400"/>
                      <w:sz w:val="14"/>
                    </w:rPr>
                    <w:t>Soft</w:t>
                  </w:r>
                </w:p>
              </w:txbxContent>
            </v:textbox>
            <w10:wrap anchorx="page"/>
          </v:shape>
        </w:pict>
      </w:r>
      <w:r>
        <w:pict w14:anchorId="594C3166">
          <v:shape id="_x0000_s1368" type="#_x0000_t202" alt="" style="position:absolute;left:0;text-align:left;margin-left:501.55pt;margin-top:11.85pt;width:10.2pt;height:40.5pt;z-index:251734016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D691977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98400"/>
                      <w:spacing w:val="-1"/>
                      <w:w w:val="105"/>
                      <w:sz w:val="14"/>
                    </w:rPr>
                    <w:t>Transparent</w:t>
                  </w:r>
                </w:p>
              </w:txbxContent>
            </v:textbox>
            <w10:wrap anchorx="page"/>
          </v:shape>
        </w:pict>
      </w:r>
      <w:r>
        <w:pict w14:anchorId="22094322">
          <v:shape id="_x0000_s1367" type="#_x0000_t202" alt="" style="position:absolute;left:0;text-align:left;margin-left:523.85pt;margin-top:9.95pt;width:10.2pt;height:21.4pt;z-index:251737088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FC8ABFC" w14:textId="77777777" w:rsidR="00787276" w:rsidRDefault="00787276">
                  <w:pPr>
                    <w:spacing w:before="19"/>
                    <w:ind w:left="20"/>
                    <w:rPr>
                      <w:rFonts w:ascii="Helvetica"/>
                      <w:sz w:val="14"/>
                    </w:rPr>
                  </w:pPr>
                  <w:r>
                    <w:rPr>
                      <w:rFonts w:ascii="Helvetica"/>
                      <w:color w:val="F98400"/>
                      <w:w w:val="105"/>
                      <w:sz w:val="14"/>
                    </w:rPr>
                    <w:t>Warm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05"/>
          <w:sz w:val="14"/>
        </w:rPr>
        <w:t>0.00</w:t>
      </w:r>
    </w:p>
    <w:p w14:paraId="11611DAB" w14:textId="77777777" w:rsidR="00371D9F" w:rsidRDefault="00371D9F">
      <w:pPr>
        <w:pStyle w:val="BodyText"/>
        <w:spacing w:before="11"/>
        <w:ind w:left="0"/>
        <w:rPr>
          <w:rFonts w:ascii="Helvetica"/>
          <w:sz w:val="22"/>
        </w:rPr>
      </w:pPr>
    </w:p>
    <w:p w14:paraId="55BBE344" w14:textId="77777777" w:rsidR="00371D9F" w:rsidRDefault="00787276">
      <w:pPr>
        <w:spacing w:before="100"/>
        <w:ind w:left="801"/>
        <w:rPr>
          <w:rFonts w:ascii="Helvetica" w:hAnsi="Helvetica"/>
          <w:sz w:val="14"/>
        </w:rPr>
      </w:pPr>
      <w:r>
        <w:rPr>
          <w:rFonts w:ascii="Helvetica" w:hAnsi="Helvetica"/>
          <w:color w:val="4D4D4D"/>
          <w:w w:val="105"/>
          <w:sz w:val="14"/>
        </w:rPr>
        <w:t>−0.05</w:t>
      </w:r>
    </w:p>
    <w:p w14:paraId="240A7FBF" w14:textId="77777777" w:rsidR="00371D9F" w:rsidRDefault="00371D9F">
      <w:pPr>
        <w:pStyle w:val="BodyText"/>
        <w:spacing w:before="10"/>
        <w:ind w:left="0"/>
        <w:rPr>
          <w:rFonts w:ascii="Helvetica"/>
          <w:sz w:val="22"/>
        </w:rPr>
      </w:pPr>
    </w:p>
    <w:p w14:paraId="41D38646" w14:textId="77777777" w:rsidR="00371D9F" w:rsidRDefault="00787276">
      <w:pPr>
        <w:spacing w:before="100"/>
        <w:ind w:left="801"/>
        <w:rPr>
          <w:rFonts w:ascii="Helvetica" w:hAnsi="Helvetica"/>
          <w:sz w:val="14"/>
        </w:rPr>
      </w:pPr>
      <w:r>
        <w:rPr>
          <w:rFonts w:ascii="Helvetica" w:hAnsi="Helvetica"/>
          <w:color w:val="4D4D4D"/>
          <w:w w:val="105"/>
          <w:sz w:val="14"/>
        </w:rPr>
        <w:t>−0.10</w:t>
      </w:r>
    </w:p>
    <w:p w14:paraId="6AD2F4A2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39FFD673" w14:textId="77777777" w:rsidR="00371D9F" w:rsidRDefault="00371D9F">
      <w:pPr>
        <w:pStyle w:val="BodyText"/>
        <w:spacing w:before="9"/>
        <w:ind w:left="0"/>
        <w:rPr>
          <w:rFonts w:ascii="Helvetica"/>
          <w:sz w:val="26"/>
        </w:rPr>
      </w:pPr>
    </w:p>
    <w:p w14:paraId="26D2CD53" w14:textId="77777777" w:rsidR="00371D9F" w:rsidRDefault="00787276">
      <w:pPr>
        <w:ind w:left="487"/>
        <w:rPr>
          <w:i/>
          <w:sz w:val="24"/>
        </w:rPr>
      </w:pPr>
      <w:r>
        <w:rPr>
          <w:i/>
          <w:sz w:val="24"/>
        </w:rPr>
        <w:t>Figure 14</w:t>
      </w:r>
    </w:p>
    <w:p w14:paraId="001BB0F0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415F9B1D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0BCE7CA9" w14:textId="77777777" w:rsidR="00371D9F" w:rsidRDefault="00371D9F">
      <w:pPr>
        <w:pStyle w:val="BodyText"/>
        <w:spacing w:before="2"/>
        <w:ind w:left="0"/>
        <w:rPr>
          <w:i/>
          <w:sz w:val="19"/>
        </w:rPr>
      </w:pPr>
    </w:p>
    <w:p w14:paraId="0B910816" w14:textId="77777777" w:rsidR="00371D9F" w:rsidRDefault="00787276">
      <w:pPr>
        <w:pStyle w:val="BodyText"/>
        <w:spacing w:before="146"/>
      </w:pPr>
      <w:r>
        <w:rPr>
          <w:rFonts w:ascii="Arial"/>
          <w:w w:val="105"/>
          <w:sz w:val="12"/>
        </w:rPr>
        <w:t xml:space="preserve">570 </w:t>
      </w:r>
      <w:r>
        <w:rPr>
          <w:w w:val="105"/>
        </w:rPr>
        <w:t>to the 2nd latent variables. The second latent variable separates Groups 1 and 4, with</w:t>
      </w:r>
    </w:p>
    <w:p w14:paraId="55EFD94E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571 </w:t>
      </w:r>
      <w:r>
        <w:rPr>
          <w:w w:val="105"/>
        </w:rPr>
        <w:t>Groups 2 and 3 more barycentric. This suggests that, generally speaking, the excerpts that</w:t>
      </w:r>
    </w:p>
    <w:p w14:paraId="6D7070B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572    </w:t>
      </w:r>
      <w:r>
        <w:rPr>
          <w:rFonts w:ascii="Arial"/>
          <w:spacing w:val="8"/>
          <w:w w:val="105"/>
          <w:sz w:val="12"/>
        </w:rPr>
        <w:t xml:space="preserve"> </w:t>
      </w:r>
      <w:r>
        <w:rPr>
          <w:w w:val="105"/>
        </w:rPr>
        <w:t>were</w:t>
      </w:r>
      <w:r>
        <w:rPr>
          <w:spacing w:val="12"/>
          <w:w w:val="105"/>
        </w:rPr>
        <w:t xml:space="preserve"> </w:t>
      </w:r>
      <w:r>
        <w:rPr>
          <w:w w:val="105"/>
        </w:rPr>
        <w:t>clustered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groups</w:t>
      </w:r>
      <w:r>
        <w:rPr>
          <w:spacing w:val="12"/>
          <w:w w:val="105"/>
        </w:rPr>
        <w:t xml:space="preserve"> </w:t>
      </w:r>
      <w:r>
        <w:rPr>
          <w:w w:val="105"/>
        </w:rPr>
        <w:t>2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3</w:t>
      </w:r>
      <w:r>
        <w:rPr>
          <w:spacing w:val="11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those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could</w:t>
      </w:r>
      <w:r>
        <w:rPr>
          <w:spacing w:val="12"/>
          <w:w w:val="105"/>
        </w:rPr>
        <w:t xml:space="preserve"> </w:t>
      </w:r>
      <w:r>
        <w:rPr>
          <w:spacing w:val="3"/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defined</w:t>
      </w:r>
      <w:r>
        <w:rPr>
          <w:spacing w:val="11"/>
          <w:w w:val="105"/>
        </w:rPr>
        <w:t xml:space="preserve"> </w:t>
      </w:r>
      <w:r>
        <w:rPr>
          <w:spacing w:val="-4"/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positive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negative</w:t>
      </w:r>
    </w:p>
    <w:p w14:paraId="0DA0B4C3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573     </w:t>
      </w:r>
      <w:r>
        <w:rPr>
          <w:w w:val="105"/>
        </w:rPr>
        <w:t xml:space="preserve">valence, respectively, and those in groups 1 and 4 would </w:t>
      </w:r>
      <w:r>
        <w:rPr>
          <w:spacing w:val="3"/>
          <w:w w:val="105"/>
        </w:rPr>
        <w:t xml:space="preserve">be </w:t>
      </w:r>
      <w:r>
        <w:rPr>
          <w:w w:val="105"/>
        </w:rPr>
        <w:t xml:space="preserve">defined more </w:t>
      </w:r>
      <w:proofErr w:type="gramStart"/>
      <w:r>
        <w:rPr>
          <w:spacing w:val="-4"/>
          <w:w w:val="105"/>
        </w:rPr>
        <w:t xml:space="preserve">by </w:t>
      </w:r>
      <w:r>
        <w:rPr>
          <w:spacing w:val="10"/>
          <w:w w:val="105"/>
        </w:rPr>
        <w:t xml:space="preserve"> </w:t>
      </w:r>
      <w:r>
        <w:rPr>
          <w:w w:val="105"/>
        </w:rPr>
        <w:t>high</w:t>
      </w:r>
      <w:proofErr w:type="gramEnd"/>
      <w:r>
        <w:rPr>
          <w:w w:val="105"/>
        </w:rPr>
        <w:t xml:space="preserve"> and </w:t>
      </w:r>
      <w:r>
        <w:rPr>
          <w:spacing w:val="-3"/>
          <w:w w:val="105"/>
        </w:rPr>
        <w:t>low</w:t>
      </w:r>
    </w:p>
    <w:p w14:paraId="69434A9E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574 </w:t>
      </w:r>
      <w:proofErr w:type="gramStart"/>
      <w:r>
        <w:rPr>
          <w:w w:val="105"/>
        </w:rPr>
        <w:t>arousal</w:t>
      </w:r>
      <w:proofErr w:type="gramEnd"/>
      <w:r>
        <w:rPr>
          <w:w w:val="105"/>
        </w:rPr>
        <w:t xml:space="preserve">. That being said, these excerpts are not defined </w:t>
      </w:r>
      <w:r>
        <w:rPr>
          <w:i/>
          <w:w w:val="105"/>
        </w:rPr>
        <w:t xml:space="preserve">exclusively </w:t>
      </w:r>
      <w:r>
        <w:rPr>
          <w:w w:val="105"/>
        </w:rPr>
        <w:t>along these dimensions,</w:t>
      </w:r>
    </w:p>
    <w:p w14:paraId="55928EED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575 </w:t>
      </w:r>
      <w:r>
        <w:rPr>
          <w:w w:val="105"/>
        </w:rPr>
        <w:t>but rather more by one than the other. For example, excerpt 26 is characterized by being</w:t>
      </w:r>
    </w:p>
    <w:p w14:paraId="7281F9C7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576 </w:t>
      </w:r>
      <w:r>
        <w:rPr>
          <w:w w:val="105"/>
        </w:rPr>
        <w:t>one of the most extreme examples of positive valence, but doesn’t score as highly on the</w:t>
      </w:r>
    </w:p>
    <w:p w14:paraId="7F5845C5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577      </w:t>
      </w:r>
      <w:r>
        <w:rPr>
          <w:w w:val="105"/>
        </w:rPr>
        <w:t xml:space="preserve">arousal </w:t>
      </w:r>
      <w:proofErr w:type="gramStart"/>
      <w:r>
        <w:rPr>
          <w:w w:val="105"/>
        </w:rPr>
        <w:t>dimension</w:t>
      </w:r>
      <w:proofErr w:type="gramEnd"/>
      <w:r>
        <w:rPr>
          <w:w w:val="105"/>
        </w:rPr>
        <w:t>, similarly with excerpt 27 with negative valence.  This is contrasted</w:t>
      </w:r>
      <w:r>
        <w:rPr>
          <w:spacing w:val="59"/>
          <w:w w:val="105"/>
        </w:rPr>
        <w:t xml:space="preserve"> </w:t>
      </w:r>
      <w:r>
        <w:rPr>
          <w:w w:val="105"/>
        </w:rPr>
        <w:t>with</w:t>
      </w:r>
    </w:p>
    <w:p w14:paraId="787987C8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578     </w:t>
      </w:r>
      <w:r>
        <w:rPr>
          <w:w w:val="105"/>
        </w:rPr>
        <w:t xml:space="preserve">excerpt 7, which is one of the most negatively </w:t>
      </w:r>
      <w:proofErr w:type="spellStart"/>
      <w:r>
        <w:rPr>
          <w:w w:val="105"/>
        </w:rPr>
        <w:t>valenced</w:t>
      </w:r>
      <w:proofErr w:type="spellEnd"/>
      <w:r>
        <w:rPr>
          <w:w w:val="105"/>
        </w:rPr>
        <w:t xml:space="preserve"> stimuli, but also scores very high</w:t>
      </w:r>
      <w:r>
        <w:rPr>
          <w:spacing w:val="47"/>
          <w:w w:val="105"/>
        </w:rPr>
        <w:t xml:space="preserve"> </w:t>
      </w:r>
      <w:r>
        <w:rPr>
          <w:w w:val="105"/>
        </w:rPr>
        <w:t>on</w:t>
      </w:r>
    </w:p>
    <w:p w14:paraId="695AEF2D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579 </w:t>
      </w:r>
      <w:proofErr w:type="gramStart"/>
      <w:r>
        <w:rPr>
          <w:w w:val="105"/>
        </w:rPr>
        <w:t>arousal</w:t>
      </w:r>
      <w:proofErr w:type="gramEnd"/>
      <w:r>
        <w:rPr>
          <w:w w:val="105"/>
        </w:rPr>
        <w:t>, although the barycenter for that group is near the origin of that plot.</w:t>
      </w:r>
    </w:p>
    <w:p w14:paraId="6096845C" w14:textId="77777777" w:rsidR="00371D9F" w:rsidRDefault="00371D9F">
      <w:p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0960B6A9" w14:textId="77777777" w:rsidR="00371D9F" w:rsidRDefault="00371D9F">
      <w:pPr>
        <w:pStyle w:val="BodyText"/>
        <w:spacing w:before="7"/>
        <w:ind w:left="0"/>
        <w:rPr>
          <w:sz w:val="13"/>
        </w:rPr>
      </w:pPr>
    </w:p>
    <w:p w14:paraId="5E4C20D3" w14:textId="77777777" w:rsidR="00371D9F" w:rsidRDefault="00787276">
      <w:pPr>
        <w:tabs>
          <w:tab w:val="left" w:pos="6020"/>
        </w:tabs>
        <w:spacing w:before="95"/>
        <w:ind w:left="987"/>
        <w:rPr>
          <w:rFonts w:ascii="Helvetica"/>
          <w:sz w:val="14"/>
        </w:rPr>
      </w:pPr>
      <w:r>
        <w:rPr>
          <w:rFonts w:ascii="Helvetica"/>
          <w:sz w:val="14"/>
        </w:rPr>
        <w:t>Latent Variable</w:t>
      </w:r>
      <w:r>
        <w:rPr>
          <w:rFonts w:ascii="Helvetica"/>
          <w:spacing w:val="-2"/>
          <w:sz w:val="14"/>
        </w:rPr>
        <w:t xml:space="preserve"> </w:t>
      </w:r>
      <w:r>
        <w:rPr>
          <w:rFonts w:ascii="Helvetica"/>
          <w:sz w:val="14"/>
        </w:rPr>
        <w:t>Plot</w:t>
      </w:r>
      <w:r>
        <w:rPr>
          <w:rFonts w:ascii="Helvetica"/>
          <w:spacing w:val="-1"/>
          <w:sz w:val="14"/>
        </w:rPr>
        <w:t xml:space="preserve"> </w:t>
      </w:r>
      <w:r>
        <w:rPr>
          <w:rFonts w:ascii="Helvetica"/>
          <w:sz w:val="14"/>
        </w:rPr>
        <w:t>1</w:t>
      </w:r>
      <w:r>
        <w:rPr>
          <w:rFonts w:ascii="Helvetica"/>
          <w:sz w:val="14"/>
        </w:rPr>
        <w:tab/>
        <w:t>Latent Variable Plot 2</w:t>
      </w:r>
    </w:p>
    <w:p w14:paraId="299417AB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315CCCDE" w14:textId="77777777" w:rsidR="00371D9F" w:rsidRDefault="00371D9F">
      <w:pPr>
        <w:pStyle w:val="BodyText"/>
        <w:spacing w:before="9"/>
        <w:ind w:left="0"/>
        <w:rPr>
          <w:rFonts w:ascii="Helvetica"/>
          <w:sz w:val="28"/>
        </w:rPr>
      </w:pPr>
    </w:p>
    <w:p w14:paraId="502C4101" w14:textId="77777777" w:rsidR="00371D9F" w:rsidRDefault="000A52AF">
      <w:pPr>
        <w:tabs>
          <w:tab w:val="left" w:pos="5831"/>
        </w:tabs>
        <w:spacing w:before="99"/>
        <w:ind w:left="798"/>
        <w:rPr>
          <w:rFonts w:ascii="Helvetica"/>
          <w:sz w:val="9"/>
        </w:rPr>
      </w:pP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rFonts w:ascii="Helvetica"/>
          <w:noProof/>
          <w:sz w:val="9"/>
        </w:rPr>
        <w:pict w14:anchorId="728E4C79"/>
      </w:r>
      <w:r>
        <w:rPr>
          <w:noProof/>
        </w:rPr>
        <w:pict w14:anchorId="728E4C79">
          <v:group id="Group 1741" o:spid="_x0000_s1159" style="position:absolute;left:0;text-align:left;margin-left:94.9pt;margin-top:-26.05pt;width:206.4pt;height:206pt;z-index:-251797504;mso-position-horizontal-relative:page" coordorigin="1898,-521" coordsize="4128,4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F79mZMAABP/BQAOAAAAZHJzL2Uyb0RvYy54bWzsne1uHEmupv8vsPdQ0M9ddLvyoz7SGM9B&#10;H8/0YIDZ3caO9gLKkmwJK6l0qsrt7nP1S0ZGqoJMvplRbMsuzWYDbckWFclkMBiMJxhRf/q33x7u&#10;Z7/e7PZ328d3F8WP84vZzePV9vru8dO7i/9z+fMP64vZ/rB5vN7cbx9v3l38frO/+Lc//9f/8qcv&#10;T29vyu3t9v76ZjejRh73b788vbu4PRye3r55s7+6vXnY7H/cPt080g8/bncPmwP9dffpzfVu84Va&#10;f7h/U87nyzdftrvrp9326ma/p3/9S/vDiz+H9j9+vLk6/K+PH/c3h9n9uwvS7RD+3IU/P/Cfb/78&#10;p83bT7vN0+3dVVRj49DiYXP3SA99buovm8Nm9nl312vq4e5qt91vPx5+vNo+vNl+/Hh3dRPegd6m&#10;mKu3+dtu+/kpvMunt18+PT2biUyr7ORu9up//vrLbnZ3TX23qpcXs8fNA/VSePCM/qVgA315+vSW&#10;5P62e/rn0y+79i3p239sr/7vfva4fX+7efx089P+iYxNzfBvvNG/wn//1P7+7MOX/7G9podsPh+2&#10;wWa/fdw9cKtkjdlvoWt+f+6am98Osyv6x3JZFuWaevCKflYuiyV1ftt5V7fUw/x7xbohZ6Mf/7Ao&#10;gxabt1e3f42/X9Nvt79M34XffLN52z44KBuV45clR9wfbb3/Y7b+5+3m6SZ04Z5teLT1qrP1/yaz&#10;kQHvb9jeZWvvINsZew8tTcb/6/Xd4Zft3eOB9Cyoya43drvtl9ubzbX856DN5e9PZP0gfEnm5RaO&#10;3ZY8mS2xpw4f7bCiKeltguGLZdspXbfV86aMZp+v6+Aandk3b592+8PfbrYPM/7m3cWODBH8YfPr&#10;P/YH9qKjCLvHfnt/d/3z3f19+Mvu04f397vZrxsa2H9d/nX580/t794/3W7afyUPaX2E2tm34qFN&#10;0c79I7f2uOV220fyv5BLtO/e+sOH7fXvZIfdlrQkF6RwR9/cbnf/eTH7QqHj3cX+Pz5vdjcXs/u/&#10;P5LBm6KuOdaEv9SLFfnbbJf+5EP6k83jFTX17uJwMWu/fX9o49Pnp93dp9vQN62OP9GA+XgXLMP6&#10;tVpFZcllv53v0khq44Tw3Wry3c1b4LvPDrZ5e/84+/LuYlUti+Cwwhujm7b+2zRV+f59HDNCjMfL&#10;Xzb721Yu/Kgddg93B5pN7+8e3l2s2ftjiORA8NfHa/LvzdvD5u6+/Z6GxeTrXeIA43TT+TqPviDF&#10;cTqEMh6EFNNfTZxuyB84TC+qJozVzdsuTK8Wi7oN0yv6oQrTV5/bMM3e07k3JTrXFKT5nz5dx2Bw&#10;Sa1/fLin9Om//zCbz2hWWM+aeZyJj1I08bRS/+3N7HI++zILDw++eRSiSSNpqqLBMjtqfRSrOjFq&#10;KwjdUmvtC6SK0bslrS3nRWMptuikWLEaKEYpUtIUVIzmw+eXHFCMAmnSGrIYueBzY5droFghrV8u&#10;67VpsiK1f5CybVbILkBGK9IuuCxKpJ3sAqxd2glD2sl+QJYr0n64LJZIO90P1cK2XdoTRUNStu14&#10;wk/6FdmOstSkY0s4FmRPhOdag6FMu2JIO9kXyHZl2hWXJRoQpeqJsixN23GK+OzFBUsB28m+gLZL&#10;u+KSIo0dRyrZE+G5lu2qtCsGtKt0X9gxrkq74rJCo6KSPbEo5qbpqrQnWMi2XCV7AlmuSjviskJj&#10;opL9AHVL+wHrxvlwMiKQz9F68+gklzUaEbRMSlv7oZxXpuHqtBuClG05ms7T9pDl6rQfLms0IngZ&#10;nbwr1i7tiCHtZE+U1XJpTV912hOXFP3tEbGQPVEtlvY8sUi7IkjZtlvIvkDaLdKuuFygEcFpSGq7&#10;RWFH4kXaFT+wFNBO9kU1X9lTf9oVlws0JhayJ7Dt0q4YsN1S9QXQjlYK0SicmSzRqFjKnghWsWLd&#10;Mu2KAdstZV9Uq6a0/G6ZdsXlEo2KpeoJ5HfLtCuGbKf6AmmXdsUl+bo9KlayJ6DtVmlXDNhuJfui&#10;XswXlu1WaVdcrtCoWKmeQLZbpV0xYLuV7AuoXdoVlys0KlayJ7Dt0q4YsB1TviQGEMwz1xHrtCsu&#10;12hUrGVPwDG7TrtiwHZEsbK0S7vico1GxVr2BLTdOu2KIdvJvlg01dzyu3XaFZdrNCoa2RPQdk3a&#10;FQO2YxaY9izQjlanSbyjqGOP2Ub2BLRdk3aFsh0xkOeF7Oa2xY6EjX97jItb+o6oHPH2eYA1T9s9&#10;k+ZLel9aR1+GVTQ1QVK8EgbC9HgWXsVl9bAwdQwL0yqtpZHD0rz6CuKLPHHyoiDeLfGHW+f1CYvT&#10;wiJHGV4wBPG8Ny3jq1LqndM6p9TcOiXDWeLxVZ9pxvCrcuLJrVPGmNM6Z4JBPO9VOTVjccqpclrn&#10;XCmI573qIr7qIq9XOZvg1ikNyFGGp/cgnveqy/iqNFHmtM4TILdOM1eWeHzVVd6r8hTBrVNsz2l9&#10;HV+Vgm2WeHxVin454hzVWBkKR4l4Gz1itOEdEL1RubuY0UblB/4d2g7ZHDhIdd8GkBzQ3S0RZQZf&#10;/JOH7a83l9sgcwj7YvNue4bWSWGDiR56FLp/TIUXRUFTCOnJC5JOuBM5/tKTbnlFQ6J9raNQ92ut&#10;cNLyUbgTOf6SbrmqKevObTkRHm+5Lp6d9Pj47te0zolwJ3L8Ja1zvX72uKNQ92u9lo/Cncjxl3TL&#10;i0UTdtiyejARhi3XcXz/UKwpfg/buXgWXjTzrlNQy2XBeSE7UkbLR+Gcltecb+S2/Cyc0XK1nFNO&#10;kdnyUTij5bpiFJnZ8lE4o+XFPE6kOXY+CvdaJo/i6NLuunZhhqNTQv97u1jVkmAHRxqxPSV2sX4O&#10;/0XPEmJwF4uqHuJm1bRxNVojgjaumPO0m7Ri4yqM8Wnjin32uI0klzkITlLQaRcvJ2xczee1SSYp&#10;F3huq2IhG1/JFQ7ikpS2PDeWu3GFFKMo9dzWgGJymYksRgnSc2PZG1clLfgsbCU3rljKttnLblxB&#10;7dJOKAe0kwt+ZDnnxtWC8KZpu7QnCpaybfeyG1dIO7lxNaCdHA7Idr6NqzVRdct0Yt+KhYDl5IhA&#10;Q5Xn6uOQyN22QrqJXSus24tuWhULe+9FbFqxkG23F920grqlvYB1U5tWXKBpwTTfphWEaWLTagCm&#10;qU0rqF0amPI3rdDGS51OEAqmpVNqLcdDuSor03ZpT3y/TSug3ZlsWtW0SWsU0jD3OcaS77ZpBbQ7&#10;j02ruqCNUMN257FpBbUTo+K7bVqtqerKsN2ZbFoh7cSo+G6bVotVbdnuTDatkHZirnjRTSsiC9PG&#10;C9oxmjZekGWmjRdkmX+9jReGj88bsS++NVLRnvgw/k42MI7CCH8Xz5suVdHWQNPrHLl+92t6MyAR&#10;7kSOv6Q3A6p10R2pOQp1v9Zr+SjciRx/SbdcL2jZm2uNRHi85UVJq6rclhNh2HIxp2QpE6wXz8I9&#10;/J12TrTGuqRyhdyWn4UzWi4XvDjObPkonNFyVfL6LLPlo3BOyw0Xq+W2/Cyc0XK9jJvAORsYR+Fe&#10;yzS+Tt/AyDiGM21g0Nm373DKjAtQjQ2MsP05bWB8ow2MwIotLJpuYAwAZUlsERUVyw5UKqfAOYLJ&#10;6fJvQDGJp9BCXKzDUZWcOnkDwZ7YwBgAe2oDA+nmO3kDq+SKtBMU2PuXXKx90/Tya6dqx7k7o7ri&#10;KPx1Js2Cjt+Pbfs7Dq9O2/4nXA0Bt/0pZ21nzZ93Nzd8bwYfVw3J/GubNKuSy5Qp5Sxr2k2gNcPx&#10;vCofJuCLIOhru5borpBIq1VOOKtaVbQ9UZVU7xwec6wM6O35t09MdzpkTTPrOjsqfGwpnTCD0O2s&#10;35acLitaDZpapaE6bPj3W5KzZVkvClOrdLYMQpZWcq4kMzWmVr3Jsq+VmirpibaxxFQZpCy91ERJ&#10;ipWmYsZMaagmbV/WhN2tfhTzZJAyVZP2Z9eyVUs7oD2gaqgmO6Cs13ZnFmkPBClLNbXHD61mnE7t&#10;q8ZL5HYPKpz5LuumNq0mtviDlKma7APoacYOv6Ga7IJyQVU2VoeKDf4gZaom+wAOTWODv6+aOpVa&#10;ElkyVRP7+0HKUk1t78NYZhxKNVSTXUAPta0mtveDlKma7IOqoiPTPBZ0mDXOpBqqyS7AVhPDgG1r&#10;qaY296uqXpqqGbv7fdXUgVToa2JvH/qa2tkno9mTk3Ee1VBNdgEcoWJjH45Qta1PqtkdahxG7aum&#10;jqLCuCaOosK4pg6iQqsZm/qGamoYoNlAnEOFs8FC9gH0NWNH31BNDQM0h9JxkGN5AJxD9RFUNEKN&#10;7fy+auoEakgorJArTqAGKWuE6vOnKEcz9vIN1WQXhAzMVC2dkINUp9q/5CIYHlqL5eqXlFO0Gfbw&#10;+alpxxLty/1/v2P5hzkLDeYZnW+iL7wE1JtW8Vzg2KYSZ720YOwOgnXbSd3XdsuHIibJ0CKldfnu&#10;h93XVqjdFKL2hoTi04Yf17ZEJyiGWmp1ohlkSCi+3fORvk7j7mureTRVGxypW7qfdl9bqeiwI23x&#10;lEa2GtGLAz1JjbxiPIJE6g29Y2xrxPBRr5E+jO84/EDlWZ2Vru63+5tW0dH9JnHeRR2LCdezsUdv&#10;jlcWVg39F60wXVnYXgF70tWmEIuRI/axWKBKExaDJ2EwtkhSy3CHWz/h0mAAMAuJxUioS7dSxCaT&#10;cUgsHFgMQB6ZBJKQpZXMwyGsSNPwcAimb6uXxWKIIvqwGACJCouRlGUyuh42xUUQVRjHXwyryQ6A&#10;Kb3CYsRnLdV4Ck1IFkQVPiwGrKawGLBaqfwfoQoXFkPLR4nFWMq0muwDuOh2YTG06JZYjKUs1XpY&#10;DKAKnuaPZfThrra+r6mb2iCqkFiMQa2pmh4GAPC4sBhCsHQ7wPE9MeDRw+CMsRiAiS4shhCsxGIQ&#10;JuphALaTXFgMIViJxVjK8rUeFkN7SmIYhAva+sNAXc8GEazEYshqnKunIRdtLLmwGML9EouxlGU1&#10;jcXQ1pIPi4FNEl7hPEciOEI1FkNbSz4sBtI0cSubQLATFuM1HNEx656oCYshy0xY7I9Wt1N0HsBi&#10;CkAdqVmHMU6AWXlYLD5xkOEApCJ1yoIzeZwnjxmdxJ9GWFbUi74Msaz4iqTekFS0VjsNQ16Xx/7y&#10;MGIOrVOe1fYdaTcKw3q3x9A1SfXo7THdpxjQEwRNm26PCZ+Y9EIfT8OJXp+XBTT56nhZw5vWzPWb&#10;tg7uBcvIGkqfKn4eDesUYJ1cRka6rukTFPotpSliELKyV8ULGlohW1qdzMuKZsGf69DXKuVlQcjS&#10;Sq2RGkIKllbpMjWPl9ETV6ZaoowsSFl66TKyhjCMpZiHlxVse8tigpcFKVM1tUJirzBVSzsgs4ys&#10;YGc1VUt7IEhZqmlehqzm4WUFVQ+bqgleFqRM1bT/A09z8TK+OMmymuRl7ZVO/QU0fwhZuuRFQ9PF&#10;y+ZU6mSpJnkZS1lW07wMxTIXL5sXdodKXsZSpmp6GJB7WMPAxcug1dJhQLer2FZTZWQ1d7ylmquM&#10;DPmaLCNDvqbKyGp+BVM1OQ/w+Zu+41LamzouHKGCl8ERyjNyMgxINbtDPbwMxjXBy2BcU7wMWs1T&#10;RgZnA8HL4GygeBn0NQ8vg3Oo4GVwDtW8jAO45WseXkYPtbMOwcuClBU8NC9Dcc3DyzjamiFX8LIg&#10;1ak28bKJl/EV8tON4wgNRhxzSWOopSOh9JDGzR+7DWKYlykyBXlZSz/0xdgSYPF2Pq03u0Ke7ofd&#10;11iMFWRGqplM1nIs3EpbIqQ0xJKiTiNcKo8ldVxq+Il5jCuPl0WON/KOJ3G8EctHvYb7ML7isDco&#10;z+q8YCojix93+5o++ZbztB4Wo2MMNPImLIbLyCC26FYB3Y3K/XWHLCODub3EYqDsoocF7PWQXA6Z&#10;qyG9GAKQJ6UyMKuXS6HqfLEYoIg+LAZSeoXFSKrLmwVOlfavUErvKSODKb0oIxMpfapaD4uBhZAP&#10;iwGrKSwGrKbKyODy0YPF4PJRYDG4fFRYDC66PVgMLroFFoPDU2ExiCo8WAyHszQGQVSh7k6GVvNg&#10;MQh4RBkZBjyUuQrAc7ZYjErubVTByd1zNU57cXJ/elJYLGBCjg16A0hgMQwT9VwAtpM8WIweaiNY&#10;gcWClBVyFRarELj2YDFoNYHFoNUUFoMzqAeLlQjBCiwWpCyr9bAY2FryYTFyXMvXFBYjKVM1nQ2B&#10;rSUfFgNbSwqLJXnahMUmLDZhsaGPkfwuWEwBKITFaPlFwGsEqWRhsUigXEilQyviHONwS1mYJ9Kn&#10;kdc7iT6NkKw8KhbxE6k3RP7yaF20+0hbeRSx9YaRV1Se1fYdzQJTGdnfH6moqylq3lr+EP5SL1bc&#10;P5vHq9vt7lXxMlqo93lZ+LzM18bL6BADZecc5aiqiMbby1WR0Uev0CdgFe3NCylbOLmKjFSdPasL&#10;riJDdQ3d4ifc67QoKvpgKUMluUbKYGUl3yfUWfCoUkrKWMTKWOXiaFGUtkpp2UZe/VhZmmYS1WMs&#10;YymlisdIq8I0lIeSlZWtV2p0ljH1koiM+87WK7V8ZuUYnbS0+lAAMpax9OI4loABaC8PHyupDNDw&#10;LUHHWMbUSy6HoHd54Fi5tPVKTc8ypl7a68FA9JCxkj6jxLCX4GIsY+mlsBiMWR4sVq5Me8laMZIx&#10;9dJ+v6QPYDQCl4eJIXulEQfZS9WJLYrVwtTLVSdm+5esEgP+pYrEFnSdrK1XGnRyaZg9HiULA+NR&#10;VYiRXnY/ulCYHb8kCAPxS3EwaC8XB7PjvaRgIN4rCAb9ywXB7PlRIjAwPyoCtijAePQQMJBLCP6F&#10;kglVFQbjlwd/UUy14qqAXyzTxa+JfU3sa2JfZ8e+VOEOYl+RnAxDmAhO6MsQqvnGV4vl0Zw8MtRR&#10;pq9x7jGPfkUqN3Ie8yQqR6861D1Rr5FOjFRu2B+Ub3Xk8usUhS3mP9WL9+Fk5XS32P5p9tvD/Yue&#10;laR1XB9yBe48Qa4j4tELfwQkOj6QWxMGaERaEYZgRG/Nb7MbufTJgVx2Ii/W+yCP18v984RcAEK4&#10;IJcNBEUhGEri1XViMIn31IGBJF5CriSJT0FtD3KBRY8Lctn2kpALEFRVAQYXiS7IZS8SRf0Xgqiq&#10;/Asuql2Qyx6LEnKBwdiDXABCuCCXDSEk5AIQQhV+QXu5IJcNbUTZF4KorwZygfHIqdvJJV82RJWQ&#10;C0DUHuQCGz8uyGVDVAm5AETtQS4Q712Qy7aXhFzAXj3IBWZHF+SyIaqEXACi9iAX2ARyQS57PErI&#10;BSBqD3KBnMsFuez4JSFXEr8myDVBrglynR3kolUZ1TRQAtOCDwi5TijwGuEjWbwM8JGOk4gKr073&#10;7ofd11YoD9pEmDQCgE6CSSNgKg9ynVbiNQzfouHpVYcgVyYUDP4w8orKt9p+eakSrwi92lebbgpr&#10;DyR++Qb0i4hFn34FH3tt9Ktc8ydScYlXQ5/QRp70cjVe5XpdzcLzwmOOlOz0Gq+GF7j0R6vwsSUB&#10;wFio225MSYUkYOV6NTe1kuuiHALWVPR+hlaCgbGQpZWEYOV6aWuV1l1kVno1NTVlqCVrvVjK0ksV&#10;e1H/gU5MbX9ZlKbBCmV7vkDLVC01fslSpmqy7oVdy+xJFwpraL1sqpb2QMlSlmqKhkGruWhYs1qa&#10;qkkexlKmaqoPkKe5gFizpjImw9ckEmMpUzU9CMDQdDGxhm+gNlSTVIylLNUUFoOxzIXFmsbuUAnG&#10;WMpUTQ8Dbo3DugqzLjIGrSaHAbCagmN0bbetmqsCDPmarAFDvqaKwMqGjgpaVnPxMTRCJSFDI1Qh&#10;MlINWC3tg0s6y2ZdYqY/cBLFNQnJUFxTlAxazUXJ0GwgORmaDRQog77mAmVoDpWoDM2hipXRZ3zb&#10;HepiZSjrkLQMpR0Kl8G45sJlFG3NkCuBGUt1cW0iZhMxm4jZ2REzhaYgMYtLyRzYMnzLVHucbgRN&#10;mazltdwURkkbrbpHwFQeMIsgjzKVlgR1MLD72kJBvgsuxZ7dT7uvUSrL8lGv4T7keyIYLAxqpTyr&#10;U+brFIX9vGyK+XwqCmMo9S2wGOWjfSxWc/9PWAzeFIaxRboxPzeTe3lTWKAR5hI3aQkiC40FAOdJ&#10;ycylfW+yWo+itF5iMcB4NBE4WywGUIWrPAyl9LJADKX0qkIMpvQ+LAZSelkjlqb0KXrtYTGwEPJh&#10;MYBfFRYD/FXVicHlow+LAQSrsBhAsKpUDC66fVgMIFiFxcDw1FgMoQofFgMIVmExgGBVwRi0mg+L&#10;AQQrS8Yg4KHMNTkQDH3tDLAYQhU+LAYQrMJiCCbquQBsJ7kqxxCCVVgMIFiNxeCektgkyfzASYRg&#10;FRYDVtNYDOF+HxYDuF9hMYD7e1gMpBw+LAZGqMJiYJOkh8XA1pIPi4G4prBYEtcmLDZhsQmLnR0W&#10;UwAKYbEspBJrkIaRSixnciGVDq3EOrIcOJOFeSJ9GmF1J9GnEZKVR8UifhohbJE/URwfYmfR7iNt&#10;5ZWRtd4w8orKs9q+e6kysojJWgNMZWTfrIyM858+Lwue+Np4Wb3mZRTR3mYeeN/LVZHVnFuHx5G/&#10;pmzh5CqyZr6Y0f888NN20hSdRbqtyVRGsrJ6TWcRLJVOZmXNfGWplJIyFrFUkoujel3bKomSAbti&#10;gMNYsjqlW/ksnUT1GMtYSqniMdIK9F1q9MzisaY0u08wMpYx9ZKIkvvO7EAPImuoLcOtBCBjGUsv&#10;xcegvTx8jD9RzNBL0DGWMfXSDg+8ywPHmmVh6iWcnmRMvbTXg4HoIWN827dhL8HFWMbSS2ExGLM8&#10;WKyh+GfplQYbljH10n5PCMUKXB4mhuyVRhxkL1UnVq/pAm9LLw8QA/4lqsRYxrKXKhKrm7kdvzw0&#10;DIxHwcLQeFQVYqQXsFdq/MwKMRC/BAhD8UtxMGgvT3kYiPeCgqF4ryAY9C8PBAPzo0BgaH5UBIw+&#10;HN7uRw8BA7mE4F8omVD4C8YvD/6i2GXFLwG/WKYbjxP7mtjXxL7Ojn2pwh3EvrKIVRb7yqJokZuM&#10;ALKwUh0hMHkwJw8M5UGmPGCVB78ilBt5xw7KDZsrtkWvOoTIsljh9y8Jm+4J40qwb4e4iMr0EVc4&#10;szshruO5RUlcMI7owEzuPWEgl09pC0rleyt+e+WTrjqzysFAGi9W+4Da6MU+gBBizfPtERdAEJ5C&#10;MJDCS8QFeKCqAoMpvAtx2Sm8RFxJCp+i0x7iAkseF+Ky8alEXMBeqv4LLhFdiMtGqKL6Cy0RVfEX&#10;XFK7EJeNUCXiAoNRIy6EIFyIy0aoou4LxS1V9gXt5UJcNkIVRV8Q2egYf6aICyEIF+KyEapEXACh&#10;asSFtn081V4AoUrEBRCqRlxw7yedZC/zSr0AQpWIC9irh7jA7OhCXDail4gLINQe4gJbQC7EZY9H&#10;ibjAlkYPcYEtIBfisuOXRFzJFtCEuCbENSGus0NcCiYhxJUFprIQVxYsU+CtK+vqvn7f8q4skjRC&#10;pfIIVx4tyyNveRQvjwi23jDyisqzXra8a7ol7Pdfdn/+05t4CvLbsS86nddnX6vXeBySPsKorRet&#10;VkH/lyvvWhQNf2gfPU6VZZ1c3kWqzp7VPaK2NC1nkW6bMWUUkn3RVdNLU6WT2Ve1nlsqpeyLRSyV&#10;JPuiW8xtlU5nXxUdzjDMJMq7WMZSSpV3UbeBvkuNnlneVTW2XqnRWcbUS5a5sDuZHehhX3Vh9qFg&#10;Xyxj6aXYF7SXh33VZWX1o2BfLGPqpR0eeJeHfdV03tLwL8G+WMbUS3s9GIge9kUfNWzpJdgXy1h6&#10;KfYFY5aHfdW1aS/BvljG1Ev5fUnX8Fmx1MO+kL3SiIPspcq7FmVp6+Up7wL+Jcq7kH+p8i7Sy45f&#10;HvYFxqNgX2g8Kva1KCtgr9T4meVdIH4J9oXil2Jf0F6e8i4Q7wX7QvFesS/oXx72BeZHwb7Q/KjY&#10;1wKNRw/7ArmEYF8omVDsC8YvD/vinMqI94J9sUwXvyb2NbGviX2dHftSlAmxr0hOsq5XJ34yVECU&#10;hdEiOBl+XkQwwzfD59GcPDLUUabhJ+YRqzz61dV3DT+xW7QPm+uk+q6RTozvOPxA5Vsdufw6d35N&#10;BV7ftsCLBlsfcq0nyCUPFcrNfwwkTi3wAtl8yltQMq/X/IDdpLwlq8ALJPICcgFuo5f7AEOIVU9W&#10;gRdI4n2QC0AIT4EXSOJFgRdK4lWBF0ziPZALJPECcqVJfApPNeRCix4P5AL2EpAL2UsVeMFFogdy&#10;Af8SkAstElWBF1xUeyAXGIsCcqFFtYZcCEK4IJcNUSXkAhBVFXhBe7kglw1RRYEXhDYqxp8t5AJQ&#10;0AW5bIgqIReAqBpyoY0fT4EXgKgScgGIqiEX3P1JJ9nMAi8AUQXkQhBVQy60BeSBXACiCsiFIKqG&#10;XGgTyAO5AEQVkAuNxx7kAptAHsgF0i4BudK8a4JcE+SaINfZQS5FkxDkankS5bVD+CrypBE+ksXL&#10;AB/pOImo8BomLREmjSiVB4BOgknEgYaMlQe58oBZHnzLA3mxE0m9Ie1bfxh5ReVbU4nXRb1YcS/s&#10;/v64p3uiCspzLmYfwl/iTzaPV7fb3buLw8Ws/fb9gf5GUp+fdnefbg/vLopwl//j9qfPh+3HuwN3&#10;Eld1fdhef6cSL4IoffoV7vB7bccbqyVne/x5DQVtw5NlX67Gq1o25Sw8LzzmWJt1co0X6zo7Knxs&#10;Kc3Ng1C33ZiSCknAquWqMbU6mYDRA+mj5p7NeNQqZWBByNJKQrBqSVzOstXpEKws+KpvQy2BwYKU&#10;pZcq9iLFQCemts8s9ioLOj1iqpYaP0iZqsm6FzaXaTMPCiuLld2ZAoYFKUs1jnjJZWrQah4aVhZ8&#10;/bLRoYKHBSlTNe3/wNM8QKwsCPGaqskxAECwYmJwaHqYWFnO7Q4VVCxIWVZTWAzGMg8Wo4faVhNg&#10;LEiZqqlhsKIjuFbo8JAxbLU0EEGrqQqwalXYqnkqwKCviRqwIGVZTRWBVSsqTrOs5uFjcIQKQgZH&#10;qEJkpBqwWtoHmXVgMK4JSAbjmqJk0GqeUjA4GwhOBmcDBcqgr3lAGZxDBSqDc6hiZRUaoR5WRtHW&#10;jmuClgUpaxgoXAbjmgeX8URgzgYCmAWpTrWJmE3EbCJmZ0fMFJpCxCzSlmE4lUfMsuAbJdnjH22Y&#10;hW3yCFB8P4qsg5yofWJ7lokCWgfwuq8C5I20lUfMIskbQVMnkTx61aF3jHqNEMZI8rLMpZ/3lcrC&#10;/v3f3/9lOX0UZDwEOfvt4f5x/5b+9u7i9nB4evvmzf7q9uZhs//x4e5qt91vPx5+vNo+vNl+/Hh3&#10;dfPmy3Z3/aacF/Pw3dNue3Wz3989fvrn7ebphqwaadcvu9ndNWG6FWcJPTBG2Q+50gTG4EdBYnDR&#10;QYTci79gdp/CGZjc98CAvSJK2UxWaRhM7CUUADeJvBowBjiip0AMJvWiRAwm9apGDCb1PjAGknoF&#10;xkiqS+pT+KrBGFoK+cAYWAopMEZSpmrK/xGs8IExAGFFrRhcQGowhmCFC4whCCvBGEtZVtNgDMEK&#10;FxhDEFaCMZYyVdNgDCAeFxhDEFYUjWHEo/gw8rVzAGMAJ7rAGIKwEoyxlNWhGoyhDSVP7RiEsBKM&#10;Maq1VNNgDO4qpTNxZvkYhLASjCGraTCGtpZ8YAwAfwXGAPDXYAxtLvnAGNgmUWAMXHLQA2Ngc8kH&#10;xsDmkgJjSVybwNgExiYwdnZgTBEoBMZaIjTCVPLAWGRQLqZiEqjhlvJATwRQIy94EoAagVl5YCwC&#10;qBHINpWSvbtYtKCsZX7Th0F+u9vCaI3SJ2ahEuvVEbMV1wpxKVlN61XypBcsJVvVS7pugtBKeMyx&#10;1Or0UjLSdXZU+NhSmqfzz82sXxODcOlRX6vTiVld0c7psxmPWglixkLWWkQRs1U43dTXSlQPZJ2n&#10;LOvKNpYsJWMpSy9dSrYqQCemts8tJatroFpq/JKlTNU0Kij4Oqa+zVzErOYqN6MzJTFjKUu1HjED&#10;VnMRs5oXIoZqkpixlKma9n/gaS5iRp+CaasmxwBJmarpQQCGpouY1Y3doZKYsZSlWo+YgVjmImZ1&#10;Y1tNEjOWMlXTw2CxNoeBi5hBq6WBqERW65WScdmiMUJdxAz5miwlYynLar1SMjrAbqqWhqJLotBf&#10;Zu0mcQrIOWVNKkdLNEIlMUMjVBOz1cruUBcxQ3FNEjMU1zQxWwGruUrJ0GwgiRmaDTQxWwFfcxEz&#10;NIdKYobmUE3MVmCEuogZyjokMUNphyZmKEdzETPOwKyJShIzlupG6ETMJmI2EbOzI2ZTKdlhRm4Z&#10;Md5XIVO8E0fL7pG28ogZh3pqa4S+cQgfr7yLbY1QwTzCGN9xGFYq3+pw59cpJfv55zn9N5WSMZai&#10;z5J88VIyWub1wVj4oIkJjOFSMloRmWsPBxgD1CKFMyVK7jUYAMxCLojM9ZBeDgHMI6EAoDyaCQBc&#10;ka5HL78LGAOwgnhUXBtyQSBd6GMtIAtpe2J2NqyQpWQoqdelZCip94ExkNQrMJYk9elKuQfGwFLI&#10;B8aA1RQYAwRWXTpWoQWkD4wBCCtLydACsldKBpbdPjAGRqcCY2B49sAYgBU+MIbCWRqDYDxTt4/R&#10;JXg24vGBMQBhZSkZRDy6lAzAinMAY2CEukrJEE5UYAxA2B4YAxDWB8YAhFVgDEDYHhgDs4EPjAF0&#10;rcAYsFoPjIEZ1AfGAPBXYAxA2B4YAymHD4yBEcornBbW0oQcUG1Hn9KJqgfGQI7mA2Mgrikwlmwu&#10;TWBsAmMTGDs7MPaqS8kiD/oKZwbzoNFJAGoEZuWBsTzIFgnUyNnPPPiXdyY1i9cp32rBGM0DT5vD&#10;LV2m1X7zj/0hfH/1eX/42832gaPk4/bnu/v7UGRz/zj7QmBwva4DAxM1Yvvdpw/v73ezXzf37y4i&#10;KJtKyVpQ9u1KyQhv9IlZIKavjZjVzZpehglzs3jZSrLFvCxm9LhweVuatJ0MzKqGloRNuEIwbSfN&#10;EFnEShAlsVnM542pUrpSzTp4WTW0299XKWVlLGKpJFFZ3ZCYZaXTUVk9N80kKshYxlJKFZCRVqDv&#10;UqNncrKa1wt9WwlKxjKmXhJSsqFMa3kgWU0fTmfplVqeZSy9FCGD9vIQspoOeBp6CT7GMqZe0uGh&#10;d3nwWL2gU8v9fhRwjGVMvaTXw4HoYWM1nx/q6yXIGMtYeikwBmOWB4wxwbf0SoMNovyKii3mVW36&#10;vYeKIXsJvwf2UrVii3m9MPXyIDHgX6JSDPmXKhRbzMkPrajq4WFgPAoahsajgmGkl92PHhgG4pdA&#10;YSh+KRIG7eUhYSDeCw6G4r3CYNC/PBgMzI8CgqH5UTEwOB49DAzkEoKAoWRCATAYvzwAjGKXFb8E&#10;/mKZLq5O9GuiXxP9Ojv6xSkOrfe6W6DQQcpITkIZCI3krsKn+9perUUpAjU1cjdVPKrUPbBrofva&#10;tmRyk+NjW6G2JZqzW+LRtdB9TXWiiWNIKI8LRVNRsBxqK49X5bGvyORGXvEkJkevOqR91GukD+M7&#10;DnuD8qyuW75OUdj0sZPf9mMnaWj3EVfNrjQhruMpQVkRgHFEsnl5OTeLiSi2JYdRQC6f0haUyvdW&#10;/Da5SVedWYgLpPEp4kJZvFzsQwiRLjjzqsFACu9BXBBBeErBQAovEBdK4VUdGEzhPYgLpPCiCixN&#10;4VO8ylNm4qFwyeNBXMBeAnEhe6kKMLhEdCEuG6FKxAUQqir/gktqF+KyEapEXACh9hAXQBAuxGUj&#10;VHEkEsWtHuICyMaFuGyEKsq+ILLRfn+uiAsgQU7dnitnMs9CAiQoERdCgjLaw/jlQlw2QpWIKynA&#10;SeNXD3GhvZ90kr0kJ7RKfxdqlrWRs0RcwF4KccHZ0YW4SH2K55y1CVOkMy1CqApxwS0ND+ICCFUg&#10;LjQeFeKCOZcHcYG0SyCuNH5NiGtCXBPiOjvEpWASRFyBXo3wkTzE1T7RhUc6TNLSqyzQksdsXqK+&#10;a5iE5TGu+Iqk3hCXymNveRyv7UPSbuiBWXBReVbbd7Gq66uXd0Xk1SotqsCedvvDXzb727YMLPyo&#10;neN328+P12G2v73ZXP81fn/Y3N233weSGz/Ucf/0y66lOe3HO852W/oESHrDX2929A19UuR/Xsy+&#10;7DZP7y72//F5s7u5mN2nHy15SD9a8l/pQydXZIM++wqu/+rY13Ld+nXTxBu8bn47zK5ozuIrAq8I&#10;3j8XUP72cRcKEdOixM2vVKoY3OnTdShaTLNIslLCA2q+WLnmx0X5aMLLk8u7SNXZs7pH1Jam5SzS&#10;bTOmKqmsfDWnXX9DJbkiMhN8WWfU0LamoVLKvljEUkmuhmq+SNlSKc3I89hXMZ+bdhLwKwhZaukC&#10;r+Ua9F5q9swCr2JOxy4Mcwn8FYRMzaTp2VimxTz8q5iXZkcKABaELM0UASPNbJt5CFgxrxrLZgKB&#10;BSFTM+X4yMs8DKyY17ZmqfcHIVMz5f9oSHooWDFfmL0pMFgQsjRTHAzGLw8Ho4eaNhMgLAiZmqkR&#10;sCpX5gjwkDBoszQAQZupcq96RQdkrWjmKfdCfibqvaCfqYIvOsJpj00PDUNjU+AwODZVyRdpZvem&#10;h4eheCaAGIxniohBm3mKvtAcIJAYnAM0E0N+5mFiaN4UdV9w3tRUDI1NDxUDWYagYijN0FQMZWMe&#10;KsbZljGdCyrGMl0sm6jYRMUmKnZ2VCyemOvKgSAVi4xjEJbk3aBPawdaYY4Atvi4ERoUWho5Xph3&#10;jC8PGUVjPa+OO0rXfRW0bgRl5WGxiOtG3vG7lX6N9E/b1Z1vdVb6SqVf00dL0jVg3+x044qITR9/&#10;BXg64a8jj1L4C2KKjpLlfrIkyulTEANTes0BAKE4GYChdF4yAMI+XQ6YUjmFABCcSFeg3wOBITTh&#10;KQADqbwgYCiVVwVgEEx4ABhI5QX/SlP5tBs1/kJLHw/+AvYS9AvZSxWAQSjhg182ZBUVYHCxqErA&#10;4ALbB79syKrgFxiSPfgFoIQPftmQVcEvErKChSoDgzbzwS8bsoo6MAxyVMRHUOIM4BcAhj74ZUNW&#10;Bb9IyOrNHvwCm0Q++GVDVgW/UNmVKrhG0d8Hv2ybKfgFbKbhF5ovffDLhvkKfpGQ1ZsafqENEA/8&#10;QpBV0C84NjX+QtmYB3+hhEzwL5GRTQBsAmATADs7AKZIEwJgWdQqD4BF1uRiJx1DEaRpuKUImkbO&#10;8kXQNILlTgJNI9AqD4Bl1oW13TMC5vIgXx4wbB848orKt9rOe7HCsOkjJLl07Q3jqG9Kxihn7JOx&#10;FZPy10fGYoFlUS3jjVwvVhm2XPJePD3vj1aGFdVqPuM/dEuCjbGQlb1qNsbniwytTmdj1ao0tRJw&#10;jIUsrTQcq22tHHCsWjWmWrJAjKUsvXoFYhXoxNT2uQViVWP3o+BjBUuZqqn6GOpEsyc9gKyoqWbQ&#10;cjGByIKUpZpmZEtgNQ8jK2paPFuqCUoWpEzVtP8DT3NhsroEqokxwFKmanoQgKHp4mQ1eYdlNQnK&#10;WMpSTYMyFMtcoKwm7zBVS2NQwVKmanoY0CX+VkBzkTJotTQQkWq21XSd2HJtq+ZCZcjXZKEY8jVd&#10;KLZs7LjmYmVohEpYxlJWh2pYtuSrII0ZygXLUFyTtIylLNV0qRiymouWodlA4jI0G/RwGfA1Fy5D&#10;c6jkZWgO7fEyMEJdvAxlHRKYobSjB8xAjuYCZihNk8QszdMmYjYRs4mYnR0xO61kbPj4Y4QtYbFJ&#10;w73DW93XFnO1rGUETUXWMvy4SG2GDyx2AGhYqoNJIw9sn0gBk5a58AUJI3FN3HK4rQ6YDbfVVYyN&#10;SLVPbJffUK88KBj1Gu7D+IrDb6g8q/OCr1MwNn2A5LfFYuT5fSy2nrAYfcpDWkCj6gcgtji5Ygzl&#10;9tQvzze/QGShsQAgFumSNOu+sIBvrNWtQAIoq9dEAMCKdDWaWTOGUnonFgOowlM0RsayUYXCYoAk&#10;6roxhCpcWAyl9BKLpSl96vk9LAYWQi4shqwmsRhaCOnqMYQqXFgM+ZosH0PLR10+hhbdLiyGFt0S&#10;i6Hh2cNiAFX4sBhAsLKADKEKXUCGrObDYgDBygoyCHj0DABQxTlgMTBCfVgMIFiFxRBM1HMBQBU+&#10;LAYQrMJiAMH2sBiYDVxYDCFYicUQgu1hMTCDurAYQrASiyEE28NiIOVwYTGEYCUWQyO0h8XIJy0E&#10;68JiKE2TWCyNaxMWm7DYhMXODospAPU1CsmGkUokUC6k0qGVWEfW0qDhlrIwTx4x4muGiHfl0SdK&#10;LobYWR4VyyNskT+N0Lo88pdHEbOApPKstu9oFpg+PjK9eexDevPY5vGKrip7d3G4mLXfvj/Q38iQ&#10;n592d59u6SazInyM5uP2p8+H7cc7vs8qVI61t559jzIyQi59XhYiwGsrI6tKXj/zIe+GFo6hvuul&#10;ysiqcrGa0fNCjEjhwskXjLGus6PCxyOdKS8LQtZWuORlVUkXzVhanczL6IG1qVXKy4KQpZVcI1Ul&#10;tWVpdTovKxu6O9syluBlQcrSS5WRkU6gE1PbZ5aRlc0CqJYaP0iZqtHUlFxgx+YybebhZWWztDtT&#10;8LIgZammeBm0moeXlc1qZXao4GVBylRN+z/wNA8vK5s1UE2OAZIyVdODAAxNDy8rm8buUMHLgpSl&#10;muJlMJZ5eBk91Laa4GVBylRNDwMqn7VCh4eXYaulgQhaTZWRVeWaPkHTmAE8vAz6migjC1KW1VQZ&#10;GalGHwBsqZaGoszb9+EIFbwMjlBVRlaVVEZrqpb2wWW9Nu/BXEhkCeOa4GUwrileBq3m4WVwNhC8&#10;DM4GipdBX/PwMjiHCl4G51DFy6oSjFAPL4NZh+BlMO1QvAzGNQ8v46TDnKgELwtS3QideNnEyyZe&#10;dna8jLMfWiN2t0MhXhZpy/AZR5q0qClCLkOkqH0etTckFFnL8OPalkYO/7U60Qwy9Lj4dhRXh6Si&#10;qUaON+Ydlex42bBekeONvCIHcOZ4w9rnMcGo10gfxnccfqDyrI51fqUysmVDV7sEeLS5f7rdtLft&#10;Vw39F/twv/v04f09H0XcvBUX9N+HMfi4/fnu/r7r7kiapmv3bzdPN2TVyLp+2c3urmlEr1bkYj0s&#10;1p71m7DY2yOlkhk5Z/Zmeu/AYoBZpGgGpvYaCwDOI5dD5pJDrkdhWi+RAJGgLglM2aAmAgBWiJWQ&#10;vRBiyJ/QIpjSO7EYQBWeMjKY0osyMpjSqzIymNL7sBhI6RUWIymrN3kKTfoALoR8WAzgV4XFSMpU&#10;Tfs/QBU+LAYQrCgjg8tHVUYGF90+LAYQrMJiYHj2sBhAFT4shsJZGoNgPFNlZNBqPiwGEKwoI8OA&#10;Rw8D4GvngMUAqvCUkUGYqLAYgVprhPawGNhO8pSRBbjKJILzwnT+UViMQK2lWg+LgdnAh8UAuFZY&#10;DFith8XADOrDYgD3KywGcH8Pi4GUw4fFwAhVWIykrA7tYTGQo/mwGIhrCouRVKfahMUmLDZhsbPD&#10;YjSNp0gFYrEgNgKz8rBYfGIOgRpmZ1lwJo/z5DGjk/jTCMvK42J5jC2P1+WxvzyMGLxh5A2VZ71w&#10;GVmLyVrMJSjY9DGVj3RB2dOePkzzcHh6++bN/ur25mGz//Hh7mq33W8/Hn682j682X78eHd18+bL&#10;dnf9ppwX8/Dd0257dbPf3z1++ifiZQRK+rwspKCvjZfVK05tKRgu1gGtbt6+VBVZvVovZ/S4Wmfq&#10;J+OyBa1V6X/dTgrLWKTLwdJVgWQF9WpVmyql69SsI5cL+hAmQ6WUlLGIpZIEZfVqWZkqnQ7KlnPT&#10;TAKTsYyllCoeo24DfZcaPbN4bFnYeqVGZxlTL4ko2Z1Ma3kQ2bI0+1AAMpax9FJ8DNrLw8f4JjPD&#10;twQdYxlTL+3wwLs8cGxZL029UqdnGVMv7fVgIHrI2HJh9qPgYixj6aWwGIxZHiy2XJj9KGrFWMbU&#10;S/t905h+72FiyF5pxEH2UnVi9ZrGrRXjPUAM+JeoEkP+pYrESC/66Edj7vHQMDAeBQtD41GhMNLL&#10;7kcPCgPxS4AwFL8UB4P28nAwEO8FBUPxXkEw6F8eCAbmR4HA0PyoCFi9AuPRQ8BALiH4F0omFP6C&#10;8cuDvzinMuYhAb9YpotfE/ua2NfEvs6OfanCHci+cohVHvvKoWgmNzneVdYeoYwlYcNnFfNYTvs8&#10;iqldjdDllkdrV8YU70RrH0jBckgqD1floa+I5KjJoSeehORG8GUeKozvmGUuzS+/TknYYv5TvXg/&#10;lYQxYKKb92e/Pdy/KOKiVVwfcYXDyxPiQhVhGEd01TO5H0UJcvmUtqBUXq/4AblJaUsW4gJpvFjt&#10;A2qjF/sAQqQLzrwrxUAK70NcAEF4CsFACi/KwFAKr6rAYArvQVwghReIK03hU3TaQ1xgyeNBXMBe&#10;AnEhe+lrxBCCcCEuG6GK6i+0RFTFX3BJ7UJcNNCMpZhEXGAwasSFEIQLcdkIVSIugFBV2Re0lwtx&#10;2QhVFH1BZEOpYlL6CBHE90ZcCEG4EJeNUCXiAghVIy607eNCXDZClYgLIFSNuODeTzrJXtK1Yl9m&#10;7ZmQNBjSLlbqFAChSsQF7KURF9oAciEuG9FLxAUQfQ9xgUTCg7gAQhWIC43HHuICW0AexAXSLoG4&#10;0rxrQlwT4poQ19khLgWTIOLKAVN5iCs+cZDaKPDWoabua7wljNZlXJo22FIes4ksaYT/nMSSRrhU&#10;HuOKLOmrsDdelJC5RtrKQ4KhpZE3VJ71suVdEXm1JHAq72rPLX4L9kW8os++wpB8beyrqhrKVGmE&#10;lMU6wLuXq++qaj4FwM8jh01z5ZPru0jXasZ/6JbSzDwIdVuN6eNkZl7VBd3HZWh1Mv+iBy5NrVIC&#10;FoQsrSQCq+q5rdXpCKwsqK7MMpaAYEHK0ksVepGlQCemts8s9CrLOVAtNX6QMlWTNS/ciWZPekBY&#10;WRZ2ZwoUFqQs1RQLg1bzsLCyLNdmhwoaFqRM1bT/A0/z4LCyrBpbNTEGWMpUTQ8CMDQ9RIxuQ7Q7&#10;VDCxIGWppqAYjGUeKEYPtTtUYLEgZaqmhkFd06VSRkDzcDFstTQQQaup6q+qXtiqedAY9DVR/xWk&#10;LKupAjBSzY5rHjoGR6jgY3CEKkBW1UtgtbQPcm8JQ3FNIDIY1xQjg1bzlIHB2UBQMjgbKEwGfc2D&#10;yeAcKkAZnEMVKavQCPWQMph1CFYG0w4Fy2Bc88AyTjrM2UDgsiDVjdCJl028bOJlZ8fLOKuhNWJX&#10;uAN5WQ7lileyj1wx1T5wBE2ZsKVXo5WDbaJSNIcMlVXlwaRoLIqYQ23RMcEMMJUHzCLIG0FT3X3/&#10;w+gwtjVi+ajXSCfGdxx+oPKtjnZ+naKw6eMmv+3HTVJG2gdjAfhMYAzfEwbBRbeHnFsVBqlFCmdg&#10;cq/AACI9KZvJKgyDib2EAsSCujQwxXWaCQBcIdZCefeEfV0whjiipzwMJvWiQAwm9apCDCb1LjCG&#10;knoJxljK6k2eQpNiGbgUcoExBGAlGGMpUzXl/whWuMAY8jVRKQYXkKpUDC67fWAMQFgFxsDw7IEx&#10;ACt8YAxAWAXGSMrqUFUwBq3mA2MAwoqSMYx49DA4YzAGcKIPjAEIq8AYqDjqgTGwoeSpHIMQVoEx&#10;QrWWr/XAGEDXPjAGrKbAGLBaD4yBGdQFxhDwl2AMAX8NxlDK4QJjaJtEgjGWsjpUgzGUo7nAGIKw&#10;EoyxVKfaBMYmMDaBsbMDY4pAITCWRbPywFhkUC6m0rEV8XmTwy3lgZ48aHQSgBqBWXlgLA+y5QG7&#10;PPiXBxJbfxh5ReVbL1tKFkHZVErWnp78ZqVka+rlPjEL6Pi1EbN6uSQIQ9sEq+aFK8nq1Zw/+5se&#10;90cryVZUG0X/63ZSXMYiXRaWcilJC+rlmi5qMVQ6mZatmoWlUsrKWMRSSaKyermyVTodla3J3oaZ&#10;RAUZy1hKqQIy0gr0XWr0zAKydWF2n6BkLGPqJctmuO/MDvRAsnW5NO2VWp5lLL0UIYP28hCydbW2&#10;9BJ8jGVMvbTDA+/y4LF13Zh6pU7PMqZe2uvBQPSwsTUdaTL8XpAxlrH0UmAMxiwPGFsvzH4UWIxl&#10;TL2U36+IVFiBy0PFkL2E3wN7qVqxekUXc1t6eWrFgH+JSjHkX6pQrF5Vdvzy8DAwHgUNQ+NRwTDS&#10;y+5HDwwD8UugMBS/FAmD9vKQMBDvBQdD8V5hMOhfHgwG5kcBwdD8qBhYjcajh4GBXEIQMJRMKAAG&#10;45cHgHFOZcRVgb9YpotfE/2a6NdEv86OfqnSHUS/IjkJi0IayR2F6r62NCqCk+7j+7ofdl/jfVth&#10;fUntDVVWmdzk+Ni0pRECkwdz8sBQHmTiJGL8uGIe/IpQbuQdOXzTE0m9IZvmAb6o13Afxlcc9gbl&#10;WZ0XfJ2isOmmsG9aFLam8319xBUqLSfEBW8Kgziiq5/JrQkDuXxKW1Aq31vx2yufkxEXSOPFah9Q&#10;G73YBxAiXXDm3RQGUngf4gIIwlMKBlJ4gbhQCq/qwGAK70FcIIUXVWBpCp+iU4240JLHg7iAvQTi&#10;QvbSN4UhBOFCXDZCFfVfaImoyr/gktqFuGyEKhEXGIw9xAUQBM/mbdEfBy3iJ9aNSZWMNihspcEG&#10;xS1V+AXt5UJcNkIVZV8Q2VBqmhQ/QgTx3REXQIKcuh37sa7NfuQ91+QlARKUiAshQRXt0baPC3HZ&#10;CFUiLoBQNeKCez/C7/NuCgP2kogL2EsjLrQB5EJcNqKXiAsgeo240BaQB3EBhCoQFxqPGnGhnMuD&#10;uED8EogrjV8T4poQ14S4zg5xKZiEEBcFeoIoI2AqC3FFmuTCIx0mifVdLdkZbikL2eTRn5NI0giV&#10;yiNcESWRekPsKo+85VG8PCLYesPIKyrPavuOZoGnzeH2z3+K3/xjfwjfX33eH/52s33gGPm4/fnu&#10;/j5Uvtw/zr68u6jX6zrcey+uANvvPn14f7+b/bq5pw/vay/Hb80kxKYPgnzJW/LpTi2Dfa3YX18f&#10;+2JMQFFuQUwkeN+LfRDkkk7D1Et6XHjMEZGdfFEYqTp7VvfYTpqWs0i3zZgyCrkarZcVfT6YoZJc&#10;EZkLIrkeWtDaylApZV8sYqmkVkNLOv1iqXQ6+1qUppkE+2IZS6leeVcJ+i41emZ516Ky9UqNzjKm&#10;XtLsbCjTWh72taClr9GHgn2xjKWXZl9LYC8P+1rQHUaGXoJ9sYypl3Z44F0e9rVY2noJpycZUy/t&#10;9WAgetjXgj7RwbCXYF8sY+ml2ReKWR72tViZ9hLlXSxj6qX9nj9LwwhcHvaF7JVGHGQvXd61XNl6&#10;edgX8C9R3sUylr10eddybccvD/sC41GwLzQedXnXkg5UW/3oYV8gfgn2heJXn33Z9vKUd4F4L9gX&#10;ivd99mXby8O+wPwo2BeaH3vsC4xHD/sCuYRgXyiZ6LEvkHN52BfFVCuuCvbFMt14nNjXxL4m9nV2&#10;7EsV4SD2FcnJMISJ4IS+tAyiQ1Xd17QqixocEjLBCajvGr7PK4/m5JGhjjINPzHvQGIe/YpUjpoc&#10;stZJhy5HLB/1GunE+I7D/qB8q3ODqcBrtnm8ut3u3l0cLuK37w/0N3L6z0+7u0+3h3cXRYB9j9uf&#10;Ph+2H+8O3PsMkz5sr3//ZRf/Qrfgf7szjLS07xd4rdktJ8h1pE7Uhcm+OAYSnVhugRfI5lPegpL5&#10;3pof5PKpSvauv1x1gkRerPcBt9HLfYAh0iVnXoEXSOJ9kAtACE+BF0jiRYEXSuJ1gReCEC7IZSfx&#10;EnIlSXwKT3nKFL4OFj0uyGUDVAm5AEHVBV4IQrgglw1RRYEXWiTqAi8EIVyQy4aoEnKBwdiDXABC&#10;uCCXDVEl5AIQVRd4IXu5IJcNUUWBF4Q22u/PFXKB8eiCXDZElZALQNQe5AIQwgW5bIgqIReAqD3I&#10;BeK9C3LZ9pKQC9irB7nA7OiCXDakl5ALQNQe5AKbGi7IZY9HCbnApkYPcoFNIBfksuOXhFxJ/Jog&#10;1wS5Jsh1dpCLZuz0+BuCXLSayi7wGuEjkSe5+EjHSWKFF626WPlBAJQHbSJMGgFAJ8GkETCVB7ny&#10;gFkefIuGp1cdAmZ5ULD1h5FXVL7Vdt5U4nUx2/39cf/uovl/7J39bh3HkfZv5YD/LnZ95uN8GVGA&#10;xIkXC2QXBsIboCUlEl5ZVEjacnL1b1XPNE9XzfPMNMsiRQZjIKYcls7UqerPXz3d08iLcC42P6b/&#10;kPcvaX5eIP0SiDKlX+kM7EujX12rC1od5w67xOAf8WWQ7VHet9XKa9KlL5bo4MEaL/G12ei//CeV&#10;ACwZ5XJj+ThLwLpWFt7Iq1JxdFlDwOSBPfSqZGDJCHllIVjX7rFXD4dg7WGPg2UwWLJCfjmxl0SK&#10;JLGMfaXYqz0ciGtl8JMVdM0SSE0izGQEhbWHI06mgWHJCrmm41pBw2jUIjSsPcj7OFHrNzwsWUHX&#10;fPsnLS0CxNrjlrhm+oBaQdd8JyBdM8LE2qMAQhQ1Q8WSFXLNYbGOjWURLCYPxVEzYCxZQdd8Nzid&#10;YDeIkDEetXIgolFzCrCua+S1hmAGiCjAaFszGrBkhaLmRGDiGh7XInyM9lBDyGgPdYhMXMMJjSAy&#10;Oq4ZSEbHNUfJaNQilIzOBoaT0dnAgTLa1iKgjM6hBpXROdSxsq4lPTTCyuiqw9AyuuxwuIyOaxFc&#10;pqMtHHINMEtWuYeuxGwlZisxe3bEzEl3GDEbaUsVbFkgZuOm9N9YFiZbHNl2L5CpOmI2krwFNPWg&#10;w5qSyjliVkcYde20CCtd28q488vIwr7fn5rtNomnrj58enc1HI3sTvLP+P3GM5PpyKU5Jfkh9cL7&#10;k5cyM+n/k2RXt59UdHUWYG1urkWjJVu+X97eyB9Ey/Wvi83nm6tPry5u//Hz1c3bi82HEn/dlfjr&#10;3wqMScInYEzuu3+BsjDZpjwdGGPgIkOEWl0YXd2XcIYu7j0YIKRHcjygDfWqDowRzGOggLKgvAws&#10;cZ1nAgRXlPvROnUYXdQHwRiBFRGBGF3UG4kYXdQ7jRhd1MfAGFnUOzAmViibEzBGtkIxMEYArANj&#10;YgVdc+2fwYoQGGMQ1mjF6AbSicXotjsExhiEtWCMdU8PxhisCIExBmEtGFMrlFAnGaNRC4ExBmGN&#10;aIwjHseHWVt7BmCMwYoQGGMQ1oIxtUIJ9WCMQdgQGGMQ1oIxtUKueTBGq0rlTHxZdz8YhbAWjLGo&#10;eTDGSkshMMaAvwVjDPhPwBhZcsTAGCmTODAmViihEzBG1mgxMEaKSw6MFePaCsZWMLaCsWcHxmQa&#10;V8CRiRcDY1U0a1QhLYCxKsZGmEpmK+aysOx7/mX+ORjVgZ4RQC1AowcBqAWYVQfGRgC1ANnGaInS&#10;bQ55jYFf+KyXKiUbQdkQAMPB1tvCHvW2MCneT4lZEja9OCnZcexuTSc9XVrSI0rJjofjpjsOY0QJ&#10;ix4sJVNfN2eHz0c3y3V6MkKLREcMjvs99OrBxEweeIRelcQsGSGvHDE77nbQq4cTs6Y74GAZYpas&#10;kF9eSnbsSRLL2FdKyZruSFwrg5+soGtOQyNNC8YsQsya7oSTaYhZskKueWLGohYhZk0vpzlR6zfE&#10;LFlB13z7Jy0tQsyaXg5XQtdMH1Ar6JrvBKRrRoiZuIYTaohZskKueWLGxrIIMWt6OdaJomaIWbKC&#10;rvlucGpgN4gQMx61ciCiUfNSspO8XAHNABFiJg/FUTNSsmSFoualZKet6LXA5BQhZrSHGmJGe6gn&#10;Zifp79C1MgeXMi6j1zWIQLwUtdJxzRAzOq55YsaiFpGS0dnAEDM6G3hixtpahJjROdQQMzqHemJ2&#10;JD00QszSggINHoaYJSvUDTwxY+NahJipV3BcM8QsWWXXVmK2ErOVmD07YqarH0FmWV7EiNlIW+bh&#10;lExa8lFLwCwZyefNwR3H8TIDyz8HFjZ4vgCmBp9kBpl73PjtFljSGKoFLlXHuOp4mQ70EtGFr/gg&#10;jrcQ+NGvhRyO33G+NbiWlXP3ZYRkuz/+8bs/7VchmUIpuWhs8+tPHx4Vi8kmb4rF0nstViz27ZlS&#10;2RW5ruzh8j6AxQizKNEMXdp7LEA4T0lmqoRkdFlvkICSoLwILNmgJwIEVpidEN4IKeQvTvfRJX0Q&#10;ixFUERGSpcW6LosHHntuOEZIlqxQyLyQjC3pY1iMLOkdFhMr5JpOoUUOOrYRCmExhl8tFlMr6Jpr&#10;/2z7GMJiDMEaIRndPnohGdt0h7AYQ7AWi7Hu6bEYQxUhLMYQrMViaoUS6oVkLGoxLEYQrBGSccDj&#10;ugFra88Ai7EeGsNiBME6LCZWKKEei7FxLSIkowjWYjEFtcg1j8VoTamciSuFZBTBWiymeBu65ukw&#10;mUFDWIwhWIvFGO6fYDGy5AhhMVYksVhMrVDUJliMrNFiWIws0xwWK8a1FYutWGzFYs8Oi8k0XiMk&#10;GxDUAlOpw2LjE2c5FUEqGa2sOrKPl9c6nAyBqON1deyvDiPW0DrXsobcySzwOC+dHDDZwD5XGdnT&#10;3ccvcGPKyxIvfWm8rD+MfHkvOz1pSI+nIusPcvhMHpdYfUmKHozL9l2/kf95yFIu0dUELQ8tK+gP&#10;xz106cGsbN/tkUslKVMT5JIFZf1BRF8oSg8HZfu+Qz4ZTKY2yCknHhOHjtCrCCXby9kOkD7DyNQG&#10;+mU3RRoo7FcZ+ctmDxUWjQ39Xj4L+VVGXm2QX46P0XhF+Nj+cEJ+GTqmNtAv3+BJ64rAsf1pC/0q&#10;Q6820C8betoRI2RsL2eMQB4NF1Mb5JfDYnTMimCxvYx/yK9ysFEb6Jdr90fZ/qJRIsLEWLxMuyfx&#10;cjqx/ti20K8IECPty6jEWPtyIjHxC889ERpG+qNhYaw/OhTWH4VLoTxGUBgZvwwIY+OX42A0XhF5&#10;GBnvDQVj473ThtH2FYFgZH40CIzNj46A9aw/RggYWUsY/sUWEw5/0fErgr9k7ELjl4FfapPHr5V9&#10;rexrZV/Pjn3p0qVeEpZEINKTM4TKPwcGM3CTfLlT/l3+Weq4FiDaiE3mnzYqwlJ1fcGlL6MIGyI1&#10;lPPpAx9DETb/Fccdu6xV51Rvo7psIfCjImw+heNXnH+ea1e5EXwhQdj2D/3uu1UQ9lSCMOnYU8CV&#10;iMsKuM6yHhm1ClEMhxHZrPZiMbKSN4CLgAi/3yfcptxzVonByCLe7PUJs/FbfYIgyu3mZZUSjCzg&#10;Y4CLkMAQ4MIw0AIuQgOdBowu4CMaMLKANwqwcgFfQloPuNiGJwS4cLws4CLx8i+cZAAiBLgwQDXa&#10;L7ZBdNIvuqEOAS4MUC3gIp3RAy4GIEKACwNUo/piAMKJvmi8QoALA1Qj+aLAxo3xrH19dcBFgGAI&#10;cGGAagEXA4J+tCdFnxDgwgDVAi4CUD3gopWfcpKtFHoRgGoBF4mXB1ys/BMCXBjQW8BFAL0HXKwA&#10;FAJcuD9awEUKGhPAJWMOAqghwIXHLwu4inXXCrhWwLUCrmcHuBxLomceEwZbwCNVgGt4YIiOZEpi&#10;tF3zn1RFbOrgz4NAkqwk5nDT6Jb8mLOqg2UjSloAb7olEZApX3XuiUMGF9yqIouuXQ2pkzngcaRd&#10;A/Aavtkq7XoyaddJsjwlX6npvzTy1Z3GPtkcD+kLPJ62S47yyCUs+jxpsCU2eLC2S33dnB0+s7Zy&#10;XZ6McpmxfJylX93pIAc0gVcPpl/yQLmD6D6MZ69K/pWMkFd2S9SdZAmJvHo4AGuOeg0XcMsgsGSF&#10;/HIiL/GJJLGMfe0NYccTca0MfqNW0DWrd9FwwZhFMFhz2uJkGhCWrJBrjoTRqEVIWHPSq5FAQg0L&#10;S1bQNd/+SUuLwLDmpHddIddMH1Ar6JrvBKRrRniYuIYTaohYskKuOSRGx7IIEmtOPY6agWLJCrpm&#10;u0G/1Wu4wIAWoWI8auVARKPmlV/bBrsWAWPyUBw1o/1KVihqXvy11Tc6gqhF2BjtoYaO0R7q9V9b&#10;0ctB18oc1N4QxsY1A8jouOYJGYtaRAKWxnk0eBhGRmcDXceUhTbW1iKQjM6hBpPROdRzMtZDI5xM&#10;AobHNUPKkhXqBg6V0XEtgso0l3A2MLAsWWXXVlq20rKVlj07WuZkO5SWjfRjlrWM17EvXC8luwnB&#10;NgvgbXzcPNsZPmnh/qzRqSUCNDxwASZlMLUAuWS6WgZT4+Z8wa8R5C18RzlUpU8U9+ZQ2PhZC5Ef&#10;/VpIojiUnjj7QNe2Muz8MpKw77/fyj+rJOyJJGEnQTlTMJY6wgrG+B1hFFzkFW2tJoxSixLO0MW9&#10;BwOE9JRspkoWRhf2BgowyuOZAMEVZi9UpQyji/ogGCOwIiIOo4t6Iw+ji3qnD6OL+hAYY4t6C8bU&#10;Ki/qS/jqwBiFFSEwxrZCFoypFXTNtv+ebSBDYIxBWKMToxtILxRj2+4QGGMQ1oIx1j0dGOsZrNBp&#10;ftie62DWtfCwrZzXLvfwfDgrxyA6nnm5GItaDIwRCGsEYxzxyEqyBlY8BzBGcGIMjBEI68CYWKEe&#10;6sAYHdciujEKYR0YE1SLXHNgjFeVTDeoe9kkhbAWjCnghq5ZMEZLSyEwxiCsBWMM+DswRsskITDG&#10;yiQWjKkVitoEjJHiUgiMMQhrwZhaZddWMLaCsRWMPTsw5ggUA2MDg1pgKnVgTBfQSnEiTCWzlVFI&#10;VkNn6kBPHTR6EIBagFl1YGwEUOLeHPKqA3Zj4Bc+qw4kDu1h4Su6tvW4UrIRlK1SsuEy/aeTkomq&#10;cErMDtpeXxoxa49b2ZYptT8dkjr18aRk7bE7beR5v11Kpr5uzg6fRVvlOj0Z5ZVYSTPsdrU9tnvo&#10;VblbrSJm8sAd9KokZskIeWWJmbyqHnv1cGLWno44WIaYJSvkl5OSSf5IEsvYV0rJ2tOJuFYGP1lB&#10;1+weSZsWzGSEmHXbLU6mIWbJCrnmiBmNWoSYddvmCNuZIWbJCrrm2z9paRFi1m3lymvUMQ0xS1bQ&#10;Nd8JSNeMELNu2+GEGmKWrJBrjpjRsSxCzOShOGpGSpasoGu+G+wa2A0ixIxHrRyIaNSclKw97qW/&#10;gxkgQsxoWzNSMtrWnJRMXMPjWoSY0R5qiBntoY6YtccDTmiEmNFxzRAzOq45YkajFpGS0dnAEDM6&#10;G+jmoqCztK1FiBmdQw0xo3OoI2btkfTQCDGjqw5DzOiywxEzOq5FiJlOBHA2MMQsWeVxbSVmKzFb&#10;idmzI2ZO7sOIWRXmqiNmVfANwpbzjWYDMavCNnUEqI4m1ZGpuvOSdcRsJHkLaEqH8CeWko1PrAF5&#10;/r2iX0hKtj81q5Ts6cCYdLYpGDuuYOzOHp6UgcssVRm4yGa1UjK6ui/hDF3cezBASE/JZirBGME8&#10;FoyJUV4GlrjOMwGCK8r9aN0lY3RRHwRjBFZEpGR0UW+kZHRR76RkdFEfAWN0UW/AmFnUl9mcgDGy&#10;FYqAMRo1A8Zo1NyFY3QDGQFjtK0ZMEY3kE5KRrfdETBGt90GjNFt9wSMEVgRA2MEwjowJlZo5HBS&#10;Mhq1GBgjENZIyTji8TPAMwZjpIfGwBiBsA6MiRVK6ASMkYJSDIwRCOvAGNNrSUnQTOlkNoiAMQph&#10;DRijEHYCxsgMGgFjFMIaMEYh7ASMkSVHBIxRCGvAGO2hEzBG1mgRMEaXaQaMmXXaCsZWMLaCsWcH&#10;xhyBYmCsimbVgbEqxuZ4XZaQ5Z/mTrJ5mdUIoMS3OTHWCKDEt1mrhwCoBZhVB8bqIFsdsKuDf3Ug&#10;sYpJurb1yFKyAZStUrKnlpIJdJkSs/TShpcmJdv1uopXwpyUcI8nJNvJS5k28rTEFUu48OA7yWQx&#10;300+xbCys5i/fJAlZbte7uJH/jyYlPVb4E9JycQAbYwsI9v1uwP05+GMrD8AhwwfEwvkkZONiUtb&#10;6FKEju1Q1gwZEwvolJUIaMqwU2XIK98xeUCpM0xMLJBTjojRSEWI2LED6TM0TCygU76FkxYVYWEn&#10;6FQZcrGATvlmTrpdhIJJlQiEyiAwNUFuOQJGR6cIAWu2KFgGf6kJdMs3dokqGqQi9ItEqxxfWLSc&#10;JGy32/bQrYgkDLYsIwcjLcuJwXY7uXMfxSrCvGAfNLyL9EFHu8QpnMAI7YKjlSFdZLRyAjAaqQjn&#10;guO6YVxkXHeEi7apCOGCM6ChW2QGdGxr15P+F2FbcJ1guBZZKDiqRceqENVC07IlWudpeeVZK89a&#10;edaz41kOHDGeNbKQ+evsZTUgm8H59w8O17MvcKMRhMw/reqi98ElmVLmMFUGPfPPy9Bo/rMygJr/&#10;rAyz5j8rq7wWrEbINv/EOmA3+jWfwvErzj/PtasMIr+MyGu3vkLy8+2npxN5SQubICu5XV/61Iqs&#10;3oyhubQFfo4actm4VuIFV+4lsiIL98mGHvOYByMruGgvN/Nkze738gQwlFvKOlkXXLCHkBXBCxFk&#10;BRfsBlmRBbuTctEFe0TKBemnQVZE7DBBVmRrE0FWMFIGWZFIOfkW3QRGkBVsU0a6RTaBTrhFt8sR&#10;ZAV7niFWpOt5YMXAQgRY4eGpHFXI+OTEWjRSEVwFEYwRajEE40bxZwmrGFiIwCoM9gytomDPj+ik&#10;SBPBVRiDGl7FMKgHVrRWU86hla+HxNEyxIpFyyMrVrKJICuIQQ2yIhh0gqxI0SaCrGAfNMiK9MEJ&#10;siJFmwiygqOVQVbFaLUiqxVZrcjq2SErR4coshpuuZlXKFUhq+GBId6RuYcRYM1/UhWDqcM5+QDg&#10;/APrMFMdsqrDX3UorQ7L1RG+1BbEuTkM6NrV48qvRoS1yq+eWn4lRfIpy2peIsvqdsoA9CavfoBx&#10;jyfA6mRzvUnPkwZb6qIeLMBSXzdnh8lNXmqEJA6WaXW7TtRKGgXnVbn7rDuwqFsq5FXJteT3WHhh&#10;90HdrsVePZxstTtRoCC3DN1KVihaTpIljpEkmp2QvPzt80YugXQxbWzs211DXCuDn6yga1arokmE&#10;mYxQrnbX4mQa0pWskGuOddGoRVhXu+vkxrL77npu/YZ3JSvoms0BbWkR4tWKqBG7ZvqAWkHXfCcg&#10;XTPCvdrdDifUsK9khVxz9IuOZRH6JQ/FUTOKrWQFXfPdYC/qLzCgRRgYj1o5ENGoOdlWtztg1yKy&#10;LdrWjHQrWaGoOfFWtzvicS3Cw2gPNUiM9lAn4RLXSNTKHFS+FJKOawaL0XHNcTEatYiQi84GBo3R&#10;2cCxMdrWImyMzqGGj9E51BGybkd6aISQpQUFmg0MJUtWqBs4TkbHtQgnU6/gbGBYWbLKrq20bKVl&#10;Ky17drTMCXEoLRvpxywhqTuwKLsJ3ZTOg7fxcfNnEYdPWjgYWHcAL8OkhQcOTxx2PzKgZXyXf5or&#10;+WWUHvBN/m3+OVhlYDb/gskM3xasZJ2o56zmnzh+1kLkR78WDnhK0NMTZ7+ia1v5+38Zkdf6Ushv&#10;n1TkJdu8KRhL5PilibzSDuqpwBgDFw+VedHVfQln6OJ+AgbwjqhkM3VgjGEeCwWEBeVlYEkHPRN4&#10;tmCMwIqI8Cst13VhPAFoZfCTFQqZk3/RRX0IjLFFvQVjaoVcm4AxshUKgTEGYC0YYwTWScHoBjIG&#10;xgiENXIwuoF0gjC67Y6BMQJhHRgj3XMCxgisiIExAmEdGBMr1NacOIxGLQbGCIQ1AjGOeGTpWlz8&#10;RNvacwBjpIfGwBiBsA6MiRVK6ASMkYJSRCxGIawDY4JqkWsTMEZmgxgYI1FzYIxEbQLGyAwaA2ME&#10;+DswRoD/BIyR4lIIjLEyiQVjaoUSOgFjZI0WAmOsuGTBmFpl11YwtoKxFYw9OzDmCBQDY1U0qw6M&#10;jQxqHuIQppLZiiFQ859UB3rqoNH6Usirb4fQVzFJ17aG5Mk88Onq7t3vfzf+4S+3ckm4/Pn1z7d3&#10;//32+icdJT9ef//+w4ckvfjwcfP51UV/PPYX+pvb6w/v3+gv03/c/P3H7z7cbH65+vDqYn0p5D9/&#10;uJFIKqZ6UmImeGNKzFKffGnETHavAnSU2p/26fDv40nJpKovlUV9nhcY5W1V7cFIuddbPkn+5T/J&#10;EDM1yiuxkk1ZYiZg7QC9KqFNHTEb34E08coQMzVCXlliJgVz7JVRDxyxXstuUyVO8rozECwrJVMr&#10;5JeTkg31fpTEMvb1L4XEeTTHJeU+cpxIR8y0acFMRoiZ3MibXmg1SaYhZskKRc0RMxq1CDGTe4zT&#10;6w0nrhlilqyga779k5YWIWZy+7OIokBbM8QsWUHXfCcgXTNCzOTObJGSAdcMMUtWyDVHzOhYFiFm&#10;+dLvSUINMaOXfjtiNqi/QA+NEDMetXIgolFzUrJWNTRoBogQM9rWjJSMtjUnJWt3OqWAqEWIGe2h&#10;hpjRHuqImbhGolbmoFJKRsc1Q8zouOaIGY1aiJjpOI96qCVmbDZwxIy2tRAxY3OoJWZsDnXEjPbQ&#10;EDFjqw5LzNiywxEzOq6FiJmuwFBCLTFTqzzkrsRsJWYrMXt2xMyhKUbMRsw1f+hwJGbzN01VsbeR&#10;tcw/bqQ28wcAH0NJNv/EUWUlg/SXU5LNPzGDvPlw1UHBETDO53D8ivPPcy0rw84vJCRbXwn5pFhM&#10;1qNTLNZrC1+x2LfnI1+Oz1Bs8VAsRtf2JZqhS/sJFsD7oQAWI8t6i8UI4/FEgMAKsxP6KliMoIqQ&#10;kIwt6R0WIyRxgsUYdi0TUHn1va7m4ZLeYLFklZf0JXqdYDHVSIBNdwSLyUMxsTNYLFlB13z7J6gi&#10;gsXkoRjBGiyWrKBrvhMQVBHBYgmuypOn7Kk84E0R7ASLEVQRw2IEwTosJlYoahMsRqIWw2IEwRoh&#10;GQc8fgYgbe05YDHSQ2NYjCBYh8XECiV0gsXIuBYRklEE67AYeVvlBIuR2SCCxSiCNViMItgJFiMz&#10;aASLUQRrsBhFsBMspppWMBtEsBhFsAaL0R46wWKktBTBYnSZZrCYWaetWGzFYisWe3ZYzAEohsWq&#10;YFYVFqsCbASpZLRidGTzcKYK89QRowfRJ1lc/HYqVkfYxmDJOD73xDHuC7SujiJWAUnXsh5ZRra+&#10;EPJryMiOW8nylJellvjSeNmu0Xq6yMj0p/Skx1ORiTBK3nh4/5gzVSv3q5dbqIyyL25v+t1G/je4&#10;e/6cEpapCdyKZDT3H/+5kcv1m7282Ay49GBW1sjd4sClEtSoCXLJMoJds8MuPRyUNTsYJqMeUxvk&#10;lBOPSYxI7sqgV4rHmj32qwy62kC/7O1LmjuYwIhyrDkcUQ4NIFMb5JfjYzReET7WCGEFbcvQMbWB&#10;flk4RltXCI5tG+hX2ehbsYF++VZPOmKIjG1hHo1crBUb5JfDYnTMimCxVnbJII8GiqkN9Mu3e8k3&#10;GrgiTExjgfwqRxwWL6cTk+sKsV8RIKZtB/hlVGKsfTmRmPiFx68IDSP90bAw1h8dCttpvlEeIyiM&#10;jF8GhLHxy3EwGq8IByPjvaFgbLx3EIy2rwgEI/OjQWBsfnQEbKf5RnmMEDCyljD8iy0mHP6i41cE&#10;f0lfRP3RwC+1yePXyr5W9rWyr2fHvhxlYuyriliN4ER+zEGYKow2gpN5WVUVgqmjOXVkqI4y1RGr&#10;EcrJj7lgjVRugaRlKjcfrjrCN/q1kMSvLwpbXyH5lGclj1vhMlPIlRrvCrnO1EnGreJqGV0DwoXg&#10;wyEXphElb2GLeb/nJ+ym5C1V5yTJQr7c77N1vN/uP0/IRSBERApGFvFGCMYW8U4HRhfxIciFF/EW&#10;chWL+BkRGN30hCAXBqgWchGC6q4So5vECOQim0Sj/2KbRHePGN1URyAX6YsGcrHO6CEXgxARyEUg&#10;hIFcbNxywi8arwjkItDGyL4otHFj/HOFXAxCRCAXgYIGclEo6Ed7UviJQC4CUQ3kYhDVQy5a/Skn&#10;2crXTJJ4GcjF4uUhFysBRSAXgagGcjGIOoFcZCERgly4qGEhFylqTCAXWXOFIBdedlnIVRSBVsi1&#10;Qq4Vcj07yOVoEoNcVWSqDnJV8TLH3rKyK/98uMJrAdrUAaAHwaQFMFUHueqAWR18qwN5dVCwii+6&#10;tvW4Eq/1pZNf5aaw41YkR1P6lW7Aemn0q9+pmidJvGQF+agar34n6CA9Lz3mTMkejr/6XVIlHBdU&#10;XljGYQlYv+ta6NXDCVi/TxqOiVeGgalRLoKW/MRui/pdi70qdReXVUcim36f5GcTt6zWS62QX07s&#10;JfkjSTT7orqXTgrjwnn0JAwn0qEwbVowkzEUdkoCk2nUygw0vVihqOm8U5BfGrUQDdttO621T1yz&#10;PEytoGu+/ZOWFgNiTY9dM31AQDh2zXcC0jVDTEzkNNA1S8XUCkXNYTE6loWw2E5ul0YJtWBMraBr&#10;Vv7V73YH2A1CZIxGzXQDFjWnAOt3+yN0LaIAa7QVoagZDViyQlFzIrB+d8DjWoSPNayHGkKWrKBr&#10;vhsIIkPzZgSRpRELRc1AMjquOUpGoxaSgrHZwHCyNGegqDlQRttaBJTROdSgsmSFXHOsjPbQECtj&#10;qw5Ly9iyw+EyOq6FcBlbpllgplY5aisxW4nZSsyeHTFzaIoRsyrMNcKW+VumqtgbZC3nlzya+93n&#10;TwLWAaA6mFQHpnRZIbtuGaTn9F51wGwEeQvwTUdweaK4N/fEOig4+jWfw/Erzh9GdS0rw84vc1PY&#10;7o9//O5P+3Td/tWHT++uhvv1u5P8Mwbhdrh4P93bb27k/5D64P31/TIv6f+T7qS//aTnChX0/Hj9&#10;RgDU5ub67tWFNMZf3t7IH95d3/zrYvP55urTq4vbf/x8dfP2YvPhfz7evro4if5HzO7Sf8jSSdvT&#10;TfmbH8vfXH18LR/16uLuYjP88bs7+S/5Kz9/unn/93fypCZ9s4/Xf/j57vpv7+80rWevnv4C/eNW&#10;eu0Ui6Vtqvr1+v9++WsKnbz84NNfrl//v9vNx+vv3l19/PvbP9x+evs6fSP5v/785v3dD9fvP95J&#10;yFRmlm1ubq4/v3t79cb+3399d/Xp7eU/P70djS/f/nqnn6D/mSNy/2R1Q9O3+fHz/16/kb9yJaFL&#10;Ufz1bzfphQ3Xf/vbRiagtNx+KizGsEVGCLUX6NO1fYlm6NLeYwHCeQJYjEAegwR07Z8XgS8SixFU&#10;EZOHEZDosBghiRMsxrBrmYDKm8J05wg33V4jhrOpI57BYgRVhLAY2whZLMY2Qk4nRrePISzGEKxV&#10;ijEE66RidNMdwmJs022xGOueEyxGUIVO80PidTCTvvJ5I4VFGZ/Lvt7ZIYgPZ+UYRMczJxijUYth&#10;MYJgrWSMIdiXhMVID41hMYJgHRYjCNYdj6SoIoTFdgTBWiymVmiWmmAxMhuEsBhDsBaLMQQ7wWIE&#10;94ewGEOwFosx3D/BYmTJEcJiDMFaLMZ66ASLkTVaDIuR0pLDYkVpacViKxZbsdizw2Kymi2JCsNi&#10;VTCrCovp+lmeGEIqGa2MOrKBBs1/UhXmqSNGD6JPCySrjoqN+Encm+NddbRujPvCZ9VRxKE1LHxF&#10;17IeWUY2YLIhTIaCfbq5vfvT1e27AZylXw2L9pvrnz++Sct3JTJ/Hv98d/X+w/DnlZe9+XRz/frt&#10;7e37j39PiEoo0wjBBD+9fyN46riV/c6UlyU0OZq+GF7W7XXno0NTd3pkGVm3l9uou73sodz28cEy&#10;MvH1uNF/+U8qN6vJCK357Wa12wuNQV6Ve9Wqg5RtL9fkIK9KXJOMkFdWOiAOnaBXpXqjTkYmT5T3&#10;MIJgGRlZskJ+ORmZONZCxyK8rO0bnEfDy5IVdM3qZzSJ2LUyAZW8rO07nEzDy5IVcs3xMhq1CC9r&#10;+16u6QcJNbwsWUHXfPsnLS3Cy1oRZWLXyhQkK+ia7wSka0Z4Wav8EEXN8LJkhVxzvIyOZRFeJg/F&#10;UTMysmQFXfPd4LiD3SDCy3jUyoGIRs3xsm5/2kPXIjIy2taMjIy2NScj6w4CBnUE8VNKhJfRHmp4&#10;Ge2hjpeJazihEV5GxzXDy+i45ngZjVqEl9HZwPAyOhs4XkbbWoSX0TnU8DI6hzpe1u1JD43wMnko&#10;HtcML0tWaPBwvIyOaxFepqMtHHINL0tW2bWVl628bOVlz46XObEP42VVlGvYbmYdT4Zb+ecAuYaT&#10;TfJxcwRoRC3zJGz4pAVoM7gk08zc4zJKmn9eHZbKiGv+szIum/drxHgLXzFjvPknjp+1EPgqujh+&#10;xfnnuXaVG8EqIhuVYy9KRCbAxEMxvVNf+tQKxejrJjm0KHUXNffn05W9gWKKNfJiq5RwTKAApjwB&#10;KEYQjwUCYoS88jyAoIpyL/p1oBgBFTEoRhb0DoqJFQqZE5HRBX3kbCVd0Fsopst+5JrOoIWIjG6D&#10;YlCMRM1BMRI1JyKjm8cYFCMA1ojI6ObRicjoljsGxUjvdFCMdE8PxRioiEExAmAdFCPjmROR0ajF&#10;oBgBsEZExvGO7wbPF4oxUKGLu7MqUC5qQqpAvQ6k6O4UJTooJkMpGjw8FGPFpBgUIwDWQTGxQq55&#10;KEYrSuVMXHsDGcPWDoqRqE2gGJlBY1CMwH4HxcQKRW0CxUhhKQbFSA91UEysoGuT1RAuLIWgGCss&#10;WShWrtNWKLZCsRWKPTso5vgThWKDvGKeZVVBseGBIaKSycrX1ZDNu14HsuqgWB1gq4N1deCvjiGm&#10;trCA6ly7GlInc8Cnq7t36byj/uEvt3fpz69/vr3777fX6Qjc/aFHPfO4+SyH4Y7HPh2SM9qw8ejk&#10;IA0bT1oO4NOYrRKyj7ffCrmSg6F3d5++/eab29fv3v50dftfP71/fXN9e/23u/96ff3TN3Lu8P3r&#10;t998vr55841cubpNf6qQkMnieErL0snHl0bL+laUY+nI5VZ2XdKSHu9tk30n2730vPSY33IT2baT&#10;y7XkX4PD508q1+j6e7hAtOvDvpOXuCOv7C4JbpLsHqnZioQJeVXSsmSElq2WlskKEnv1cFomT8TB&#10;MhKyZIX8chIycYwksYx97Wsnt3LOCUXM0LJGraBrNv6aRJjJCC1rtgecTEPLkhVyzdEyGrUILWu2&#10;xxZGzdCyZAVd8+2ftLQILWu2J7lTC3RMQ8uSFXTNdwLSNSO0rGmk4SLXDC1LVsg1R8voWBahZfJQ&#10;nFBDy5IVdM11g042xmhAi9AyHrVyIKJRcxKyvhOcgFyLSMhoWzMSMtrWnISs7wTCQNfsPFBFy2gP&#10;NbSM9lBHy8Q1ErUyB5c9vpdyZ4ElHdcMLaPjmqNlNGoRCVka51EPNbSMzgaOltG2FqFldA41tIzO&#10;oY6W9ayHRmiZPBSPa4aWJSs0eDgJGR3XIrRMcwmHXEPLklV2baVlKy1badmzo2VO6kNp2Ug/ZqVY&#10;43k9+TFwi0y38s/yArEFLdP4uIWzhjXYpu4QYYZJCw+UnZCcyZIRc+4L1t23n4HZi35BZVW4fHP4&#10;QjKy7R/63XcJo613kd1+2vz604dHBWOCOqZgLJHjFYxRGRkHF7kGX30XGaMWJZyhi/sJGMA7Irsh&#10;qgJjBPNYMEYoj2cCBFeYvRDeCukgX2ga6KI+CMYIrIjIyOii3oExWfrnlXOpB3QyMrqoj4Exsqh3&#10;YIzA1wkYI7AiBsbIVsiBMRI1JyOjG8gYGCMQ1oEx9jpN3wkIrAiBMQZhLRhjEHYCxgisCIExOpyV&#10;YxAdz5yMjMKKEBhjENbIyDjisUMRbWvPAYyRHhqRkVGcaMGYolo0rk3AGCkoRWRkCa9C+lTecJCs&#10;kGsTMEZmgxAYY+jagjEWtQkYIzNoDIwR4O/AmFihqE3AGCkuxcAYKZM4MCZW0DW3GmLFpRgYI8Ul&#10;B8bEKru2grEVjK1g7NmBMUegGBgbiNACzaoDYyODCjEVi9hGAjX/SSOAWqB1o/pr4QuuL7UUHdid&#10;XnQ+tIc6KZnNz6NJyQZQNhDLVUo2HHv8/ATETHZ2AzH7y/uPbzdyPVnK90jLvvuoLz24+vb1rx//&#10;+kiX92vGzdP0P6pu6xfh1CAda/tTQnxn6Viju73XAsEz1c0X/asuURWPG/3Dq4sP8p0HOPuLaCKH&#10;xpdN9HtPRJH704Ik8vvvt/LPSN4fvx3n6ElLebomI6jLNplev69J4jNtMv3+JMtqLY7Iyl98PreY&#10;o+yyvkqDeeK3+X6NBqMLiymVT+WpsdG8nBsPe6Vv0oCaY+vGnIPuxLQJye17Y//Po06ps74aRxrl&#10;pUmHXYJTR2Wafb/p+nZyZX5JBC71eLc+OzXnsxRV7q4oWbO4K4N79vlsZsC8GsmGb/C/9MvtRbcn&#10;OdIE/CqpWLr1EPhlxWLNsTtBvwyaVyPol8OS20buPQR+Tdg88MvD+eNB3jMJAmbhvFpBz5xstTt1&#10;cg0XcA3QeeScTUBzanfYuTIDyQo7Z5PQHQWxQefKLAx3HyLnbBaak7QOGLkyDckKOqcbjKLldgc9&#10;dQgiBwg9cE5afPlp7Va6FHLOIPpkhZ2ziRhOBiPnykRctqraQ87ZPLSC/7BzZR6SFXbOJqLbN3Jh&#10;HnKuTMRlq8Uq4Fxn89BKV4XOGUyfrKBzjtN3u76BzgFOj5yzeWjbvbzmF/RWo2BNVtg5m4iuFyiH&#10;IgdIPXLO5qHtOuJcmYdkBZ1zItZOb/BEzgFWD5zrXYfo9LUEIHJGxSp3N6QXJIOZwSZC/cLOmQ6R&#10;Dn0j52we5FaSPXbOdAi1wpGzieDOlYkYhKzAOadklcsh8ZRqlKzJCjrniL1oMnGbA8QeOWfzkO77&#10;RGk1yD5ZYedsImibA8weOWfzII/Fk76B9skKOueofaen3FGHANQeOLd3HaI/4A5hsH2rVtg5mwg6&#10;lABuj5yzeZCYyIu4QG814D5ZYedsIuggLNvccdZU5Yc8E84QBzdD9FpjBs4dyvWq3GyRTtNMh5KD&#10;TQSdvg7lmvXyoG+VApE72DykG1Kgc+XAlO9RAc7ZRNCJX5HEsHrRyB32xDmbh7YjQ8mhzEOygmk9&#10;2kR0B70UBEz8usk9O3ckO4ejzUPbyoWjKHLHMg/JCjtnE0EXm8cyEZdHsmQ62jy0rRw7gM6VeUhW&#10;2DmbiO54xIvNY5mIyyPpECebh7bd4nHuVOYhWUHnhGqVa1e6hziVibg8kQ6h5KNYV7eN1gBBbz2V&#10;eUhW2DmbiJ7uvcpEXErDhL1VbuM3zukOEzpX5kHCmwqU094qpWjzeT3bsTbbMhWXWsKG/skJKfOB&#10;clgX7yNkCZ8NZQBIZjB8orDKdv/xnxsRusk7FmGflfMm2VBHFPl7zEObkObU47WTyFWKD0xmxEOb&#10;k7454L4hR5yKDxQPSe8Q7UK2S1+50c6Gkty4PbaYYQ/dJrtvCJdo3C5bXuuFs9zYpDRH2XtiD8uk&#10;JDPioU2KvLLggLPspHCycyMe2qTIpgwPzo2Vw6kZ9tBtt3mW7X67aVlPcTtuCR9ph2bLncyIhzYp&#10;PaViVhjXsF13I0CtHGw0wTjLVhynZvcernqIVQ+x6iEerodIhSG5oPbvWpvTJvTp+lYr0pe65RB4&#10;fimbBa1RJLuZJqabgGSeT7lIiXLOXOa8ZJ7R/Ly5LpTVXJa4Nc7o0jWZpwshFn3XxaSayzKw5tN1&#10;eZfM677qeJ/G5f3b7ue/aloB6cfryqXGnbQgGf5C3ddN64P0F2Rer3qCTtfDX6j7yo3OnsNfqMtv&#10;o5NZ+gsyCVW5NJZ95GIJ86WHXI91nBt5m/3mgzbsjdSW5d83ry5uLjY/vrr4UR8yXMIz2uo1PHrL&#10;ju5cN++GopGanBU8g1Lj0MmEL57mkvL591ZMs9eDtGInkRi+T/51/jl83G5sTAKfZs10Saefdt8m&#10;8sfkn8PHyWphsNunt2lJNPLv88/BrtO5Xj6vFfo499w2V/SlA87ZyUIvfZ4wgnk7Pa8gz+1FFT33&#10;efmYm3ztObPx2+5krJozG3zby2Kywkow+5yVLFXE/72w3Tmr0bG9yJjnzPRV2+nT5v0fo7EXgdbc&#10;pzVjcPfSN2btxmTtZJics8vJ3y2ERNjLkFQhcnOflxvnCEJo45QXKKXP647z0duNnUKQ3uxzcx9r&#10;FzrFfZcd1CvUv4Mu5SVtsqCdfe5BSbGmd/5rHMaR4n4gy101/xwHHqWn+tT5IOeHLrjmRrH8qC9z&#10;yHLU3OjwWRyyFMH0/RQ43lqW1hVGlPMhLRruZT4pB6MgSTVIg6rlx+s3//zhZnNzPYzqv7y9kT+8&#10;u77518Xm883Vp1cXt//4+erm7cXmw/98lBu/Tk2vJZu79B/yAvpW/uOm/M2P5W+uPr6Wj3pJd/Xr&#10;7nwq50hjxSrnkDZ4FldI4gvixvFENlPAQ7bVFj9RMCEjwD3g5VjCb6gJlJC58/7DquUcGEcY5ERh&#10;hGUbFEXIcHj2i8EmG3tOIaQx33/YHITIZiOtY8qcMgHDLWSgNjHBTAxAlBlImOKeP5TNzB+3pCix&#10;zEK1nOPY4rq/A0xiBZ3T0W8I8BC57Q7XJixeYnRpApd2uL05tiRW2DnbE+QttkeI5yxZagmCnXAl&#10;eZWBZk1n7TJfDisNLzyYQmx/dz+rTYBDl6DNOTlHc5I8IOeMnCNZwch5OQcrOcXkHFvCDK2cQ62w&#10;cxbwUQlRTM7BJETm5CWXEHk5R3p3JCjWxeQcTEJk5RxqBSPnbiWjNVhw+BK0OX+JP5MQmdOXXELk&#10;jl/S6rV0pfOYXi3nYBIiK+dQKxi5iZyDSIhicg4mIbJyDrXCzrkOwSREMTkHkxBZOQeVEE3kHERC&#10;FJRzEAmRk3MwCZG7n4xKiIJyDlL3d3IOsYJplQ1mObdSCVFQziEn6dEM4eQcw3stptOXl3OwNheU&#10;cxAJ0aFcMnEJ0cF3CCIhisk5mITIyjmohMjLOZgaMSbnYBIiK+dQK9jm5FJw0+aYjjMm52ASIkEz&#10;5yGdS4iOrkMwBWxMztHLwXXUIaycQ61g5Lycg038MTkHkxBZOYdaYedch2DrOa0u3O+XquUcTEIk&#10;gOb8aVxC5OUcVEMUlnMwGZEC8NJDURvB8Hk5BxUSReUcVEtk5RxcTCSyjPxN0kaMqomicg4qKLJy&#10;Dq4oarycg0mKonKOpBdCHTiR7PtWPSMr8jttKitSIH//gZdNrZyDy4rMbntGVuS325QF2P12vZyD&#10;yorsllvNcE/x1xxRWZHddD9AzsFkRW7fTWVFbuPNuZ3deTfsJEXj995UVmQ332p2H0NB0/cHxq70&#10;DR4JKkhtdywoyp9QWX2sc2aIP18LlrWTEP/LXD+YNx6KEtK2x6LEvPV9STfXgBbMpf+oK9LshxLP&#10;vHku51ZWc3Mx974EsvDp41eV7NQ4o8hDfRdYUWU+ftX7EuW8M4oF9NNlQ1/z6bpRT+Z1SdWts5rL&#10;prfm08eK06VsQ6vMx68qG8Ma87ECdXlf55uPjG7B1Pf7+teC+fhVV8GJl+KsgpMl9dHXE5xQ/VSj&#10;k5E2/8YOUzJvSD94TIWKryczicrhKSrKubI8FrFz6Xwcb/Jv88/Baq/zs4ROBu5hWMq/zj8Hs50i&#10;PjETdjBnluUEjagt5uyyjKEVJfis3aqdkeqJTcWQL83bXORkSyvpWrUz10l7Nlz8s2pnPl6meNgG&#10;lWUs92uH/Ov8cxxP/FiXf/0QIcu92iS/aa/p97KQ0iQZbYp51d4T3yuzil0279+I+OmoTGIqdkmL&#10;6ZcmdpFTt8OI2A2r+/PlN70WQvXqkl6OOQ0j6m+8umSnp4DkgSlQZe27lFskrYs+Wx5Z2liti3i7&#10;uff4rK0puZyavNuMzpefZFn1Tl4xCJ0qawZJ6AKc8nxUzvHkMJ6dkjDeU5/uoBwYOGU5XH/at9Ap&#10;Wc7df9alqlyAU+5ElVxOg7wyx6nUBrrl6duJZbCM/CBxQZ7Z0Pd7GC9znbjaYM9s7PujyDlg2yrD&#10;P+hbkGc2/js5yAcyaXib2kDPPG07bnEDs7AtiVuAZ07cspPKGvDMcDa1wZ65+B/EEMXMQrZWlS3I&#10;M5uBfQO7pOFraoM9s/GXKhiJmekAia0Bzxxa28uJaxAzw9XUBnrmNC0aLhgzoGlBntkMHHDfNIoW&#10;tcGe2fhzz0wPkNEOZlPFuMPQkioBB7FDMSvjrzbQM6dm6Q96gzIY94GaBcTMXU5ykHtCgGdGy6I2&#10;2DMbf/EMZxNIWZBnNgOHnVw5MR3/jZBFbbBnNv60BwAdC/DMXUtykAof8Ex8PU8nagM9cyKW/tCe&#10;YDaBiAV5ZjPAPCtnX+6ZjX/PRlqgYEGe2QyIRBvGzPQAsYExc/IVeW12A2MG5CvAM3cbyV5kDiCb&#10;RryiNtgzG/9e7yBDfRNoV5BnNgNy6gN6Vo5AaoM9s/HvT3KjAvSszMBwDwnwzN1DslMR57RvGtmK&#10;2kDPnGqFLhmBagV5ZjOwk1kMeVb2ALXBntn477ayvkQxA5IV5JnLgFwGgjwr4y99Dnvm9Co7OXsO&#10;PQN6FeCZu35EVODIM6NWURsYMydW2QmTw56VGRjuHkGe2Qx0B7g+M1IVtcGe2fiLZ3gXAJQqwDN3&#10;8Yi+sBVk0+hU1AZ65mQqOznxCGMGZCrIM9sDOlV/T/umEamoDfbMxp+2M6BRQZ7ZDKgyBnlW9oBB&#10;PQO2dF6gwre/6L4R4Jy/b0Q8Q95ZeYoa3QdurRcrVJDSB6qKr/ViFpm1Xswis15QwCLzderFv7mw&#10;qcOuHr3X8VzHinPdcoD9vXIzgaK5yHT+fab+g12nBz/EbrinWdzKv84/B7N21CfIxXQDYs2/zj9H&#10;s/GpohmbtWt2Mn/JU5t7dUT+nPxz+Lx8+0IrfG/uuePLMdrhYnT6LcaCaifcaO7TxoLqwncdrRbO&#10;hQ9yGtErzj5RUaiEo7s/85vDkH+O4RhyJdeVzX6aoiD5tCWzHNxu4UYAOYo5eNfMHx1vx3PS7ULg&#10;Wl3KaZO7VzDlb5l/Dt82N019U8JcujpdwmtjEhHBnF2viFLspLHMmmnPSu4tmMmyOz11wWxwbr7F&#10;Zdfm8+r7dA7XQ+p3vEg33uWvg8l6EP3x312imsJpbS71sLU2V5bBpP8UvJfugktEWFmbw1vgskJE&#10;d8B2Y0g3wGZnTsoTdl9Idr8lmKKbX7sn5HvfHFA9sV9XmyM7X1OboztfV5ujO1/tEeeiYbrmEG0u&#10;bejJztfU5vjO18aeb3zL8NfW5tiu1+7Ji01v2ehdbU5ubyEVMNPsK2tz3Q4SFlObU5v77bjxzMaf&#10;MsZQbU7LzoBjmNocLU175TurTVvhe2VtjlSnTW2OVqd9bY5Vp0O1OVKdNrU5Wp32b/ll1WldE537&#10;ZmVtjlSnzVFzWp32tTlWMwnV5kh12tTmaHXaHTPvWXU6VJsj1WlTm6PVaXfG/MvW5kh12tTmaHXa&#10;1+ZYdTpWm8PVHHO8nFan/Qt+qWemBwjlhdVp3dcWqxVSnTZny2l12tfmWHU6VJsj1WlTm6PVaXeu&#10;nFanQ7U5Up02p8ppddodKqc9ABwqB2sNV5sjNWBTm6M1YFebo9XpUG2OeVauP7lndhVEq9Oh2hyp&#10;TpvD5GoD1xquNker06HaHKlOm9ocrU672hytToOD5KCdufcCkOq0qc3R6rQ7RU6r06HaHKlOm9oc&#10;rU772hwTNIZqc6Q6bWpztDqt0tJi1KbV6VBtTivPYE1rTo/T6vS0NkfK0/DwOGhqvjZHKtS2NkdL&#10;1P7kON+doxcBQPdsKkiZ2p4bN7v0tXS4lg7Xu83nrhNfj5qyWuC/593mj19r9BUTVmzsFUo8j5pJ&#10;rp2MpabxcMl8lTEXpNZaqU4xQ+TGwuVCyW+0WmulOWz/7rXSh5QkQ0cKn/jN4+uRwnykUPD/tGyZ&#10;Cu8vrWwpmhb5MlrpPw4D0/lM4U5v4tMzhef7CH7jmcJOL9hJTxTtQVlPMQUcvT9bn+1s7JlCdXdz&#10;9vl8gK+snyWjd5vR//KBtn7TbbsD9KtER+lYIfDL7tXao7zBDPlVktNkBP2y5LQ9yR1+KF5l+SxV&#10;L4Ff7mShPFM+6z7J54CZ+mWygp65AqYY4pCBAiZyziagPcl7FqFzZQaSFXbOJ0FOvaC4uUu9lF8j&#10;53wW5GZs6FyZhvaU7s8Gbc2VMdsDSSo4Ygicc0cM21OH02oKmckKRs7d5dUq+UeRA5VM5JzLg1Yf&#10;UeRMLVNauR5mQpFziZCxCjtXJmJ4HTpwzh00bE/yRmzknClnJivonKtnatCgc6CeiZzzHULzAHqr&#10;qWiKc3psAkTOlTTbg5yvQGkFJU3knM1Dt23I2FvmIVlB51xVU6Rykgidh9yID6qawDl34lAeu4eR&#10;M3XNZIWdc4lgvRUUNpFztkPQyJnS5kzkbCLaIxnnwLlD4Jw7dyiPxb3VVDeTFYycK2/SGQKUN5Fz&#10;Ng/ddovbnClwJivsnE0EnVnB6UPknMvD6UScKzuE9FY9TAd6qyty0uUIKHIC59wBxPYk95ijocSU&#10;OZMVds4lQt+wi3orqHMi5yZ5wOOcqXRKtsg450qdXSMnw6FzZSKGY4jAOVfqbE89nvhNsTNZwci5&#10;amfXkt4Kqp3IOZsHWQzhyNn7s9UKO2cTIc7hGQIUPJFzvkNs8dxqSp7yFVT5BTqEq3l2DZlbQc0T&#10;OOfOI0pfwDOEqXomK+ycTQTd1ICyJ3LO5kE7KuytpvCZrO6dW6s9a7Vnrfas1Z70Fl4ddYTZXMp4&#10;MRzwSHeo/ubyh45cetRKB2vtbefqxoDAe4Hf+tzFo1Y6yIrd/FGQTt+vlcjT7LmSVtf0YrbwWsVG&#10;fRczOZozhCTXPfLP4Ss040NlfTpnNj5z4TzOAPub7fwxm9Fq6WDX8C31Euo5x3SGSDGbP0CTv+bS&#10;x+Wond+Xm8OVfw5hy0mQC8hn3bvPqYCpua/RjS1kuHlMGm5+XP45Njh9NZF8XZnc5z5tN553Ek3i&#10;rNnYRMR63mxMxXxad9sxsbMf5rtM/n4PKRvwk0zf70+qm9G+up5keoKTTDLETEoCQ0tfSwKG9UvX&#10;KGRmdFMUKAmwHZH02XvZfto23a+cZ0oCbMsheb7/sNqSANlv2JKAGEG/7M6K7jbMBlcPNIG9xqQk&#10;QPYariQgVtAzVxLoGBmIlQTYLs2cauK7NPeiD8pUYiUBVuUxlw4KAVNNL9jf+pIAq/PESgKs0mNL&#10;AmqFnbP7W8rxgiUBUulxJQGxws7Z7kAJKDjfBDrEpCRAKj2uJMAqPb4kwNhxsCRAKj2uJCBWMHK+&#10;JMAqPaGSQKrhKJXQFU85qppzTrzS40sCrJgSKgnQSo8pCfBKjzvrpHwRQsZQSSDVcFDkTEkgWcG0&#10;uuNOtNITLQlgGuVLAmSG8CUBVukJlgRIpceVBMQKRs4deqJ12VBJgFZ6zLEnXulxJQE6zoVKArTS&#10;Y0oCvNLjjj7RGSJUEqCVHlMS4JUeVxKglR5w+gnMEJOSAKn0uJIAq/T4kgATngRLAqTS40oCYgU7&#10;hH+lJlvPBUsCUsNB45wrCbBKz6QkQCo9sZIAq/TYkoBawci5k1B0UxMrCbB9jS0JmErPWhJYSwJr&#10;SWAtCXzNkkAqGSidz0z1XDPIqHNAub8Nl9rP6kcsPM/AM2NeqxDaQNYqhE4Wth3lFvI8qhAPKQmE&#10;ThKM1YKh9mGKCp9ubu/+dHX7bvPL1YdXF+lXwx7/5vrnj2/Sbv/d26s3fx7/fHf1/sPw51S5+f3v&#10;vlH8ffvph5vf/07/9OP1m3/+cLOeJMgnCaSINS0bpMHrpZUN5AbFsQApOqehibz99W7zWgaYg55A&#10;15ME8k7hsST2G08S9L1e+L8/papeyZsmZQN9tmNS9iRBo7Is/Zc3K8sGyejdZvS/fKCFpXK4T154&#10;AfyalA2AX1YJJK9L3kK/yrJBMoJ+WU7atwe5HBv4NSkbAL9c2UAKwjhgpmyQrKBnrmzQN3o3AHAN&#10;lA2QczYBcj98B6NmygbJCjtnk9Drre7QuTILw21oyDmbhUZmFexcmYZkBZ1zZYN+Kx+HnANlA+Cc&#10;O0nQ9KQfmLJBssLO2UT0W7mpHzpnukKrFwIi52weml5e94A6qSkbJCvsnE1Ed5JqG3SuTMRwkgA4&#10;58oGza5roHOmbJCsoHOubNCdpOMj50DZADln8yC3DB+wc2UekhV2ziaiO55w5EDZADln89Ds5d0/&#10;KK2mbJCsoHOubNDpzW0ocqBsAJxzJwmaw7aFzpmyQbLCztlEdMdG3h0CxjlQNkDO2TyI0BnPDqZs&#10;kKywczYR3UGKvNA50yF6LSwD59xJAnnpIu6tpmyQrKBzrmzQHXZyIyKIHCgbIOdsHpqjXHmK2pwp&#10;GyQr7JxNRKdvP4POmRki3ZWGnLN5aE6CNaFzZR6SFXTOlQ3UL+gcKBsA5/xJgq0c1ELOmbJBq1bY&#10;OZsI7lw5Ml3uyQyh150XQpJ2K2ehoHNlHpIVds4mQq7TwXMrKBuAyPmygQxh0DlbNlAr6JwvG7De&#10;CsoGyDmbh1aUfti5Mg/JCjtnE0HHOVA2QM7ZPMhj8ThnywZqBZ3zZQM2fYGyAXDOnySQpRqMnC0b&#10;qBV2ziaCrkpA2QA5Z/PQbmVdjTqELRuoFXbOJoKu58AdasA5934jeWU6HkrMLWrJCjrnrlGjK2Fw&#10;jRpyzuahOZ3wBsdcpJassHM2EXQPAW5SQ87ZPDQneUcQSqu5Sy1ZQedUFFqOm3z7hV50BPzzl6k1&#10;Jzkghhy016klM+KhTYe8FwBP/w26Tw16aBMi73LAk6y9US2ZEQ9tTujuOr1d4iwX1Fcqw/VT47fY&#10;hyNugY3dY6sZ9tBvsuUIFVwING6XnW4cRzFUcXwx3TYHsudp7EZbzYiHNimUnDROoSfLLRJDm5Rm&#10;T9Z58nK7/FXk8vdkhj30223Z++AY2v22COGJh37HvZekwJ5it9xqRjy0SeFUzGr1hBoxD21Smt2O&#10;tEO771Yz4qFNSt/3pB1awZ5eFIKzPNl7b/HKSlWXZ6VusxMz7KHbffe9vP0Trecbu/1WMEQ8tElp&#10;enmlNMyyEe4lM+KhTUovF60SD8ul7mWTbihHfdm9Pli+CmmHdhuuZthDtw8XDzHBaOxGXL4ziaHf&#10;isvtGjiGdi+uZsRDmxSeZbsbb4RP4CxrnbEcD1sRrsAs2w25mhEPfU/Z431lY5V8DduTS5N3HvbE&#10;Q7srb8UMe+i25bwv2315I+9lxDHUq4dMDOX1tjCGdmveihnx0CaFj4dW09ew3fn/Z+9qe9vIcfBf&#10;Mfq9m9jjtxToAW23dzhg73DA+g84L42Da+PAdje9f38PpZFG1JDy1G5iy9Z+2LgJR+ZQlETxeUSZ&#10;K7qYhkqOtM9offQOjYaFi1O4OIWLU7g4CS6Oes3paRZjVV/X3cY3o32OJSOY48v6A7R9AbCMBxyX&#10;Z9sDiJHsA+6ivC0PUHBvHkBQ3kklirXtA+wItv4OFPqaBxCydvoGikTtAx1fuq5Ni5Cw40tTnGa+&#10;AfFVJ5UobLIPdHxpimLMA4g+On0DBRX2gY4vTWu8fYC9NJZj9Pgf6w2tSqu7m00PvBaEShvz/9X7&#10;N6s3vev3b65JK1QqnW8WtSx97D3XbIaFJTOQSENrs3S2CW3z8MXumHPzd04xGtMBBMh5V3d/dj9r&#10;dlx9sh7hnLWT+7P7acWGlJs0raVvJx1WCLpIztbbMiyd2ZLeg7cHLM3IDZAvSn1vReeK0N4AHZqS&#10;A/XbyFW4qzUpR6E/2qu2nNjug/tBckM/8J3+7qe1S792gyFy46nvpePr1B6w3KRcfcp+hJk51RzF&#10;g2gN+GZSDLeJktgEm4RUa1a1KcZ9BykcgEhJ1eWnr/AzJVa/Z8PYcWZ1P2vz1ma7woyRas51Fwo9&#10;JuWcm0z9tOC+z/203+vcbooFIPW9zo0nQGRScm5Y0OBNytXDbAzkJiU3qif1MbJXSTk3uoHcpeSo&#10;HeOeW4aPm1SwOUu3V98/W+HaldT3usms2lJ8gjyY9BvgrEmyvbq6w7b7bCltQe2hJnmyOQICaJyl&#10;vWBSf+uWCiA4r2la23LHr3vXLapFy4Dz35/hcjIm5np1f/3p68oSMUcfP376fVzKOxBL8vkVyjvA&#10;u9s8TTNVFJ4mYoemnDBPOum5Spf5oftXlSwghnaYe9GylIynqeYoeaoJxwTk7BpmHfudpJeS++NJ&#10;JiTT5bwaXMY3ZYTEnBVmnOAl1YxVCFmYis9SXpfb3mShxHQay4yzXFXYky0ISYM/wg6YqQAS74D+&#10;QMOPwh4wUqLZovIOQxXfCnuhM09zgISgaLmwG/okJSpHMVHYqRqAyXEjDTaKUaMKKKKkHAeNSEpW&#10;jneEik5zyGigjAVcAxK+qspw5XgR8WBl5aLhoDJcw47ozNPUGK4cKiIpUbkYKdIYrhwo0nAi2ocF&#10;TqIyXCOUCDxYWTneESqXZDeepspwDftBZ7hG+JDKcOXwkIYOxeCQxnDl2BBJiZaLyjuoDFeODGnA&#10;UIwLaQxXDguRlKwcHxA6wzXsiJmGCcWQkMZw5YgQSYnKRYCQyvzieJAGB8VokMZw5WAQScnKRQNC&#10;48xxKEhDgqI7bXWGa9gPOsM15mlqDNedeJoqw5XxNHWGa1TeQWW4CuUdhKgk4mmqDFdW3iHBcI0G&#10;hMpwDTvCVnwWlIt5mhrDlfM0VYZrzNPUlNuNp6kxXHl5B5ISB0Rc3kFjuO7I09QYrmE/DFSGa8zT&#10;1EbrjjxNheEa8TQhJVouLu+gMfl342lqDFfO09QZrtGAUBmuYUfMpgq/JuZpagxXztNUGa4RT1ON&#10;SnbiaaoMV8bTNFJit0Y33qoM1514mjrDNewHneHa4mlqobB46a0w1bV5mgrLNeZpQkw0X3zvrbqT&#10;2JmnqVFdI54miSka8rGR4LqGnTLrztNUua6cp0lisobxJlvbKu7M01S5rpynSWKKhjyO0rmuu/I0&#10;da5r2Cl9nesab7fVXADfb3fnaapcV77l1rmu0S1LOteVb7q78zRVrivfd5OY3MuDaKToXNewU5Dt&#10;UdYRqi7Ntrcq15VvvnWua7z7Vk+A8+13d56mynXlO3Cd6xpVWNT5cXwP3p2nSSRWKfNDsH5tbGI0&#10;61zXaB+eYEGGKcJZd56mynXle3ESk/0w2ozr+WO+G+/O09SyyMi/hDZkeeTC4CN+AFgTvfnjPREb&#10;DDNiuTaMJseP6UiPcewYTEwW2EvTbxw3xqPyaXHHjPHg9hZx9DnQw1lHWoxjxXQkxThOjAf308o4&#10;RoxHvtPijg+DdEgXQzo2DIgJXcQp8UCW8cBqWplynbo2PAqDL+05JrAlTysMvsQk2z8Yg+/l6XIx&#10;00Pjy3VlZyi8C8e/sPwh3I5hJrg028exbvxi5RpxP21jjuyDM8kpsorjGBXqHTdfod5xexTq3aPE&#10;SHUM10K94+7i6GgvTr37GebaTlUIa1KbnUMZ961UIXwEz+1p/f7NYrN5endxsb5Z3H2br3/79nCz&#10;Wq6XXza/3Sy/XSy/fHm4ubt4Xq5uLwaX/Uvz6Wm1vLlbrx8e7/9czJ/usHmrKWuow/hwCyY44AzH&#10;bvvwfbM0Uj381nAqc6O3Tetd13hsF+35O1eFcDyhiZXKEI4rz7bdsw5hn25RQe6U1n3GnQpyCYbe&#10;Zr48EuL8NlS0H/YarRtGXUivMkKLnnuB8CsjOskVMnOCYiG7yvDbJMV4xldVLEyYJBTjmUXNYmEG&#10;yxDcJMWiMgmgrg1Ek7Hsu5GSbRZl3/uK0aIaCXScVdSOd4GuXdgJKe14P2iWi/LuVB5B1C7qhxGq&#10;OEruxqsjkJRsuyjrrtmO59wNx03SLia5adrxjHtCO94Xmu14vt2Q3ETteE9MQR6VTMeS7SSkWC7q&#10;CcXreEUEk2iXdIsS7ZpuLM2u6xZl2TW78Ry7obiJukW9MKpEu0UJdsIopBkuyq9rHsez66YIgqhb&#10;1AuabuHEBIaboluUWafFV5p+BYKbpFvEcKtGWGUkh2NZdSMlWy7KqqvahRPTzDDcRO34aKhGY0U7&#10;tkCQlKId7wmUqq1E24U9YSluknYRx021HeO4JWwXkdw07QSOm6gdHxGq7RjJzUjJtosuMUL127Fk&#10;O4HkJmrHe0K3XdgVCdvFNDdFO4HlJmkXlSNUbcdobgnbRTy3IZXSEEImgeYmahePCmXMMp5byna8&#10;L1Ttwq6wPDdJu4joptqOEd0StouYbsPpuC/ZTiC6idrFo0KxHWO6JWwXUd1U7cIJaobKm3LkNOE9&#10;odsu7IqE7SKu22g0GUq2E6huku2imoTqmGVct4TtIrKbqh1bK6Z0PEDULh4VylrByG6R7Qr8mkAG&#10;CvyqIW8FftUsQzVsCXLzZ5jTEB1N4ka8G9JM/GEj7tCQdOs0zZE45ieb+NsijnnHiDP+wN4olZm7&#10;eqjqYDYeNN4aGMqCPGAx2rPGb6ux5zo0QjwnCwZhW9iJNA/FLQ8rT1xohNxjTti1HAg7keYhJ+x0&#10;BifIlQVohNxjTti1HAg7keYhJ+xbniB8sz3XCLnHnLBvuRF2Is1DTti1PB7icHzXlgNhtWWwz43z&#10;vEURCueczde7x2o1AmHPmXAizUO18LR2+k4tB8JbWx6MiJENh+/Scii8tWWc6Hcuut0aofDWloeX&#10;xC3tqHMovL3lCfEUu7YcCEctY7qgai64nSio8EJzyPf15h93y280/lsIxqSCo9NfGDLBTuVX5r/a&#10;Z5lYATBeFMDAgmaP588o2/9x+YPwCzN5BPhFb/MDfwHgYXvx6Y/lzX/XvcflpwVobXcf1k8oBkR/&#10;xa8+3z5s/rN8eNwAcTG/qGVWq+UzXXfFf20Qk9n/nu5qYVKCWqB/0vwV6GDBF7oPq3f9/K/lLR6Z&#10;A3MxGjksAigOMeuG07q0zsiiFQ2SQZt+wjFQar/2NfcouRk5cI8+oJQR3sg0Pf8LRYzsVOpEWj7O&#10;foHB8BUl26LbuzY/rn8YzKjCphjN0Yv95I1emM02/3yE/fBh5T5cuw/zx5vFEjWYNm9ANaSPnzb4&#10;F0S/P60e7hfGolZPQqq+PJh3arSoFUZBCKvbK1SGoDR42/W8dW7+/def1Nl5ud6oX9Njxqgqjn5u&#10;XI924OR6VKnN+tPru55x+qbTO18md3KuRzPT/BumkHDW89bJ0/VQz8sGaf2BjSsb3zMXzBn8FnHc&#10;oZzPbDuK800JsGs7n7dOns5XDWuKdwX8hk98FfZPZuajD3s5H4sLWfj4efx5/PcPdsH++rSY21JP&#10;qMDna/DV4iZwZe3QYh3ErFuXb/MOxY2nhCe33dhbJ1M3vqyTKifvxiYIKW48pQOGbTf21snTjQG1&#10;2t3+qbuxrU1Z3HhKdJyWG2OHhfWWrJOpG+M2EZO0Onk3NtmO4sZTKorWdmNvnTzd2MfGg7EtRd1s&#10;zE4rNga1oZ5vzj21BSCv7cbeOpm6sYuNX9KNGXbwUxszW6W8zKFTCv3azhcfScgsr+oj2iN1Po+Y&#10;nPvMJ+FJ2GOdRhx6pM7nMZMzdz4i9LdnPm+dPJddUM4tJ+AlnY9lRA+UWQX1tESPwAendOCk7cbe&#10;Onm6cTW5sugUjm0ZrCPcBOGFCZ3aGyDYI3r0+Mu5z6ESOmUPhOabSGp24ILz/Sp0ag/n86jJuTuf&#10;hClhP5N19Ij7BDC/EenoOJ3PYx3n7nwSEmTZrvnOfM2++QWd7xiiRxwNKtGjiR4lJMjeQZavG/vo&#10;sX9lbyI7rugRE3xxPuN8En5jK1Bm7HyuShkWcNPRgfMdntSJAyLF94zvSaALqjLkHTw6Xt2grn3X&#10;+N6IEv0HJrPbo2c0tM89eJRAF9T6yNz56AC3OS5hS1o1zlfR4SpDZ/dHIV+dzo7z1mXmMzOfBLrg&#10;lrS8nc9tm6WQ71flbI5i5+IBijOfQ6kSUCvvbY/1Zhw8urx3f9QKHokyb/PeJqwE9fz151APK5y7&#10;80mgC44R5j2HuuhRcj4/hx7O+QroYsuIUtWy9sznrZMn4ofaQcgG0InHAdjJGEdB9NgcCdrT+Y5i&#10;AfcAxbnPoRJ8Y/N1p7CAC258BAt4gW/qOVSCb+z1NBk7n1/ABec7/AKOJEDZgdMOnCpmtRZw7Gey&#10;jh5HAyrRgAV8anM84vpt1r7ddy7HsH7bfVlJYlIFT8GLTYSW7xTqw9BT92KPdJx7FCrhQNhhZT0X&#10;D0eXtjjgC3rx7gQ2XEJd4gATByAma8cB3jqZbuT7VGZajgP8BmjPOGAP3/M4x7nPexIKhPr1Wc97&#10;nvgjzHu/yveOIgYtIJDdxtMlBO0Z1Fsn0xn0ihKemEFbBQkHVHL/wCSOK49ynPkMShdbtH3PWydT&#10;36OZk3yvVZGwohJOhsNxuJKE9ixQ2XtPqXRz2/dyh4AmdUXqlu/1L5GuPbTvFdymXnMl3MYW68s4&#10;7zNC8l9ec1Ga9eBrboFtat+TYJuht06ma67bMY9wTyL2X2Hm/IR2LUNbXbOs3lO6dKy1ettiT/nO&#10;oB7/6Y/MShl6scce98z7HMHeG/couBzJue9/JPwHm6KsM0ge/3lBL945eznETSIlc06Zc7pnsT2D&#10;eutkGgc41OY4fc/jEuc+70moDa4lzXveczGo4HsnFYN6hOPcvVjCf3AlRNZe7PGfU/dij3CcuRfT&#10;xcftOMBbJ884AFfB2lzUW1RzowF5slspD5acuxtLUBJuH8t6MvYJgZd04z32Uh4tOXfnk7AkbLCy&#10;dj6/j39J5zuKdFSBpSw0QNSIdijgrZNnKOCJnCfvxh7DOdbZGFd03r97vseNlzi/cL+aPy0ebn6f&#10;b+bhv829mO/uBsvF8uvt3epv/wcAAP//AwBQSwMEFAAGAAgAAAAhAH4qhCrmAAAAEAEAAA8AAABk&#10;cnMvZG93bnJldi54bWxMj09rg0AQxe+FfIdlAr0lqwYlGtcQ0j+nUGhSKL1t3IlK3F1xN2q+faen&#10;5jLwmDdvfi/fTrplA/ausUZAuAyAoSmtakwl4Ov0tlgDc14aJVtrUMAdHWyL2VMuM2VH84nD0VeM&#10;QozLpIDa+y7j3JU1aumWtkNDu4vttfQk+4qrXo4UrlseBUHCtWwMfahlh/say+vxpgW8j3LcrcLX&#10;4XC97O8/p/jj+xCiEM/z6WVDY7cB5nHy/xfw14H4oSCws70Z5VhLep0SvxewiKMQGDmSIEqAnQWs&#10;4jQFXuT8sUjxCwAA//8DAFBLAQItABQABgAIAAAAIQC2gziS/gAAAOEBAAATAAAAAAAAAAAAAAAA&#10;AAAAAABbQ29udGVudF9UeXBlc10ueG1sUEsBAi0AFAAGAAgAAAAhADj9If/WAAAAlAEAAAsAAAAA&#10;AAAAAAAAAAAALwEAAF9yZWxzLy5yZWxzUEsBAi0AFAAGAAgAAAAhACKYXv2ZkwAAE/8FAA4AAAAA&#10;AAAAAAAAAAAALgIAAGRycy9lMm9Eb2MueG1sUEsBAi0AFAAGAAgAAAAhAH4qhCrmAAAAEAEAAA8A&#10;AAAAAAAAAAAAAAAA85UAAGRycy9kb3ducmV2LnhtbFBLBQYAAAAABAAEAPMAAAAGlwAAAAA=&#10;">
            <o:lock v:ext="edit" aspectratio="t"/>
            <v:line id="_x0000_s1160" alt="" style="position:absolute;mso-wrap-style:square;v-text-anchor:top" from="18415,3175" to="2616835,2596515" strokecolor="#8e7ba5" strokeweight="2.04089mm"/>
            <v:rect id="_x0000_s1161" alt="" style="position:absolute;left:18415;top:3175;width:2598420;height:2593340;mso-wrap-style:square;v-text-anchor:top" filled="f" strokecolor="#35274a" strokeweight=".17525mm"/>
            <v:line id="_x0000_s1162" alt="" style="position:absolute;mso-wrap-style:square;v-text-anchor:top" from="-633730,3755390" to="4163060,8542655" coordsize="7554,7539" strokecolor="#8e7ba5" strokeweight="2.04089mm">
              <v:path o:connecttype="custom" o:connectlocs="652145,2134235;3249930,2134235;652145,1681480;3249930,1681480;652145,1228725;3249930,1228725;652145,775970;3249930,775970;652145,323850;3249930,323850;652145,-128905;3249930,-128905;930275,2265680;930275,-327025;1383030,2265680;1383030,-327025;1835785,2265680;1835785,-327025;2288540,2265680;2288540,-327025;2741295,2265680;2741295,-327025;3193415,2265680;3193415,-327025" o:connectangles="0,0,0,0,0,0,0,0,0,0,0,0,0,0,0,0,0,0,0,0,0,0,0,0"/>
            </v:line>
            <v:shape id="_x0000_s1163" type="#_x0000_m3921" alt="" style="position:absolute;left:-633730;top:3755390;width:4796790;height:4787265;mso-wrap-style:square;v-text-anchor:top" coordsize="7554,7539" o:spt="100" adj="-11796480,,5400" path="m,l,7539r7554,l7554,xe" filled="f" strokecolor="#35274a" strokeweight=".17525mm">
              <v:stroke joinstyle="miter"/>
              <v:formulas/>
              <v:path gradientshapeok="t" o:connecttype="custom" o:connectlocs="652145,1907540;3249930,1907540;652145,1455420;3249930,1455420;652145,1002665;3249930,1002665;652145,549910;3249930,549910;652145,97155;3249930,97155;704215,2265680;704215,-327025;1156970,2265680;1156970,-327025;1609725,2265680;1609725,-327025;2061845,2265680;2061845,-327025;2514600,2265680;2514600,-327025;2967355,2265680;2967355,-327025" o:connectangles="0,0,0,0,0,0,0,0,0,0,0,0,0,0,0,0,0,0,0,0,0,0" textboxrect="3163,3163,18437,18437"/>
            </v:shape>
            <v:line id="_x0000_s1164" alt="" style="position:absolute;mso-wrap-style:square;v-text-anchor:top" from="-633730,3755390" to="4163060,8542655" coordsize="7554,7539" strokecolor="#8e7ba5" strokeweight="2.04089mm">
              <v:path o:connecttype="custom" o:connectlocs="652145,1002665;3249930,1002665;2061845,2265680;2061845,-327025" o:connectangles="0,0,0,0"/>
            </v:line>
            <v:shape id="_x0000_s1165" type="#_x0000_m3920" alt="" style="position:absolute;left:883285;top:1885315;width:41910;height:41910;mso-wrap-style:square;v-text-anchor:top" coordsize="66,66" o:spt="100" adj="-11796480,,5400" path="m,l,66r66,l66,xe" filled="f" strokecolor="#35274a" strokeweight=".17525mm">
              <v:stroke joinstyle="miter"/>
              <v:formulas/>
              <v:path gradientshapeok="t" o:connecttype="custom" o:connectlocs="20955,1554480;12700,1556385;5715,1560830;1270,1567180;0,1575435;1270,1583690;5715,1590040;12700,1594485;20955,1596390;28575,1594485;35560,1590040;40005,1583690;41275,1575435;40005,1567180;35560,1560830;28575,1556385;20955,1554480" o:connectangles="0,0,0,0,0,0,0,0,0,0,0,0,0,0,0,0,0" textboxrect="3163,3163,18437,18437"/>
            </v:shape>
            <v:line id="_x0000_s1166" alt="" style="position:absolute;mso-wrap-style:square;v-text-anchor:top" from="883285,1885315" to="925195,1927225" coordsize="66,66" strokecolor="#8e7ba5" strokeweight="2.04089mm">
              <v:path o:connecttype="custom" o:connectlocs="0,1575435;1270,1567180;5715,1560830;12700,1556385;20955,1554480;28575,1556385;35560,1560830;40005,1567180;41275,1575435;40005,1583690;35560,1590040;28575,1594485;20955,1596390;12700,1594485;5715,1590040;1270,1583690;0,1575435" o:connectangles="0,0,0,0,0,0,0,0,0,0,0,0,0,0,0,0,0"/>
            </v:line>
            <v:shape id="_x0000_s1167" type="#_x0000_m3919" alt="" style="position:absolute;left:1301750;top:1567180;width:41910;height:41910;mso-wrap-style:square;v-text-anchor:top" coordsize="66,66" o:spt="100" adj="-11796480,,5400" path="m,l,66r66,l66,xe" filled="f" strokecolor="#35274a" strokeweight=".17525mm">
              <v:stroke joinstyle="miter"/>
              <v:formulas/>
              <v:path gradientshapeok="t" o:connecttype="custom" o:connectlocs="20955,1236980;12700,1238250;6350,1242695;1905,1249680;0,1257935;1905,1265555;6350,1272540;12700,1276985;20955,1278255;28575,1276985;35560,1272540;40005,1265555;41275,1257935;40005,1249680;35560,1242695;28575,1238250;20955,1236980" o:connectangles="0,0,0,0,0,0,0,0,0,0,0,0,0,0,0,0,0" textboxrect="3163,3163,18437,18437"/>
            </v:shape>
            <v:line id="_x0000_s1168" alt="" style="position:absolute;mso-wrap-style:square;v-text-anchor:top" from="1301750,1567180" to="1343660,1609090" coordsize="66,66" strokecolor="#8e7ba5" strokeweight="2.04089mm">
              <v:path o:connecttype="custom" o:connectlocs="0,1257935;1905,1249680;6350,1242695;12700,1238250;20955,1236980;28575,1238250;35560,1242695;40005,1249680;41275,1257935;40005,1265555;35560,1272540;28575,1276985;20955,1278255;12700,1276985;6350,1272540;1905,1265555;0,1257935" o:connectangles="0,0,0,0,0,0,0,0,0,0,0,0,0,0,0,0,0"/>
            </v:line>
            <v:shape id="_x0000_s1169" type="#_x0000_m3918" alt="" style="position:absolute;left:2044700;top:464820;width:41910;height:41910;mso-wrap-style:square;v-text-anchor:top" coordsize="66,66" o:spt="100" adj="-11796480,,5400" path="m,l,66r66,l66,xe" filled="f" strokecolor="#35274a" strokeweight=".17525mm">
              <v:stroke joinstyle="miter"/>
              <v:formulas/>
              <v:path gradientshapeok="t" o:connecttype="custom" o:connectlocs="20955,133985;12700,135890;6350,140335;1270,146685;0,154940;1270,163195;6350,169545;12700,173990;20955,175895;28575,173990;35560,169545;40005,163195;41275,154940;40005,146685;35560,140335;28575,135890;20955,133985" o:connectangles="0,0,0,0,0,0,0,0,0,0,0,0,0,0,0,0,0" textboxrect="3163,3163,18437,18437"/>
            </v:shape>
            <v:line id="_x0000_s1170" alt="" style="position:absolute;mso-wrap-style:square;v-text-anchor:top" from="2044700,464820" to="2086610,506730" coordsize="66,66" strokecolor="#8e7ba5" strokeweight="2.04089mm">
              <v:path o:connecttype="custom" o:connectlocs="0,154940;1270,146685;6350,140335;12700,135890;20955,133985;28575,135890;35560,140335;40005,146685;41275,154940;40005,163195;35560,169545;28575,173990;20955,175895;12700,173990;6350,169545;1270,163195;0,154940" o:connectangles="0,0,0,0,0,0,0,0,0,0,0,0,0,0,0,0,0"/>
            </v:line>
            <v:shape id="_x0000_s1171" type="#_x0000_m3917" alt="" style="position:absolute;left:604520;top:2191385;width:41910;height:41910;mso-wrap-style:square;v-text-anchor:top" coordsize="66,66" o:spt="100" adj="-11796480,,5400" path="m,l,66r66,l66,xe" filled="f" strokecolor="#35274a" strokeweight=".17525mm">
              <v:stroke joinstyle="miter"/>
              <v:formulas/>
              <v:path gradientshapeok="t" o:connecttype="custom" o:connectlocs="20955,1861185;12700,1862455;6350,1866900;1905,1873885;0,1882140;1905,1889760;6350,1896745;12700,1901190;20955,1902460;29210,1901190;35560,1896745;40005,1889760;41910,1882140;40005,1873885;35560,1866900;29210,1862455;20955,1861185" o:connectangles="0,0,0,0,0,0,0,0,0,0,0,0,0,0,0,0,0" textboxrect="3163,3163,18437,18437"/>
            </v:shape>
            <v:line id="_x0000_s1172" alt="" style="position:absolute;mso-wrap-style:square;v-text-anchor:top" from="604520,2191385" to="646430,2233295" coordsize="66,66" strokecolor="#8e7ba5" strokeweight="2.04089mm">
              <v:path o:connecttype="custom" o:connectlocs="0,1882140;1905,1873885;6350,1866900;12700,1862455;20955,1861185;29210,1862455;35560,1866900;40005,1873885;41910,1882140;40005,1889760;35560,1896745;29210,1901190;20955,1902460;12700,1901190;6350,1896745;1905,1889760;0,1882140" o:connectangles="0,0,0,0,0,0,0,0,0,0,0,0,0,0,0,0,0"/>
            </v:line>
            <v:shape id="_x0000_s1173" type="#_x0000_m3916" alt="" style="position:absolute;left:1866265;top:904875;width:41910;height:41910;mso-wrap-style:square;v-text-anchor:top" coordsize="66,66" o:spt="100" adj="-11796480,,5400" path="m,l,66r66,l66,xe" filled="f" strokecolor="#35274a" strokeweight=".17525mm">
              <v:stroke joinstyle="miter"/>
              <v:formulas/>
              <v:path gradientshapeok="t" o:connecttype="custom" o:connectlocs="20955,574675;12700,575945;6350,580390;1905,587375;0,594995;1905,603250;6350,610235;12700,614680;20955,615950;29210,614680;35560,610235;40005,603250;41910,594995;40005,587375;35560,580390;29210,575945;20955,574675" o:connectangles="0,0,0,0,0,0,0,0,0,0,0,0,0,0,0,0,0" textboxrect="3163,3163,18437,18437"/>
            </v:shape>
            <v:line id="_x0000_s1174" alt="" style="position:absolute;mso-wrap-style:square;v-text-anchor:top" from="1866265,904875" to="1908175,946785" coordsize="66,66" strokeweight=".17525mm">
              <v:path o:connecttype="custom" o:connectlocs="0,594995;1905,587375;6350,580390;12700,575945;20955,574675;29210,575945;35560,580390;40005,587375;41910,594995;40005,603250;35560,610235;29210,614680;20955,615950;12700,614680;6350,610235;1905,603250;0,594995" o:connectangles="0,0,0,0,0,0,0,0,0,0,0,0,0,0,0,0,0"/>
            </v:line>
            <v:line id="_x0000_s1175" alt="" style="position:absolute;mso-wrap-style:square;v-text-anchor:top" from="2075180,570230" to="2117090,612140" coordsize="66,66" strokeweight=".17525mm">
              <v:path o:connecttype="custom" o:connectlocs="20955,239395;12700,241300;6350,245745;1905,252095;0,260350;1905,268605;6350,274955;12700,279400;20955,281305;29210,279400;35560,274955;40005,268605;41910,260350;40005,252095;35560,245745;29210,241300;20955,239395" o:connectangles="0,0,0,0,0,0,0,0,0,0,0,0,0,0,0,0,0"/>
            </v:line>
            <v:shape id="_x0000_s1176" alt="" style="position:absolute;left:2075180;top:570230;width:41910;height:41910;mso-wrap-style:square;v-text-anchor:top" coordsize="66,66" o:spt="100" adj="0,,0" path="m,33l3,20,10,10,20,3,33,,46,3r10,7l63,20r3,13l63,46,56,56,46,63,33,66,20,63,10,56,3,46,,33e" filled="f" strokecolor="#333" strokeweight=".17525mm">
              <v:stroke joinstyle="round"/>
              <v:formulas/>
              <v:path arrowok="t" o:connecttype="custom" o:connectlocs="0,260350;1905,252095;6350,245745;12700,241300;20955,239395;29210,241300;35560,245745;40005,252095;41910,260350;40005,268605;35560,274955;29210,279400;20955,281305;12700,279400;6350,274955;1905,268605;0,260350" o:connectangles="0,0,0,0,0,0,0,0,0,0,0,0,0,0,0,0,0"/>
            </v:shape>
            <v:group id="_x0000_s1177" alt="" style="position:absolute;left:1118235;top:1690370;width:41910;height:41910;mso-position-horizontal-relative:page" coordorigin="1774,-67" coordsize="4296,973">
              <v:shape id="_x0000_s1178" alt="" style="position:absolute;left:1799;top:316;width:4270;height:47" coordorigin="1800,317" coordsize="4270,47" o:spt="100" adj="0,,0" path="m6048,317r21,m5907,317r14,m5765,317r14,m5624,317r14,m5483,317r14,m5341,317r14,m5200,317r14,m5058,317r15,m4917,317r14,m4776,317r14,m4634,317r14,m1800,317r2707,m3362,363r2707,m3220,363r15,m3079,363r14,m2938,363r14,m2796,363r15,m2655,363r14,m2514,363r14,m2372,363r14,m2231,363r14,m2089,363r15,m1948,363r14,m1800,363r21,e" filled="f" strokecolor="red" strokeweight=".17525mm">
                <v:stroke dashstyle="dash" joinstyle="round"/>
                <v:formulas/>
                <v:path arrowok="t" o:connecttype="segments"/>
              </v:shape>
              <v:line id="_x0000_s1179" alt="" style="position:absolute" from="1885,340" to="1885,815" strokecolor="#ffd98a" strokeweight="2.244mm"/>
              <v:rect id="_x0000_s1180" alt="" style="position:absolute;left:1820;top:339;width:128;height:475" filled="f" strokecolor="#f69100" strokeweight=".17525mm"/>
              <v:line id="_x0000_s1181" alt="" style="position:absolute" from="2026,340" to="2026,711" strokecolor="#ffd98a" strokeweight="2.244mm"/>
              <v:rect id="_x0000_s1182" alt="" style="position:absolute;left:1962;top:339;width:128;height:371" filled="f" strokecolor="#f69100" strokeweight=".17525mm"/>
              <v:line id="_x0000_s1183" alt="" style="position:absolute" from="2167,340" to="2167,666" strokecolor="#ffd98a" strokeweight="2.244mm"/>
              <v:rect id="_x0000_s1184" alt="" style="position:absolute;left:2103;top:339;width:128;height:327" filled="f" strokecolor="#f69100" strokeweight=".17525mm"/>
              <v:line id="_x0000_s1185" alt="" style="position:absolute" from="2309,340" to="2309,663" strokecolor="#ffd98a" strokeweight="2.244mm"/>
              <v:rect id="_x0000_s1186" alt="" style="position:absolute;left:2245;top:339;width:128;height:324" filled="f" strokecolor="#f69100" strokeweight=".17525mm"/>
              <v:line id="_x0000_s1187" alt="" style="position:absolute" from="2450,340" to="2450,579" strokecolor="#ffd98a" strokeweight="2.244mm"/>
              <v:rect id="_x0000_s1188" alt="" style="position:absolute;left:2386;top:339;width:128;height:240" filled="f" strokecolor="#f69100" strokeweight=".17525mm"/>
              <v:line id="_x0000_s1189" alt="" style="position:absolute" from="2591,340" to="2591,527" strokecolor="#d2eef5" strokeweight="2.244mm"/>
              <v:rect id="_x0000_s1190" alt="" style="position:absolute;left:2527;top:339;width:128;height:188" filled="f" strokecolor="#5bbcd6" strokeweight=".17525mm"/>
              <v:line id="_x0000_s1191" alt="" style="position:absolute" from="2733,340" to="2733,510" strokecolor="#ff9595" strokeweight="2.244mm"/>
              <v:rect id="_x0000_s1192" alt="" style="position:absolute;left:2669;top:339;width:128;height:171" filled="f" strokecolor="red" strokeweight=".17525mm"/>
              <v:line id="_x0000_s1193" alt="" style="position:absolute" from="2874,340" to="2874,489" strokecolor="#ff9595" strokeweight="2.244mm"/>
              <v:rect id="_x0000_s1194" alt="" style="position:absolute;left:2810;top:339;width:128;height:150" filled="f" strokecolor="red" strokeweight=".17525mm"/>
              <v:rect id="_x0000_s1195" alt="" style="position:absolute;left:2951;top:339;width:128;height:128" fillcolor="#ff9595" stroked="f"/>
              <v:rect id="_x0000_s1196" alt="" style="position:absolute;left:2951;top:339;width:128;height:128" filled="f" strokecolor="red" strokeweight=".17525mm"/>
              <v:rect id="_x0000_s1197" alt="" style="position:absolute;left:3093;top:339;width:128;height:114" fillcolor="#ff9595" stroked="f"/>
              <v:rect id="_x0000_s1198" alt="" style="position:absolute;left:3093;top:339;width:128;height:114" filled="f" strokecolor="red" strokeweight=".17525mm"/>
              <v:rect id="_x0000_s1199" alt="" style="position:absolute;left:3234;top:339;width:128;height:101" fillcolor="#d2eef5" stroked="f"/>
              <v:rect id="_x0000_s1200" alt="" style="position:absolute;left:3234;top:339;width:128;height:101" filled="f" strokecolor="#5bbcd6" strokeweight=".17525mm"/>
              <v:rect id="_x0000_s1201" alt="" style="position:absolute;left:3376;top:339;width:128;height:41" fillcolor="#ff9595" stroked="f"/>
              <v:rect id="_x0000_s1202" alt="" style="position:absolute;left:3376;top:339;width:128;height:41" filled="f" strokecolor="red" strokeweight=".17525mm"/>
              <v:rect id="_x0000_s1203" alt="" style="position:absolute;left:3517;top:339;width:128;height:33" fillcolor="#ff9595" stroked="f"/>
              <v:rect id="_x0000_s1204" alt="" style="position:absolute;left:3517;top:339;width:128;height:33" filled="f" strokecolor="red" strokeweight=".17525mm"/>
              <v:rect id="_x0000_s1205" alt="" style="position:absolute;left:3658;top:339;width:128;height:26" fillcolor="#d2eef5" stroked="f"/>
              <v:rect id="_x0000_s1206" alt="" style="position:absolute;left:3653;top:334;width:138;height:36" fillcolor="#5bbcd6" stroked="f"/>
              <v:rect id="_x0000_s1207" alt="" style="position:absolute;left:3800;top:339;width:128;height:24" fillcolor="#ff9595" stroked="f"/>
              <v:rect id="_x0000_s1208" alt="" style="position:absolute;left:3795;top:334;width:138;height:34" fillcolor="red" stroked="f"/>
              <v:shape id="_x0000_s1209" alt="" style="position:absolute;left:3941;top:339;width:269;height:17" coordorigin="3942,340" coordsize="269,17" o:spt="100" adj="0,,0" path="m4069,340r-127,l3942,357r127,l4069,340t141,l4083,340r,13l4210,353r,-13e" fillcolor="#bfbfbf" stroked="f">
                <v:stroke joinstyle="round"/>
                <v:formulas/>
                <v:path arrowok="t" o:connecttype="segments"/>
              </v:shape>
              <v:rect id="_x0000_s1210" alt="" style="position:absolute;left:4224;top:306;width:128;height:34" fillcolor="#d2eef5" stroked="f"/>
              <v:rect id="_x0000_s1211" alt="" style="position:absolute;left:4224;top:306;width:128;height:34" filled="f" strokecolor="#5bbcd6" strokeweight=".17525mm"/>
              <v:rect id="_x0000_s1212" alt="" style="position:absolute;left:4365;top:276;width:128;height:64" fillcolor="#ff9595" stroked="f"/>
              <v:rect id="_x0000_s1213" alt="" style="position:absolute;left:4365;top:276;width:128;height:64" filled="f" strokecolor="red" strokeweight=".17525mm"/>
              <v:rect id="_x0000_s1214" alt="" style="position:absolute;left:4507;top:259;width:128;height:81" fillcolor="#bae1c0" stroked="f"/>
              <v:rect id="_x0000_s1215" alt="" style="position:absolute;left:4507;top:259;width:128;height:81" filled="f" strokecolor="#50a45c" strokeweight=".17525mm"/>
              <v:rect id="_x0000_s1216" alt="" style="position:absolute;left:4648;top:258;width:128;height:82" fillcolor="#bae1c0" stroked="f"/>
              <v:rect id="_x0000_s1217" alt="" style="position:absolute;left:4648;top:258;width:128;height:82" filled="f" strokecolor="#50a45c" strokeweight=".17525mm"/>
              <v:rect id="_x0000_s1218" alt="" style="position:absolute;left:4789;top:228;width:128;height:112" fillcolor="#bae1c0" stroked="f"/>
              <v:rect id="_x0000_s1219" alt="" style="position:absolute;left:4789;top:228;width:128;height:112" filled="f" strokecolor="#50a45c" strokeweight=".17525mm"/>
              <v:rect id="_x0000_s1220" alt="" style="position:absolute;left:4931;top:219;width:128;height:120" fillcolor="#bae1c0" stroked="f"/>
              <v:rect id="_x0000_s1221" alt="" style="position:absolute;left:4931;top:219;width:128;height:120" filled="f" strokecolor="#50a45c" strokeweight=".17525mm"/>
              <v:line id="_x0000_s1222" alt="" style="position:absolute" from="5136,204" to="5136,340" strokecolor="#bae1c0" strokeweight="2.244mm"/>
              <v:rect id="_x0000_s1223" alt="" style="position:absolute;left:5072;top:203;width:128;height:136" filled="f" strokecolor="#50a45c" strokeweight=".17525mm"/>
              <v:line id="_x0000_s1224" alt="" style="position:absolute" from="5278,179" to="5278,340" strokecolor="#bae1c0" strokeweight="2.244mm"/>
              <v:rect id="_x0000_s1225" alt="" style="position:absolute;left:5213;top:178;width:128;height:161" filled="f" strokecolor="#50a45c" strokeweight=".17525mm"/>
              <v:line id="_x0000_s1226" alt="" style="position:absolute" from="5419,120" to="5419,340" strokecolor="#bae1c0" strokeweight="2.244mm"/>
              <v:rect id="_x0000_s1227" alt="" style="position:absolute;left:5355;top:119;width:128;height:220" filled="f" strokecolor="#50a45c" strokeweight=".17525mm"/>
              <v:line id="_x0000_s1228" alt="" style="position:absolute" from="5560,87" to="5560,340" strokecolor="#bae1c0" strokeweight="2.244mm"/>
              <v:rect id="_x0000_s1229" alt="" style="position:absolute;left:5496;top:86;width:128;height:254" filled="f" strokecolor="#50a45c" strokeweight=".17525mm"/>
              <v:line id="_x0000_s1230" alt="" style="position:absolute" from="5702,76" to="5702,340" strokecolor="#bae1c0" strokeweight="2.244mm"/>
              <v:rect id="_x0000_s1231" alt="" style="position:absolute;left:5638;top:76;width:128;height:264" filled="f" strokecolor="#50a45c" strokeweight=".17525mm"/>
              <v:line id="_x0000_s1232" alt="" style="position:absolute" from="5843,64" to="5843,340" strokecolor="#bae1c0" strokeweight="2.244mm"/>
              <v:rect id="_x0000_s1233" alt="" style="position:absolute;left:5779;top:63;width:128;height:276" filled="f" strokecolor="#50a45c" strokeweight=".17525mm"/>
              <v:line id="_x0000_s1234" alt="" style="position:absolute" from="5984,10" to="5984,340" strokecolor="#bae1c0" strokeweight="2.244mm"/>
              <v:rect id="_x0000_s1235" alt="" style="position:absolute;left:5920;top:10;width:128;height:330" filled="f" strokecolor="#50a45c" strokeweight=".17525mm"/>
              <v:line id="_x0000_s1236" alt="" style="position:absolute" from="1800,340" to="6069,340" strokeweight=".17525mm"/>
              <v:line id="_x0000_s1237" alt="" style="position:absolute" from="1800,906" to="1800,-67" strokeweight=".17525mm"/>
              <v:shape id="_x0000_s1238" alt="" style="position:absolute;left:719;top:5780;width:55;height:1493" coordorigin="720,5780" coordsize="55,1493" o:spt="100" adj="0,,0" path="m1774,801r26,m1774,571r26,m1774,340r26,m1774,109r26,e" filled="f" strokecolor="#333" strokeweight=".17525mm">
                <v:stroke joinstyle="round"/>
                <v:formulas/>
                <v:path arrowok="t" o:connecttype="segments"/>
              </v:shape>
            </v:group>
            <v:shape id="_x0000_s1239" alt="" style="position:absolute;left:1118235;top:1690370;width:41910;height:41910;mso-wrap-style:square;v-text-anchor:top" coordsize="66,66" o:spt="100" adj="0,,0" path="m,33l3,20,10,10,20,3,33,,46,3r10,7l63,20r3,13l63,46,56,56,46,63,33,66,20,63,10,56,3,46,,33e" filled="f" strokecolor="red" strokeweight=".17525mm">
              <v:stroke dashstyle="dash" joinstyle="round"/>
              <v:formulas/>
              <v:path arrowok="t" o:connecttype="custom" o:connectlocs="0,1380490;1905,1372235;6350,1365885;12700,1361440;20955,1359535;29210,1361440;35560,1365885;40005,1372235;41910,1380490;40005,1388745;35560,1395095;29210,1399540;20955,1401445;12700,1399540;6350,1395095;1905,1388745;0,1380490" o:connectangles="0,0,0,0,0,0,0,0,0,0,0,0,0,0,0,0,0"/>
            </v:shape>
            <v:line id="_x0000_s1240" alt="" style="position:absolute;mso-wrap-style:square;v-text-anchor:top" from="1151890,1872615" to="1193800,1914525" coordsize="66,66" strokecolor="#ffd98a" strokeweight="2.244mm">
              <v:path o:connecttype="custom" o:connectlocs="20955,1541780;12700,1543685;6350,1548130;1905,1554480;0,1562735;1905,1570990;6350,1577340;12700,1581785;20955,1583690;28575,1581785;35560,1577340;40005,1570990;41275,1562735;40005,1554480;35560,1548130;28575,1543685;20955,1541780" o:connectangles="0,0,0,0,0,0,0,0,0,0,0,0,0,0,0,0,0"/>
            </v:line>
            <v:shape id="_x0000_s1241" type="#_x0000_m3915" alt="" style="position:absolute;left:1151890;top:1872615;width:41910;height:41910;mso-wrap-style:square;v-text-anchor:top" coordsize="66,66" o:spt="100" adj="-11796480,,5400" path="m,l,66r66,l66,xe" filled="f" strokecolor="#f69100" strokeweight=".17525mm">
              <v:stroke joinstyle="miter"/>
              <v:formulas/>
              <v:path gradientshapeok="t" o:connecttype="custom" o:connectlocs="0,1562735;1905,1554480;6350,1548130;12700,1543685;20955,1541780;28575,1543685;35560,1548130;40005,1554480;41275,1562735;40005,1570990;35560,1577340;28575,1581785;20955,1583690;12700,1581785;6350,1577340;1905,1570990;0,1562735" o:connectangles="0,0,0,0,0,0,0,0,0,0,0,0,0,0,0,0,0" textboxrect="3163,3163,18437,18437"/>
            </v:shape>
            <v:line id="_x0000_s1242" alt="" style="position:absolute;mso-wrap-style:square;v-text-anchor:top" from="1962150,581660" to="2004060,623570" coordsize="66,66" strokecolor="#ffd98a" strokeweight="2.244mm">
              <v:path o:connecttype="custom" o:connectlocs="20320,251460;12700,252730;5715,257810;1270,264160;0,272415;1270,280035;5715,287020;12700,291465;20320,292735;28575,291465;35560,287020;40005,280035;41275,272415;40005,264160;35560,257810;28575,252730;20320,251460" o:connectangles="0,0,0,0,0,0,0,0,0,0,0,0,0,0,0,0,0"/>
            </v:line>
            <v:shape id="_x0000_s1243" type="#_x0000_m3914" alt="" style="position:absolute;left:1962150;top:581660;width:41910;height:41910;mso-wrap-style:square;v-text-anchor:top" coordsize="66,66" o:spt="100" adj="-11796480,,5400" path="m,l,66r66,l66,xe" filled="f" strokecolor="#f69100" strokeweight=".17525mm">
              <v:stroke joinstyle="miter"/>
              <v:formulas/>
              <v:path gradientshapeok="t" o:connecttype="custom" o:connectlocs="0,272415;1270,264160;5715,257810;12700,252730;20320,251460;28575,252730;35560,257810;40005,264160;41275,272415;40005,280035;35560,287020;28575,291465;20320,292735;12700,291465;5715,287020;1270,280035;0,272415" o:connectangles="0,0,0,0,0,0,0,0,0,0,0,0,0,0,0,0,0" textboxrect="3163,3163,18437,18437"/>
            </v:shape>
            <v:line id="_x0000_s1244" alt="" style="position:absolute;mso-wrap-style:square;v-text-anchor:top" from="1767840,961390" to="1809750,1003300" coordsize="66,66" strokecolor="#ffd98a" strokeweight="2.244mm">
              <v:path o:connecttype="custom" o:connectlocs="20955,630555;12700,632460;6350,636905;1905,643255;0,651510;1905,659765;6350,666115;12700,670560;20955,672465;28575,670560;35560,666115;40005,659765;41275,651510;40005,643255;35560,636905;28575,632460;20955,630555" o:connectangles="0,0,0,0,0,0,0,0,0,0,0,0,0,0,0,0,0"/>
            </v:line>
            <v:shape id="_x0000_s1245" type="#_x0000_m3913" alt="" style="position:absolute;left:1767840;top:961390;width:41910;height:41910;mso-wrap-style:square;v-text-anchor:top" coordsize="66,66" o:spt="100" adj="-11796480,,5400" path="m,l,66r66,l66,xe" filled="f" strokecolor="#f69100" strokeweight=".17525mm">
              <v:stroke joinstyle="miter"/>
              <v:formulas/>
              <v:path gradientshapeok="t" o:connecttype="custom" o:connectlocs="0,651510;1905,643255;6350,636905;12700,632460;20955,630555;28575,632460;35560,636905;40005,643255;41275,651510;40005,659765;35560,666115;28575,670560;20955,672465;12700,670560;6350,666115;1905,659765;0,651510" o:connectangles="0,0,0,0,0,0,0,0,0,0,0,0,0,0,0,0,0" textboxrect="3163,3163,18437,18437"/>
            </v:shape>
            <v:line id="_x0000_s1246" alt="" style="position:absolute;mso-wrap-style:square;v-text-anchor:top" from="1736090,1200150" to="1778000,1242060" coordsize="66,66" strokecolor="#ffd98a" strokeweight="2.244mm">
              <v:path o:connecttype="custom" o:connectlocs="20955,869950;12700,871220;6350,875665;1905,882650;0,890270;1905,898525;6350,904875;12700,909320;20955,911225;29210,909320;35560,904875;40005,898525;41910,890270;40005,882650;35560,875665;29210,871220;20955,869950" o:connectangles="0,0,0,0,0,0,0,0,0,0,0,0,0,0,0,0,0"/>
            </v:line>
            <v:shape id="_x0000_s1247" type="#_x0000_m3912" alt="" style="position:absolute;left:1736090;top:1200150;width:41910;height:41910;mso-wrap-style:square;v-text-anchor:top" coordsize="66,66" o:spt="100" adj="-11796480,,5400" path="m,l,66r66,l66,xe" filled="f" strokecolor="#f69100" strokeweight=".17525mm">
              <v:stroke joinstyle="miter"/>
              <v:formulas/>
              <v:path gradientshapeok="t" o:connecttype="custom" o:connectlocs="0,890270;1905,882650;6350,875665;12700,871220;20955,869950;29210,871220;35560,875665;40005,882650;41910,890270;40005,898525;35560,904875;29210,909320;20955,911225;12700,909320;6350,904875;1905,898525;0,890270" o:connectangles="0,0,0,0,0,0,0,0,0,0,0,0,0,0,0,0,0" textboxrect="3163,3163,18437,18437"/>
            </v:shape>
            <v:line id="_x0000_s1248" alt="" style="position:absolute;mso-wrap-style:square;v-text-anchor:top" from="842010,2192020" to="883920,2233930" coordsize="66,66" strokecolor="#ffd98a" strokeweight="2.244mm">
              <v:path o:connecttype="custom" o:connectlocs="20320,1861185;12700,1863090;5715,1867535;1270,1873885;0,1882140;1270,1890395;5715,1896745;12700,1901190;20320,1903095;28575,1901190;35560,1896745;40005,1890395;41275,1882140;40005,1873885;35560,1867535;28575,1863090;20320,1861185" o:connectangles="0,0,0,0,0,0,0,0,0,0,0,0,0,0,0,0,0"/>
            </v:line>
            <v:shape id="_x0000_s1249" type="#_x0000_m3911" alt="" style="position:absolute;left:842010;top:2192020;width:41910;height:41910;mso-wrap-style:square;v-text-anchor:top" coordsize="66,66" o:spt="100" adj="-11796480,,5400" path="m,l,66r66,l66,xe" filled="f" strokecolor="#f69100" strokeweight=".17525mm">
              <v:stroke joinstyle="miter"/>
              <v:formulas/>
              <v:path gradientshapeok="t" o:connecttype="custom" o:connectlocs="0,1882140;1270,1873885;5715,1867535;12700,1863090;20320,1861185;28575,1863090;35560,1867535;40005,1873885;41275,1882140;40005,1890395;35560,1896745;28575,1901190;20320,1903095;12700,1901190;5715,1896745;1270,1890395;0,1882140" o:connectangles="0,0,0,0,0,0,0,0,0,0,0,0,0,0,0,0,0" textboxrect="3163,3163,18437,18437"/>
            </v:shape>
            <v:line id="_x0000_s1250" alt="" style="position:absolute;mso-wrap-style:square;v-text-anchor:top" from="1812925,704850" to="1854835,746760" coordsize="66,66" strokecolor="#d2eef5" strokeweight="2.244mm">
              <v:path o:connecttype="custom" o:connectlocs="20320,374650;12700,376555;5715,381000;1270,387350;0,395605;1270,403225;5715,410210;12700,414655;20320,415925;28575,414655;35560,410210;40005,403225;41275,395605;40005,387350;35560,381000;28575,376555;20320,374650" o:connectangles="0,0,0,0,0,0,0,0,0,0,0,0,0,0,0,0,0"/>
            </v:line>
            <v:shape id="_x0000_s1251" type="#_x0000_m3910" alt="" style="position:absolute;left:1812925;top:704850;width:41910;height:41910;mso-wrap-style:square;v-text-anchor:top" coordsize="66,66" o:spt="100" adj="-11796480,,5400" path="m,l,66r66,l66,xe" filled="f" strokecolor="#5bbcd6" strokeweight=".17525mm">
              <v:stroke joinstyle="miter"/>
              <v:formulas/>
              <v:path gradientshapeok="t" o:connecttype="custom" o:connectlocs="0,395605;1270,387350;5715,381000;12700,376555;20320,374650;28575,376555;35560,381000;40005,387350;41275,395605;40005,403225;35560,410210;28575,414655;20320,415925;12700,414655;5715,410210;1270,403225;0,395605" o:connectangles="0,0,0,0,0,0,0,0,0,0,0,0,0,0,0,0,0" textboxrect="3163,3163,18437,18437"/>
            </v:shape>
            <v:line id="_x0000_s1252" alt="" style="position:absolute;mso-wrap-style:square;v-text-anchor:top" from="949960,1716405" to="991870,1758315" coordsize="66,66" strokecolor="#ff9595" strokeweight="2.244mm">
              <v:path o:connecttype="custom" o:connectlocs="20955,1386205;12700,1388110;6350,1392555;1905,1398905;0,1407160;1905,1414780;6350,1421765;12700,1426210;20955,1427480;29210,1426210;35560,1421765;40005,1414780;41910,1407160;40005,1398905;35560,1392555;29210,1388110;20955,1386205" o:connectangles="0,0,0,0,0,0,0,0,0,0,0,0,0,0,0,0,0"/>
            </v:line>
            <v:shape id="_x0000_s1253" type="#_x0000_m3909" alt="" style="position:absolute;left:949960;top:1716405;width:41910;height:41910;mso-wrap-style:square;v-text-anchor:top" coordsize="66,66" o:spt="100" adj="-11796480,,5400" path="m,l,66r66,l66,xe" filled="f" strokecolor="red" strokeweight=".17525mm">
              <v:stroke joinstyle="miter"/>
              <v:formulas/>
              <v:path gradientshapeok="t" o:connecttype="custom" o:connectlocs="0,1407160;1905,1398905;6350,1392555;12700,1388110;20955,1386205;29210,1388110;35560,1392555;40005,1398905;41910,1407160;40005,1414780;35560,1421765;29210,1426210;20955,1427480;12700,1426210;6350,1421765;1905,1414780;0,1407160" o:connectangles="0,0,0,0,0,0,0,0,0,0,0,0,0,0,0,0,0" textboxrect="3163,3163,18437,18437"/>
            </v:shape>
            <v:line id="_x0000_s1254" alt="" style="position:absolute;mso-wrap-style:square;v-text-anchor:top" from="1759585,833755" to="1801495,875665" coordsize="66,66" strokecolor="#ff9595" strokeweight="2.244mm">
              <v:path o:connecttype="custom" o:connectlocs="20955,503555;12700,504825;6350,509270;1905,516255;0,524510;1905,532130;6350,539115;12700,543560;20955,544830;28575,543560;35560,539115;40005,532130;41275,524510;40005,516255;35560,509270;28575,504825;20955,503555" o:connectangles="0,0,0,0,0,0,0,0,0,0,0,0,0,0,0,0,0"/>
            </v:line>
            <v:shape id="_x0000_s1255" type="#_x0000_m3908" alt="" style="position:absolute;left:1759585;top:833755;width:41910;height:41910;mso-wrap-style:square;v-text-anchor:top" coordsize="66,66" o:spt="100" adj="-11796480,,5400" path="m,l,66r66,l66,xe" filled="f" strokecolor="red" strokeweight=".17525mm">
              <v:stroke joinstyle="miter"/>
              <v:formulas/>
              <v:path gradientshapeok="t" o:connecttype="custom" o:connectlocs="0,524510;1905,516255;6350,509270;12700,504825;20955,503555;28575,504825;35560,509270;40005,516255;41275,524510;40005,532130;35560,539115;28575,543560;20955,544830;12700,543560;6350,539115;1905,532130;0,524510" o:connectangles="0,0,0,0,0,0,0,0,0,0,0,0,0,0,0,0,0" textboxrect="3163,3163,18437,18437"/>
            </v:shape>
            <v:shape id="_x0000_s1256" type="#_x0000_m3907" alt="" style="position:absolute;left:1726565;top:655320;width:41910;height:41910;mso-wrap-style:square;v-text-anchor:top" coordsize="66,66" o:spt="100" adj="-11796480,,5400" path="m,l,66r66,l66,xe" fillcolor="#ff9595" stroked="f">
              <v:stroke joinstyle="miter"/>
              <v:formulas/>
              <v:path gradientshapeok="t" o:connecttype="custom" o:connectlocs="20955,324485;12700,326390;6350,330835;1905,337185;0,345440;1905,353695;6350,360045;12700,364490;20955,366395;29210,364490;35560,360045;40005,353695;41910,345440;40005,337185;35560,330835;29210,326390;20955,324485" o:connectangles="0,0,0,0,0,0,0,0,0,0,0,0,0,0,0,0,0" textboxrect="3163,3163,18437,18437"/>
            </v:shape>
            <v:shape id="_x0000_s1257" type="#_x0000_m3906" alt="" style="position:absolute;left:1726565;top:655320;width:41910;height:41910;mso-wrap-style:square;v-text-anchor:top" coordsize="66,66" o:spt="100" adj="-11796480,,5400" path="m,l,66r66,l66,xe" filled="f" strokecolor="red" strokeweight=".17525mm">
              <v:stroke joinstyle="miter"/>
              <v:formulas/>
              <v:path gradientshapeok="t" o:connecttype="custom" o:connectlocs="0,345440;1905,337185;6350,330835;12700,326390;20955,324485;29210,326390;35560,330835;40005,337185;41910,345440;40005,353695;35560,360045;29210,364490;20955,366395;12700,364490;6350,360045;1905,353695;0,345440" o:connectangles="0,0,0,0,0,0,0,0,0,0,0,0,0,0,0,0,0" textboxrect="3163,3163,18437,18437"/>
            </v:shape>
            <v:shape id="_x0000_s1258" type="#_x0000_m3905" alt="" style="position:absolute;left:860425;top:2077085;width:41910;height:41910;mso-wrap-style:square;v-text-anchor:top" coordsize="66,66" o:spt="100" adj="-11796480,,5400" path="m,l,66r66,l66,xe" fillcolor="#ff9595" stroked="f">
              <v:stroke joinstyle="miter"/>
              <v:formulas/>
              <v:path gradientshapeok="t" o:connecttype="custom" o:connectlocs="20955,1746885;12700,1748790;6350,1753235;1905,1759585;0,1767840;1905,1776095;6350,1782445;12700,1786890;20955,1788795;28575,1786890;35560,1782445;40005,1776095;41275,1767840;40005,1759585;35560,1753235;28575,1748790;20955,1746885" o:connectangles="0,0,0,0,0,0,0,0,0,0,0,0,0,0,0,0,0" textboxrect="3163,3163,18437,18437"/>
            </v:shape>
            <v:shape id="_x0000_s1259" type="#_x0000_m3904" alt="" style="position:absolute;left:860425;top:2077085;width:41910;height:41910;mso-wrap-style:square;v-text-anchor:top" coordsize="66,66" o:spt="100" adj="-11796480,,5400" path="m,l,66r66,l66,xe" filled="f" strokecolor="red" strokeweight=".17525mm">
              <v:stroke joinstyle="miter"/>
              <v:formulas/>
              <v:path gradientshapeok="t" o:connecttype="custom" o:connectlocs="0,1767840;1905,1759585;6350,1753235;12700,1748790;20955,1746885;28575,1748790;35560,1753235;40005,1759585;41275,1767840;40005,1776095;35560,1782445;28575,1786890;20955,1788795;12700,1786890;6350,1782445;1905,1776095;0,1767840" o:connectangles="0,0,0,0,0,0,0,0,0,0,0,0,0,0,0,0,0" textboxrect="3163,3163,18437,18437"/>
            </v:shape>
            <v:shape id="_x0000_s1260" type="#_x0000_m3903" alt="" style="position:absolute;left:1236345;top:1197610;width:41910;height:41910;mso-wrap-style:square;v-text-anchor:top" coordsize="66,66" o:spt="100" adj="-11796480,,5400" path="m,l,66r66,l66,xe" fillcolor="#d2eef5" stroked="f">
              <v:stroke joinstyle="miter"/>
              <v:formulas/>
              <v:path gradientshapeok="t" o:connecttype="custom" o:connectlocs="20320,866775;12700,868680;5715,873125;1270,879475;0,887730;1270,895985;5715,902335;12700,906780;20320,908685;28575,906780;35560,902335;40005,895985;41275,887730;40005,879475;35560,873125;28575,868680;20320,866775" o:connectangles="0,0,0,0,0,0,0,0,0,0,0,0,0,0,0,0,0" textboxrect="3163,3163,18437,18437"/>
            </v:shape>
            <v:shape id="_x0000_s1261" type="#_x0000_m3902" alt="" style="position:absolute;left:1236345;top:1197610;width:41910;height:41910;mso-wrap-style:square;v-text-anchor:top" coordsize="66,66" o:spt="100" adj="-11796480,,5400" path="m,l,66r66,l66,xe" filled="f" strokecolor="#5bbcd6" strokeweight=".17525mm">
              <v:stroke joinstyle="miter"/>
              <v:formulas/>
              <v:path gradientshapeok="t" o:connecttype="custom" o:connectlocs="0,887730;1270,879475;5715,873125;12700,868680;20320,866775;28575,868680;35560,873125;40005,879475;41275,887730;40005,895985;35560,902335;28575,906780;20320,908685;12700,906780;5715,902335;1270,895985;0,887730" o:connectangles="0,0,0,0,0,0,0,0,0,0,0,0,0,0,0,0,0" textboxrect="3163,3163,18437,18437"/>
            </v:shape>
            <v:shape id="_x0000_s1262" type="#_x0000_m3901" alt="" style="position:absolute;left:1820545;top:732790;width:41910;height:41910;mso-wrap-style:square;v-text-anchor:top" coordsize="66,66" o:spt="100" adj="-11796480,,5400" path="m,l,66r66,l66,xe" fillcolor="#ff9595" stroked="f">
              <v:stroke joinstyle="miter"/>
              <v:formulas/>
              <v:path gradientshapeok="t" o:connecttype="custom" o:connectlocs="20955,402590;12700,403860;5715,408305;1270,415290;0,422910;1270,431165;5715,438150;12700,442595;20955,443865;28575,442595;35560,438150;40005,431165;41275,422910;40005,415290;35560,408305;28575,403860;20955,402590" o:connectangles="0,0,0,0,0,0,0,0,0,0,0,0,0,0,0,0,0" textboxrect="3163,3163,18437,18437"/>
            </v:shape>
            <v:shape id="_x0000_s1263" type="#_x0000_m3900" alt="" style="position:absolute;left:1820545;top:732790;width:41910;height:41910;mso-wrap-style:square;v-text-anchor:top" coordsize="66,66" o:spt="100" adj="-11796480,,5400" path="m,l,66r66,l66,xe" filled="f" strokecolor="red" strokeweight=".17525mm">
              <v:stroke joinstyle="miter"/>
              <v:formulas/>
              <v:path gradientshapeok="t" o:connecttype="custom" o:connectlocs="0,422910;1270,415290;5715,408305;12700,403860;20955,402590;28575,403860;35560,408305;40005,415290;41275,422910;40005,431165;35560,438150;28575,442595;20955,443865;12700,442595;5715,438150;1270,431165;0,422910" o:connectangles="0,0,0,0,0,0,0,0,0,0,0,0,0,0,0,0,0" textboxrect="3163,3163,18437,18437"/>
            </v:shape>
            <v:shape id="_x0000_s1264" type="#_x0000_m3899" alt="" style="position:absolute;left:1306830;top:1521460;width:41910;height:41910;mso-wrap-style:square;v-text-anchor:top" coordsize="66,66" o:spt="100" adj="-11796480,,5400" path="m,l,66r66,l66,xe" fillcolor="#ff9595" stroked="f">
              <v:stroke joinstyle="miter"/>
              <v:formulas/>
              <v:path gradientshapeok="t" o:connecttype="custom" o:connectlocs="20955,1190625;12700,1192530;6350,1196975;1905,1203325;0,1211580;1905,1219835;6350,1226185;12700,1230630;20955,1232535;29210,1230630;35560,1226185;40005,1219835;41910,1211580;40005,1203325;35560,1196975;29210,1192530;20955,1190625" o:connectangles="0,0,0,0,0,0,0,0,0,0,0,0,0,0,0,0,0" textboxrect="3163,3163,18437,18437"/>
            </v:shape>
            <v:shape id="_x0000_s1265" type="#_x0000_m3898" alt="" style="position:absolute;left:1306830;top:1521460;width:41910;height:41910;mso-wrap-style:square;v-text-anchor:top" coordsize="66,66" o:spt="100" adj="-11796480,,5400" path="m,l,66r66,l66,xe" filled="f" strokecolor="red" strokeweight=".17525mm">
              <v:stroke joinstyle="miter"/>
              <v:formulas/>
              <v:path gradientshapeok="t" o:connecttype="custom" o:connectlocs="0,1211580;1905,1203325;6350,1196975;12700,1192530;20955,1190625;29210,1192530;35560,1196975;40005,1203325;41910,1211580;40005,1219835;35560,1226185;29210,1230630;20955,1232535;12700,1230630;6350,1226185;1905,1219835;0,1211580" o:connectangles="0,0,0,0,0,0,0,0,0,0,0,0,0,0,0,0,0" textboxrect="3163,3163,18437,18437"/>
            </v:shape>
            <v:shape id="_x0000_s1266" type="#_x0000_m3897" alt="" style="position:absolute;left:575945;top:2218055;width:41910;height:41910;mso-wrap-style:square;v-text-anchor:top" coordsize="66,66" o:spt="100" adj="-11796480,,5400" path="m,l,66r66,l66,xe" fillcolor="#d2eef5" stroked="f">
              <v:stroke joinstyle="miter"/>
              <v:formulas/>
              <v:path gradientshapeok="t" o:connecttype="custom" o:connectlocs="20955,1887220;12700,1889125;6350,1893570;1905,1899920;0,1908175;1905,1916430;6350,1922780;12700,1927225;20955,1929130;28575,1927225;35560,1922780;40005,1916430;41275,1908175;40005,1899920;35560,1893570;28575,1889125;20955,1887220" o:connectangles="0,0,0,0,0,0,0,0,0,0,0,0,0,0,0,0,0" textboxrect="3163,3163,18437,18437"/>
            </v:shape>
            <v:shape id="_x0000_s1267" type="#_x0000_m3896" alt="" style="position:absolute;left:575945;top:2218055;width:41910;height:41910;mso-wrap-style:square;v-text-anchor:top" coordsize="66,66" o:spt="100" adj="-11796480,,5400" path="m,l,66r66,l66,xe" fillcolor="#5bbcd6" stroked="f">
              <v:stroke joinstyle="miter"/>
              <v:formulas/>
              <v:path gradientshapeok="t" o:connecttype="custom" o:connectlocs="0,1908175;1905,1899920;6350,1893570;12700,1889125;20955,1887220;28575,1889125;35560,1893570;40005,1899920;41275,1908175;40005,1916430;35560,1922780;28575,1927225;20955,1929130;12700,1927225;6350,1922780;1905,1916430;0,1908175" o:connectangles="0,0,0,0,0,0,0,0,0,0,0,0,0,0,0,0,0" textboxrect="3163,3163,18437,18437"/>
            </v:shape>
            <v:shape id="_x0000_s1268" type="#_x0000_m3895" alt="" style="position:absolute;left:2253615;top:354330;width:41910;height:41910;mso-wrap-style:square;v-text-anchor:top" coordsize="66,66" o:spt="100" adj="-11796480,,5400" path="m,l,66r66,l66,xe" fillcolor="#ff9595" stroked="f">
              <v:stroke joinstyle="miter"/>
              <v:formulas/>
              <v:path gradientshapeok="t" o:connecttype="custom" o:connectlocs="20955,24130;12700,25400;5715,29845;1270,36830;0,44450;1270,52705;5715,59055;12700,63500;20955,65405;28575,63500;35560,59055;40005,52705;41275,44450;40005,36830;35560,29845;28575,25400;20955,24130" o:connectangles="0,0,0,0,0,0,0,0,0,0,0,0,0,0,0,0,0" textboxrect="3163,3163,18437,18437"/>
            </v:shape>
            <v:shape id="_x0000_s1269" type="#_x0000_m3894" alt="" style="position:absolute;left:2253615;top:354330;width:41910;height:41910;mso-wrap-style:square;v-text-anchor:top" coordsize="66,66" o:spt="100" adj="-11796480,,5400" path="m,l,66r66,l66,xe" fillcolor="red" stroked="f">
              <v:stroke joinstyle="miter"/>
              <v:formulas/>
              <v:path gradientshapeok="t" o:connecttype="custom" o:connectlocs="0,44450;1270,36830;5715,29845;12700,25400;20955,24130;28575,25400;35560,29845;40005,36830;41275,44450;40005,52705;35560,59055;28575,63500;20955,65405;12700,63500;5715,59055;1270,52705;0,44450" o:connectangles="0,0,0,0,0,0,0,0,0,0,0,0,0,0,0,0,0" textboxrect="3163,3163,18437,18437"/>
            </v:shape>
            <v:shape id="_x0000_s1270" alt="" style="position:absolute;left:1028065;top:1911985;width:41910;height:41910;mso-wrap-style:square;v-text-anchor:top" coordsize="66,66" o:spt="100" adj="0,,0" path="m33,l20,3,10,10,3,20,,33,3,46r7,10l20,63r13,3l46,63,56,56,63,46,66,33,63,20,56,10,46,3,33,xe" fillcolor="#bfbfbf" stroked="f">
              <v:stroke joinstyle="round"/>
              <v:formulas/>
              <v:path arrowok="t" o:connecttype="custom" o:connectlocs="20955,1581150;12700,1583055;6350,1587500;1905,1593850;0,1602105;1905,1610360;6350,1616710;12700,1621155;20955,1623060;29210,1621155;35560,1616710;40005,1610360;41910,1602105;40005,1593850;35560,1587500;29210,1583055;20955,1581150" o:connectangles="0,0,0,0,0,0,0,0,0,0,0,0,0,0,0,0,0"/>
            </v:shape>
            <v:shape id="_x0000_s1271" type="#_x0000_m3893" alt="" style="position:absolute;left:1028065;top:1911985;width:41910;height:41910;mso-wrap-style:square;v-text-anchor:top" coordsize="66,66" o:spt="100" adj="-11796480,,5400" path="m,l,66r66,l66,xe" fillcolor="#d2eef5" stroked="f">
              <v:stroke joinstyle="miter"/>
              <v:formulas/>
              <v:path gradientshapeok="t" o:connecttype="custom" o:connectlocs="0,1602105;1905,1593850;6350,1587500;12700,1583055;20955,1581150;29210,1583055;35560,1587500;40005,1593850;41910,1602105;40005,1610360;35560,1616710;29210,1621155;20955,1623060;12700,1621155;6350,1616710;1905,1610360;0,1602105" o:connectangles="0,0,0,0,0,0,0,0,0,0,0,0,0,0,0,0,0" textboxrect="3163,3163,18437,18437"/>
            </v:shape>
            <v:shape id="_x0000_s1272" type="#_x0000_m3892" alt="" style="position:absolute;left:386715;top:2216150;width:41910;height:41910;mso-wrap-style:square;v-text-anchor:top" coordsize="66,66" o:spt="100" adj="-11796480,,5400" path="m,l,66r66,l66,xe" filled="f" strokecolor="#5bbcd6" strokeweight=".17525mm">
              <v:stroke joinstyle="miter"/>
              <v:formulas/>
              <v:path gradientshapeok="t" o:connecttype="custom" o:connectlocs="20955,1885950;12700,1887220;6350,1891665;1905,1898650;0,1906270;1905,1914525;6350,1921510;12700,1925955;20955,1927225;29210,1925955;35560,1921510;40005,1914525;41910,1906270;40005,1898650;35560,1891665;29210,1887220;20955,1885950" o:connectangles="0,0,0,0,0,0,0,0,0,0,0,0,0,0,0,0,0" textboxrect="3163,3163,18437,18437"/>
            </v:shape>
            <v:shape id="_x0000_s1273" type="#_x0000_m3891" alt="" style="position:absolute;left:386715;top:2216150;width:41910;height:41910;mso-wrap-style:square;v-text-anchor:top" coordsize="66,66" o:spt="100" adj="-11796480,,5400" path="m,l,66r66,l66,xe" fillcolor="#ff9595" stroked="f">
              <v:stroke joinstyle="miter"/>
              <v:formulas/>
              <v:path gradientshapeok="t" o:connecttype="custom" o:connectlocs="0,1906270;1905,1898650;6350,1891665;12700,1887220;20955,1885950;29210,1887220;35560,1891665;40005,1898650;41910,1906270;40005,1914525;35560,1921510;29210,1925955;20955,1927225;12700,1925955;6350,1921510;1905,1914525;0,1906270" o:connectangles="0,0,0,0,0,0,0,0,0,0,0,0,0,0,0,0,0" textboxrect="3163,3163,18437,18437"/>
            </v:shape>
            <v:shape id="_x0000_s1274" type="#_x0000_m3890" alt="" style="position:absolute;left:2061210;top:422275;width:41910;height:41910;mso-wrap-style:square;v-text-anchor:top" coordsize="66,66" o:spt="100" adj="-11796480,,5400" path="m,l,66r66,l66,xe" filled="f" strokecolor="red" strokeweight=".17525mm">
              <v:stroke joinstyle="miter"/>
              <v:formulas/>
              <v:path gradientshapeok="t" o:connecttype="custom" o:connectlocs="20955,92075;12700,93345;6350,98425;1905,104775;0,113030;1905,120650;6350,127635;12700,132080;20955,133350;29210,132080;35560,127635;40005,120650;41910,113030;40005,104775;35560,98425;29210,93345;20955,92075" o:connectangles="0,0,0,0,0,0,0,0,0,0,0,0,0,0,0,0,0" textboxrect="3163,3163,18437,18437"/>
            </v:shape>
            <v:shape id="_x0000_s1275" type="#_x0000_m3889" alt="" style="position:absolute;left:2061210;top:422275;width:41910;height:41910;mso-wrap-style:square;v-text-anchor:top" coordsize="66,66" o:spt="100" adj="-11796480,,5400" path="m,l,66r66,l66,xe" fillcolor="#bae1c0" stroked="f">
              <v:stroke joinstyle="miter"/>
              <v:formulas/>
              <v:path gradientshapeok="t" o:connecttype="custom" o:connectlocs="0,113030;1905,104775;6350,98425;12700,93345;20955,92075;29210,93345;35560,98425;40005,104775;41910,113030;40005,120650;35560,127635;29210,132080;20955,133350;12700,132080;6350,127635;1905,120650;0,113030" o:connectangles="0,0,0,0,0,0,0,0,0,0,0,0,0,0,0,0,0" textboxrect="3163,3163,18437,18437"/>
            </v:shape>
            <v:shape id="_x0000_s1276" type="#_x0000_m3888" alt="" style="position:absolute;left:1659890;top:1256030;width:41910;height:41910;mso-wrap-style:square;v-text-anchor:top" coordsize="66,66" o:spt="100" adj="-11796480,,5400" path="m,l,66r66,l66,xe" filled="f" strokecolor="#50a45c" strokeweight=".17525mm">
              <v:stroke joinstyle="miter"/>
              <v:formulas/>
              <v:path gradientshapeok="t" o:connecttype="custom" o:connectlocs="20955,925830;12700,927100;6350,931545;1905,938530;0,946785;1905,954405;6350,961390;12700,965835;20955,967105;28575,965835;35560,961390;40005,954405;41275,946785;40005,938530;35560,931545;28575,927100;20955,925830" o:connectangles="0,0,0,0,0,0,0,0,0,0,0,0,0,0,0,0,0" textboxrect="3163,3163,18437,18437"/>
            </v:shape>
            <v:shape id="_x0000_s1277" type="#_x0000_m3887" alt="" style="position:absolute;left:1659890;top:1256030;width:41910;height:41910;mso-wrap-style:square;v-text-anchor:top" coordsize="66,66" o:spt="100" adj="-11796480,,5400" path="m,l,66r66,l66,xe" fillcolor="#bae1c0" stroked="f">
              <v:stroke joinstyle="miter"/>
              <v:formulas/>
              <v:path gradientshapeok="t" o:connecttype="custom" o:connectlocs="0,946785;1905,938530;6350,931545;12700,927100;20955,925830;28575,927100;35560,931545;40005,938530;41275,946785;40005,954405;35560,961390;28575,965835;20955,967105;12700,965835;6350,961390;1905,954405;0,946785" o:connectangles="0,0,0,0,0,0,0,0,0,0,0,0,0,0,0,0,0" textboxrect="3163,3163,18437,18437"/>
            </v:shape>
            <v:shape id="_x0000_s1278" type="#_x0000_m3886" alt="" style="position:absolute;left:1105535;top:1852930;width:41910;height:41910;mso-wrap-style:square;v-text-anchor:top" coordsize="66,66" o:spt="100" adj="-11796480,,5400" path="m,l,66r66,l66,xe" filled="f" strokecolor="#50a45c" strokeweight=".17525mm">
              <v:stroke joinstyle="miter"/>
              <v:formulas/>
              <v:path gradientshapeok="t" o:connecttype="custom" o:connectlocs="20955,1522730;12700,1524000;5715,1528445;1270,1535430;0,1543050;1270,1551305;5715,1557655;12700,1562100;20955,1564005;28575,1562100;35560,1557655;40005,1551305;41275,1543050;40005,1535430;35560,1528445;28575,1524000;20955,1522730" o:connectangles="0,0,0,0,0,0,0,0,0,0,0,0,0,0,0,0,0" textboxrect="3163,3163,18437,18437"/>
            </v:shape>
            <v:shape id="_x0000_s1279" type="#_x0000_m3885" alt="" style="position:absolute;left:1105535;top:1852930;width:41910;height:41910;mso-wrap-style:square;v-text-anchor:top" coordsize="66,66" o:spt="100" adj="-11796480,,5400" path="m,l,66r66,l66,xe" fillcolor="#bae1c0" stroked="f">
              <v:stroke joinstyle="miter"/>
              <v:formulas/>
              <v:path gradientshapeok="t" o:connecttype="custom" o:connectlocs="0,1543050;1270,1535430;5715,1528445;12700,1524000;20955,1522730;28575,1524000;35560,1528445;40005,1535430;41275,1543050;40005,1551305;35560,1557655;28575,1562100;20955,1564005;12700,1562100;5715,1557655;1270,1551305;0,1543050" o:connectangles="0,0,0,0,0,0,0,0,0,0,0,0,0,0,0,0,0" textboxrect="3163,3163,18437,18437"/>
            </v:shape>
            <v:shape id="_x0000_s1280" type="#_x0000_m3884" alt="" style="position:absolute;left:1523365;top:988695;width:41910;height:41910;mso-wrap-style:square;v-text-anchor:top" coordsize="66,66" o:spt="100" adj="-11796480,,5400" path="m,l,66r66,l66,xe" filled="f" strokecolor="#50a45c" strokeweight=".17525mm">
              <v:stroke joinstyle="miter"/>
              <v:formulas/>
              <v:path gradientshapeok="t" o:connecttype="custom" o:connectlocs="20955,658495;12700,660400;6350,664845;1905,671195;0,679450;1905,687070;6350,694055;12700,698500;20955,699770;29210,698500;35560,694055;40005,687070;41910,679450;40005,671195;35560,664845;29210,660400;20955,658495" o:connectangles="0,0,0,0,0,0,0,0,0,0,0,0,0,0,0,0,0" textboxrect="3163,3163,18437,18437"/>
            </v:shape>
            <v:shape id="_x0000_s1281" type="#_x0000_m3883" alt="" style="position:absolute;left:1523365;top:988695;width:41910;height:41910;mso-wrap-style:square;v-text-anchor:top" coordsize="66,66" o:spt="100" adj="-11796480,,5400" path="m,l,66r66,l66,xe" fillcolor="#bae1c0" stroked="f">
              <v:stroke joinstyle="miter"/>
              <v:formulas/>
              <v:path gradientshapeok="t" o:connecttype="custom" o:connectlocs="0,679450;1905,671195;6350,664845;12700,660400;20955,658495;29210,660400;35560,664845;40005,671195;41910,679450;40005,687070;35560,694055;29210,698500;20955,699770;12700,698500;6350,694055;1905,687070;0,679450" o:connectangles="0,0,0,0,0,0,0,0,0,0,0,0,0,0,0,0,0" textboxrect="3163,3163,18437,18437"/>
            </v:shape>
            <v:rect id="_x0000_s1282" alt="" style="position:absolute;left:812165;top:1913255;width:84455;height:0;mso-wrap-style:square;v-text-anchor:top" filled="f" strokecolor="#50a45c" strokeweight=".17525mm">
              <v:path fillok="f"/>
            </v:rect>
            <v:line id="_x0000_s1283" alt="" style="position:absolute;mso-wrap-style:square;v-text-anchor:top" from="1775460,749935" to="1826895,749935" strokecolor="#bae1c0" strokeweight="2.244mm"/>
            <v:shape id="_x0000_s1284" type="#_x0000_m3882" alt="" style="position:absolute;left:969645;top:1487805;width:485775;height:412115;mso-wrap-style:square;v-text-anchor:top" coordsize="765,649" o:spt="100" adj="-11796480,,5400" path="m,l,649r765,l765,xe" filled="f" strokecolor="#50a45c" strokeweight=".17525mm">
              <v:stroke joinstyle="miter"/>
              <v:formulas/>
              <v:path gradientshapeok="t" o:connecttype="custom" o:connectlocs="468630,1156970;421640,1167765;376555,1189990;323215,1222375;264795,1263650;205105,1310640;175895,1335405;120650,1386205;73025,1435735;35560,1480185;10795,1518285;0,1546860;0,1557020;3810,1564005;10795,1567815;21590,1569085;35560,1567180;73025,1553845;120650,1528445;175895,1493520;234950,1450975;264795,1427480;294005,1402715;323215,1377950;376555,1327150;421640,1278890;456565,1235710;478155,1199515;485140,1174115;483235,1165225;478155,1159510;468630,1156970" o:connectangles="0,0,0,0,0,0,0,0,0,0,0,0,0,0,0,0,0,0,0,0,0,0,0,0,0,0,0,0,0,0,0,0" textboxrect="3163,3163,18437,18437"/>
            </v:shape>
            <v:line id="_x0000_s1285" alt="" style="position:absolute;mso-wrap-style:square;v-text-anchor:top" from="969645,1487805" to="1455420,1899920" coordsize="765,649" strokecolor="#bae1c0" strokeweight="2.244mm">
              <v:path o:connecttype="custom" o:connectlocs="485140,1174115;483235,1165225;478155,1159510;468630,1156970;456565,1157605;400050,1177925;350520,1205230;294005,1242060;234950,1286510;205105,1310640;175895,1335405;120650,1386205;73025,1435735;35560,1480185;10795,1518285;0,1546860;0,1557020;3810,1564005;10795,1567815;21590,1569085;35560,1567180;73025,1553845;120650,1528445;175895,1493520;234950,1450975;264795,1427480;294005,1402715;323215,1377950;376555,1327150;421640,1278890;456565,1235710;478155,1199515;485140,1174115" o:connectangles="0,0,0,0,0,0,0,0,0,0,0,0,0,0,0,0,0,0,0,0,0,0,0,0,0,0,0,0,0,0,0,0,0"/>
            </v:line>
            <v:shape id="_x0000_s1286" type="#_x0000_m3881" alt="" style="position:absolute;left:1776730;top:553720;width:277495;height:255270;mso-wrap-style:square;v-text-anchor:top" coordsize="437,402" o:spt="100" adj="-11796480,,5400" path="m,l,402r437,l437,xe" filled="f" strokecolor="#50a45c" strokeweight=".17525mm">
              <v:stroke joinstyle="miter"/>
              <v:formulas/>
              <v:path gradientshapeok="t" o:connecttype="custom" o:connectlocs="260985,222885;215265,239395;168275,269875;133985,296545;100330,326390;69215,357505;41910,387985;12065,429260;0,460375;0,467360;1905,472440;6350,476250;12065,477520;20320,477520;69215,457200;116840,424815;151130,396875;184785,367030;215265,335280;241300,304800;267970,264795;277495,236855;276225,230505;273050,226060;267970,223520;260985,222885" o:connectangles="0,0,0,0,0,0,0,0,0,0,0,0,0,0,0,0,0,0,0,0,0,0,0,0,0,0" textboxrect="3163,3163,18437,18437"/>
            </v:shape>
            <v:line id="_x0000_s1287" alt="" style="position:absolute;mso-wrap-style:square;v-text-anchor:top" from="1776730,553720" to="2054225,808990" coordsize="437,402" strokecolor="#bae1c0" strokeweight="2.244mm">
              <v:path o:connecttype="custom" o:connectlocs="277495,236855;276225,230505;273050,226060;267970,223520;260985,222885;251460,224155;215265,239395;168275,269875;133985,296545;100330,326390;69215,357505;41910,387985;12065,429260;0,460375;0,467360;1905,472440;6350,476250;12065,477520;20320,477520;69215,457200;116840,424815;151130,396875;184785,367030;215265,335280;241300,304800;267970,264795;277495,236855" o:connectangles="0,0,0,0,0,0,0,0,0,0,0,0,0,0,0,0,0,0,0,0,0,0,0,0,0,0,0"/>
            </v:line>
            <v:shape id="_x0000_s1288" type="#_x0000_m3880" alt="" style="position:absolute;left:480060;top:2162810;width:365125;height:83185;mso-wrap-style:square;v-text-anchor:top" coordsize="575,131" o:spt="100" adj="-11796480,,5400" path="m,l,131r575,l575,xe" filled="f" strokecolor="#50a45c" strokeweight=".17525mm">
              <v:stroke joinstyle="miter"/>
              <v:formulas/>
              <v:path gradientshapeok="t" o:connecttype="custom" o:connectlocs="300990,1831975;243205,1835150;199390,1840230;154305,1847215;111125,1856105;72390,1865630;27305,1880870;0,1899285;0,1903095;40005,1914525;55245,1915160;72390,1914525;111125,1912620;154305,1908175;199390,1901825;243205,1893570;283210,1884045;331470,1868805;365125,1845945;363855,1842135;317500,1832610;300990,1831975" o:connectangles="0,0,0,0,0,0,0,0,0,0,0,0,0,0,0,0,0,0,0,0,0,0" textboxrect="3163,3163,18437,18437"/>
            </v:shape>
            <v:line id="_x0000_s1289" alt="" style="position:absolute;mso-wrap-style:square;v-text-anchor:top" from="480060,2162810" to="845185,2245995" coordsize="575,131" strokecolor="#bae1c0" strokeweight="2.244mm">
              <v:path o:connecttype="custom" o:connectlocs="365125,1845945;317500,1832610;300990,1831975;283210,1832610;243205,1835150;199390,1840230;154305,1847215;111125,1856105;72390,1865630;27305,1880870;0,1899285;0,1903095;40005,1914525;55245,1915160;72390,1914525;111125,1912620;154305,1908175;199390,1901825;243205,1893570;283210,1884045;331470,1868805;365125,1845945" o:connectangles="0,0,0,0,0,0,0,0,0,0,0,0,0,0,0,0,0,0,0,0,0,0"/>
            </v:line>
            <v:shape id="_x0000_s1290" type="#_x0000_m3879" alt="" style="position:absolute;left:1142365;top:1111250;width:504825;height:600710;mso-wrap-style:square;v-text-anchor:top" coordsize="795,946" o:spt="100" adj="-11796480,,5400" path="m,l,946r795,l795,xe" filled="f" strokecolor="#50a45c" strokeweight=".17525mm">
              <v:stroke joinstyle="miter"/>
              <v:formulas/>
              <v:path gradientshapeok="t" o:connecttype="custom" o:connectlocs="458470,780415;416560,787400;364490,812165;306070,852805;275590,878205;244475,907415;213360,938530;182880,972185;153670,1007745;125730,1043940;99695,1080770;76200,1117600;55245,1154430;37465,1189355;11430,1254760;0,1309370;0,1331595;22225,1374140;55245,1381125;76200,1377950;125730,1357630;182880,1320800;213360,1296670;244475,1269365;275590,1238885;306070,1206500;335915,1172210;364490,1136015;391795,1099185;416560,1062355;438785,1025525;458470,989965;474345,955040;497205,892810;504825,841375;502920,820420;497205,804545;487680,791845;474345,784225;458470,780415" o:connectangles="0,0,0,0,0,0,0,0,0,0,0,0,0,0,0,0,0,0,0,0,0,0,0,0,0,0,0,0,0,0,0,0,0,0,0,0,0,0,0,0" textboxrect="3163,3163,18437,18437"/>
            </v:shape>
            <v:line id="_x0000_s1291" alt="" style="position:absolute;mso-wrap-style:square;v-text-anchor:top" from="1142365,1111250" to="1647190,1711960" coordsize="795,946" strokecolor="#bae1c0" strokeweight="2.244mm">
              <v:path o:connecttype="custom" o:connectlocs="504825,841375;487680,791845;458470,780415;438785,781685;391795,797560;335915,830580;275590,878205;244475,907415;213360,938530;182880,972185;153670,1007745;125730,1043940;99695,1080770;76200,1117600;55245,1154430;37465,1189355;11430,1254760;0,1309370;0,1331595;22225,1374140;55245,1381125;76200,1377950;125730,1357630;182880,1320800;213360,1296670;244475,1269365;275590,1238885;306070,1206500;335915,1172210;364490,1136015;391795,1099185;416560,1062355;438785,1025525;458470,989965;474345,955040;497205,892810;504825,841375" o:connectangles="0,0,0,0,0,0,0,0,0,0,0,0,0,0,0,0,0,0,0,0,0,0,0,0,0,0,0,0,0,0,0,0,0,0,0,0,0"/>
            </v:line>
            <v:shape id="_x0000_s1292" type="#_x0000_m3878" alt="" style="position:absolute;left:-668655;top:4538980;width:4309745;height:4038600;mso-wrap-style:square;v-text-anchor:top" coordsize="6787,6360" o:spt="100" adj="-11796480,,5400" path="m,l,6360r6787,l6787,xe" filled="f" strokecolor="#50a45c" strokeweight=".17525mm">
              <v:stroke joinstyle="miter"/>
              <v:formulas/>
              <v:path gradientshapeok="t" o:connecttype="custom" o:connectlocs="668020,1907540;687070,1907540;668020,1455420;687070,1455420;668020,1002665;687070,1002665;668020,549910;687070,549910;668020,97155;687070,97155;739140,2284730;739140,2265680;1191895,2284730;1191895,2265680;1644650,2284730;1644650,2265680;2096770,2284730;2096770,2265680;2549525,2284730;2549525,2265680;3002280,2284730;3002280,2265680" o:connectangles="0,0,0,0,0,0,0,0,0,0,0,0,0,0,0,0,0,0,0,0,0,0" textboxrect="3163,3163,18437,18437"/>
            </v:shape>
            <v:line id="_x0000_s1293" alt="" style="position:absolute;mso-wrap-style:square;v-text-anchor:top" from="1865630,686435" to="1901190,817245" strokecolor="#bae1c0" strokeweight="2.244mm"/>
            <v:rect id="_x0000_s1294" alt="" style="position:absolute;left:2091055;top:774700;width:47625;height:69215;mso-wrap-style:square;v-text-anchor:top" filled="f" strokecolor="#50a45c" strokeweight=".17525mm"/>
            <v:line id="_x0000_s1295" alt="" style="position:absolute;mso-wrap-style:square;v-text-anchor:top" from="1432560,1131570" to="1875155,1553210" strokecolor="#bae1c0" strokeweight="2.244mm"/>
            <v:rect id="_x0000_s1296" alt="" style="position:absolute;left:979805;top:2242185;width:220980;height:220980;mso-wrap-style:square;v-text-anchor:top" filled="f" strokecolor="#50a45c" strokeweight=".17525mm"/>
            <v:line id="_x0000_s1297" alt="" style="position:absolute;mso-wrap-style:square;v-text-anchor:top" from="751205,2242185" to="972185,2463165" strokeweight=".17525mm"/>
            <v:line id="_x0000_s1298" alt="" style="position:absolute;mso-wrap-style:square;v-text-anchor:top" from="527050,2242185" to="748030,2463165" strokeweight=".17525mm"/>
            <v:shape id="_x0000_s1299" alt="" style="position:absolute;left:299085;top:2242185;width:220980;height:220980;mso-wrap-style:square;v-text-anchor:top" coordorigin="720,5780" coordsize="55,1493" o:spt="100" adj="0,,0" path="m1774,801r26,m1774,571r26,m1774,340r26,m1774,109r26,e" filled="f" strokecolor="#333" strokeweight=".17525mm">
              <v:stroke joinstyle="round"/>
              <v:formulas/>
              <v:path arrowok="t" o:connecttype="segments"/>
            </v:shape>
            <v:shape id="_x0000_s1300" type="#_x0000_t202" alt="" style="position:absolute;left:979805;top:2013585;width:220980;height:220980;mso-wrap-style:square;mso-wrap-edited:f;mso-width-percent:0;mso-height-percent:0;mso-position-horizontal-relative:page;mso-width-percent:0;mso-height-percent:0;v-text-anchor:top" filled="f" stroked="f">
              <v:textbox style="layout-flow:vertical;mso-layout-flow-alt:bottom-to-top" inset="0,0,0,0">
                <w:txbxContent>
                  <w:p w14:paraId="1EDBA2B1" w14:textId="77777777" w:rsidR="00787276" w:rsidRDefault="00787276">
                    <w:pPr>
                      <w:spacing w:before="12"/>
                      <w:ind w:left="20"/>
                      <w:rPr>
                        <w:rFonts w:ascii="Helvetica"/>
                        <w:sz w:val="18"/>
                      </w:rPr>
                    </w:pPr>
                    <w:r>
                      <w:rPr>
                        <w:rFonts w:ascii="Helvetica"/>
                        <w:color w:val="0B775E"/>
                        <w:sz w:val="18"/>
                      </w:rPr>
                      <w:t>Warm</w:t>
                    </w:r>
                  </w:p>
                </w:txbxContent>
              </v:textbox>
            </v:shape>
            <v:shape id="_x0000_s1301" type="#_x0000_t202" alt="" style="position:absolute;left:751205;top:2013585;width:220980;height:220980;mso-wrap-style:square;mso-wrap-edited:f;mso-width-percent:0;mso-height-percent:0;mso-position-horizontal-relative:page;mso-width-percent:0;mso-height-percent:0;v-text-anchor:top" filled="f" stroked="f">
              <v:textbox style="layout-flow:vertical;mso-layout-flow-alt:bottom-to-top" inset="0,0,0,0">
                <w:txbxContent>
                  <w:p w14:paraId="13513717" w14:textId="77777777" w:rsidR="00787276" w:rsidRDefault="00787276">
                    <w:pPr>
                      <w:spacing w:before="12"/>
                      <w:ind w:left="20"/>
                      <w:rPr>
                        <w:rFonts w:ascii="Helvetica"/>
                        <w:sz w:val="18"/>
                      </w:rPr>
                    </w:pPr>
                    <w:r>
                      <w:rPr>
                        <w:rFonts w:ascii="Helvetica"/>
                        <w:color w:val="9A8822"/>
                        <w:sz w:val="18"/>
                      </w:rPr>
                      <w:t>Surprising</w:t>
                    </w:r>
                  </w:p>
                </w:txbxContent>
              </v:textbox>
            </v:shape>
            <v:shape id="_x0000_s1302" type="#_x0000_t202" alt="" style="position:absolute;left:527050;top:2013585;width:220980;height:220980;mso-wrap-style:square;mso-wrap-edited:f;mso-width-percent:0;mso-height-percent:0;mso-position-horizontal-relative:page;mso-width-percent:0;mso-height-percent:0;v-text-anchor:top" filled="f" stroked="f">
              <v:textbox style="layout-flow:vertical;mso-layout-flow-alt:bottom-to-top" inset="0,0,0,0">
                <w:txbxContent>
                  <w:p w14:paraId="1E26B6CC" w14:textId="77777777" w:rsidR="00787276" w:rsidRDefault="00787276">
                    <w:pPr>
                      <w:spacing w:before="12" w:line="348" w:lineRule="auto"/>
                      <w:ind w:left="26" w:right="1" w:firstLine="14"/>
                      <w:rPr>
                        <w:rFonts w:ascii="Helvetica"/>
                        <w:sz w:val="18"/>
                      </w:rPr>
                    </w:pPr>
                    <w:r>
                      <w:rPr>
                        <w:rFonts w:ascii="Helvetica"/>
                        <w:color w:val="F2300F"/>
                        <w:sz w:val="18"/>
                      </w:rPr>
                      <w:t xml:space="preserve">Round </w:t>
                    </w:r>
                    <w:r>
                      <w:rPr>
                        <w:rFonts w:ascii="Helvetica"/>
                        <w:color w:val="35274A"/>
                        <w:sz w:val="18"/>
                      </w:rPr>
                      <w:t>Slow</w:t>
                    </w:r>
                  </w:p>
                  <w:p w14:paraId="4E3F6C47" w14:textId="77777777" w:rsidR="00787276" w:rsidRDefault="00787276">
                    <w:pPr>
                      <w:ind w:left="20"/>
                      <w:rPr>
                        <w:rFonts w:ascii="Helvetica"/>
                        <w:sz w:val="18"/>
                      </w:rPr>
                    </w:pPr>
                    <w:r>
                      <w:rPr>
                        <w:rFonts w:ascii="Helvetica"/>
                        <w:color w:val="F2300F"/>
                        <w:sz w:val="18"/>
                      </w:rPr>
                      <w:t>Soft</w:t>
                    </w:r>
                  </w:p>
                </w:txbxContent>
              </v:textbox>
            </v:shape>
            <v:shape id="_x0000_s1303" type="#_x0000_t202" alt="" style="position:absolute;left:299085;top:2013585;width:220980;height:220980;mso-wrap-style:square;mso-wrap-edited:f;mso-width-percent:0;mso-height-percent:0;mso-position-horizontal-relative:page;mso-width-percent:0;mso-height-percent:0;v-text-anchor:top" filled="f" stroked="f">
              <v:textbox style="layout-flow:vertical;mso-layout-flow-alt:bottom-to-top" inset="0,0,0,0">
                <w:txbxContent>
                  <w:p w14:paraId="3CDEB17C" w14:textId="77777777" w:rsidR="00787276" w:rsidRDefault="00787276">
                    <w:pPr>
                      <w:spacing w:before="12"/>
                      <w:ind w:left="20"/>
                      <w:rPr>
                        <w:rFonts w:ascii="Helvetica"/>
                        <w:sz w:val="18"/>
                      </w:rPr>
                    </w:pPr>
                    <w:r>
                      <w:rPr>
                        <w:rFonts w:ascii="Helvetica"/>
                        <w:color w:val="35274A"/>
                        <w:sz w:val="18"/>
                      </w:rPr>
                      <w:t>Mysterious</w:t>
                    </w:r>
                  </w:p>
                </w:txbxContent>
              </v:textbox>
            </v:shape>
            <v:shape id="_x0000_s1304" type="#_x0000_t202" alt="" style="position:absolute;left:74295;top:2013585;width:220980;height:220980;mso-wrap-style:square;mso-wrap-edited:f;mso-width-percent:0;mso-height-percent:0;mso-position-horizontal-relative:page;mso-width-percent:0;mso-height-percent:0;v-text-anchor:top" filled="f" stroked="f">
              <v:textbox style="layout-flow:vertical;mso-layout-flow-alt:bottom-to-top" inset="0,0,0,0">
                <w:txbxContent>
                  <w:p w14:paraId="2DE4F017" w14:textId="77777777" w:rsidR="00787276" w:rsidRDefault="00787276">
                    <w:pPr>
                      <w:spacing w:before="12"/>
                      <w:ind w:left="32"/>
                      <w:rPr>
                        <w:rFonts w:ascii="Helvetica"/>
                        <w:sz w:val="18"/>
                      </w:rPr>
                    </w:pPr>
                    <w:r>
                      <w:rPr>
                        <w:rFonts w:ascii="Helvetica"/>
                        <w:color w:val="0B775E"/>
                        <w:sz w:val="18"/>
                      </w:rPr>
                      <w:t>Happy</w:t>
                    </w:r>
                  </w:p>
                  <w:p w14:paraId="42DB6D36" w14:textId="77777777" w:rsidR="00787276" w:rsidRDefault="00787276">
                    <w:pPr>
                      <w:spacing w:before="95"/>
                      <w:ind w:left="20"/>
                      <w:rPr>
                        <w:rFonts w:ascii="Helvetica"/>
                        <w:sz w:val="18"/>
                      </w:rPr>
                    </w:pPr>
                    <w:r>
                      <w:rPr>
                        <w:rFonts w:ascii="Helvetica"/>
                        <w:color w:val="0B775E"/>
                        <w:sz w:val="18"/>
                      </w:rPr>
                      <w:t>Light</w:t>
                    </w:r>
                  </w:p>
                </w:txbxContent>
              </v:textbox>
            </v:shape>
            <v:shape id="_x0000_s1305" type="#_x0000_t202" alt="" style="position:absolute;left:1203960;top:1789430;width:216535;height:220980;mso-wrap-style:square;mso-wrap-edited:f;mso-width-percent:0;mso-height-percent:0;mso-position-horizontal-relative:page;mso-width-percent:0;mso-height-percent:0;v-text-anchor:top" filled="f" stroked="f">
              <v:textbox style="layout-flow:vertical;mso-layout-flow-alt:bottom-to-top" inset="0,0,0,0">
                <w:txbxContent>
                  <w:p w14:paraId="3F151019" w14:textId="77777777" w:rsidR="00787276" w:rsidRDefault="00787276">
                    <w:pPr>
                      <w:spacing w:before="12" w:line="348" w:lineRule="auto"/>
                      <w:ind w:left="102" w:right="54" w:hanging="83"/>
                      <w:jc w:val="right"/>
                      <w:rPr>
                        <w:rFonts w:ascii="Helvetica"/>
                        <w:sz w:val="18"/>
                      </w:rPr>
                    </w:pPr>
                    <w:r>
                      <w:rPr>
                        <w:rFonts w:ascii="Helvetica"/>
                        <w:color w:val="9A8822"/>
                        <w:spacing w:val="-1"/>
                        <w:sz w:val="18"/>
                      </w:rPr>
                      <w:t>Aggressive Complex</w:t>
                    </w:r>
                    <w:r>
                      <w:rPr>
                        <w:rFonts w:ascii="Helvetica"/>
                        <w:color w:val="9A8822"/>
                        <w:sz w:val="18"/>
                      </w:rPr>
                      <w:t xml:space="preserve"> </w:t>
                    </w:r>
                    <w:r>
                      <w:rPr>
                        <w:rFonts w:ascii="Helvetica"/>
                        <w:color w:val="35274A"/>
                        <w:sz w:val="18"/>
                      </w:rPr>
                      <w:t>Disturbing</w:t>
                    </w:r>
                  </w:p>
                  <w:p w14:paraId="26176F97" w14:textId="77777777" w:rsidR="00787276" w:rsidRDefault="00787276">
                    <w:pPr>
                      <w:ind w:right="18"/>
                      <w:jc w:val="right"/>
                      <w:rPr>
                        <w:rFonts w:ascii="Helvetica"/>
                        <w:sz w:val="18"/>
                      </w:rPr>
                    </w:pPr>
                    <w:r>
                      <w:rPr>
                        <w:rFonts w:ascii="Helvetica"/>
                        <w:color w:val="0B775E"/>
                        <w:spacing w:val="-3"/>
                        <w:sz w:val="18"/>
                      </w:rPr>
                      <w:t>Fast</w:t>
                    </w:r>
                  </w:p>
                </w:txbxContent>
              </v:textbox>
            </v:shape>
            <v:shape id="_x0000_s1306" type="#_x0000_t202" alt="" style="position:absolute;left:979805;top:1789430;width:220980;height:220980;mso-wrap-style:square;mso-wrap-edited:f;mso-width-percent:0;mso-height-percent:0;mso-position-horizontal-relative:page;mso-width-percent:0;mso-height-percent:0;v-text-anchor:top" filled="f" stroked="f">
              <v:textbox style="layout-flow:vertical;mso-layout-flow-alt:bottom-to-top" inset="0,0,0,0">
                <w:txbxContent>
                  <w:p w14:paraId="0EA68A69" w14:textId="77777777" w:rsidR="00787276" w:rsidRDefault="00787276">
                    <w:pPr>
                      <w:spacing w:before="10"/>
                      <w:ind w:left="20"/>
                      <w:rPr>
                        <w:rFonts w:ascii="Helvetica"/>
                      </w:rPr>
                    </w:pPr>
                    <w:r>
                      <w:rPr>
                        <w:rFonts w:ascii="Helvetica"/>
                      </w:rPr>
                      <w:t>Contributions</w:t>
                    </w:r>
                  </w:p>
                </w:txbxContent>
              </v:textbox>
            </v:shape>
            <v:shape id="_x0000_s1307" type="#_x0000_t202" alt="" style="position:absolute;left:751205;top:1789430;width:220980;height:220980;mso-wrap-style:square;mso-wrap-edited:f;mso-width-percent:0;mso-height-percent:0;mso-position-horizontal-relative:page;mso-width-percent:0;mso-height-percent:0;v-text-anchor:top" filled="f" stroked="f">
              <v:textbox style="layout-flow:vertical;mso-layout-flow-alt:bottom-to-top" inset="0,0,0,0">
                <w:txbxContent>
                  <w:p w14:paraId="4CC77572" w14:textId="77777777" w:rsidR="00787276" w:rsidRDefault="00787276">
                    <w:pPr>
                      <w:spacing w:before="12"/>
                      <w:ind w:left="20"/>
                      <w:rPr>
                        <w:rFonts w:ascii="Helvetica"/>
                        <w:sz w:val="18"/>
                      </w:rPr>
                    </w:pPr>
                    <w:r>
                      <w:rPr>
                        <w:rFonts w:ascii="Helvetica"/>
                        <w:color w:val="5BBCD6"/>
                        <w:sz w:val="18"/>
                      </w:rPr>
                      <w:t>Excerpt.28</w:t>
                    </w:r>
                  </w:p>
                  <w:p w14:paraId="1AF169A9" w14:textId="77777777" w:rsidR="00787276" w:rsidRDefault="00787276">
                    <w:pPr>
                      <w:spacing w:before="155"/>
                      <w:ind w:left="20"/>
                      <w:rPr>
                        <w:rFonts w:ascii="Helvetica"/>
                        <w:sz w:val="18"/>
                      </w:rPr>
                    </w:pPr>
                    <w:r>
                      <w:rPr>
                        <w:rFonts w:ascii="Helvetica"/>
                        <w:color w:val="5BBCD6"/>
                        <w:sz w:val="18"/>
                      </w:rPr>
                      <w:t>Excerpt.29</w:t>
                    </w:r>
                  </w:p>
                </w:txbxContent>
              </v:textbox>
            </v:shape>
            <v:shape id="_x0000_s1308" type="#_x0000_t202" alt="" style="position:absolute;left:527050;top:1789430;width:220980;height:220980;mso-wrap-style:square;mso-wrap-edited:f;mso-width-percent:0;mso-height-percent:0;mso-position-horizontal-relative:page;mso-width-percent:0;mso-height-percent:0;v-text-anchor:top" filled="f" stroked="f">
              <v:textbox style="layout-flow:vertical;mso-layout-flow-alt:bottom-to-top" inset="0,0,0,0">
                <w:txbxContent>
                  <w:p w14:paraId="6BEEA306" w14:textId="77777777" w:rsidR="00787276" w:rsidRDefault="00787276">
                    <w:pPr>
                      <w:spacing w:before="12"/>
                      <w:ind w:left="20"/>
                      <w:rPr>
                        <w:rFonts w:ascii="Helvetica"/>
                        <w:sz w:val="18"/>
                      </w:rPr>
                    </w:pPr>
                    <w:r>
                      <w:rPr>
                        <w:rFonts w:ascii="Helvetica"/>
                        <w:color w:val="FF0000"/>
                        <w:sz w:val="18"/>
                      </w:rPr>
                      <w:t>Excerpt.25</w:t>
                    </w:r>
                  </w:p>
                </w:txbxContent>
              </v:textbox>
            </v:shape>
            <v:shape id="_x0000_s1309" type="#_x0000_t202" alt="" style="position:absolute;left:1203960;top:1561465;width:216535;height:220980;mso-wrap-style:square;mso-wrap-edited:f;mso-width-percent:0;mso-height-percent:0;mso-position-horizontal-relative:page;mso-width-percent:0;mso-height-percent:0;v-text-anchor:top" filled="f" stroked="f">
              <v:textbox style="layout-flow:vertical;mso-layout-flow-alt:bottom-to-top" inset="0,0,0,0">
                <w:txbxContent>
                  <w:p w14:paraId="4741A0DF" w14:textId="77777777" w:rsidR="00787276" w:rsidRDefault="00787276">
                    <w:pPr>
                      <w:spacing w:before="12"/>
                      <w:ind w:left="20"/>
                      <w:rPr>
                        <w:rFonts w:ascii="Helvetica"/>
                        <w:sz w:val="18"/>
                      </w:rPr>
                    </w:pPr>
                    <w:r>
                      <w:rPr>
                        <w:rFonts w:ascii="Helvetica"/>
                        <w:color w:val="FF0000"/>
                        <w:sz w:val="18"/>
                      </w:rPr>
                      <w:t>Excerpt.16</w:t>
                    </w:r>
                  </w:p>
                </w:txbxContent>
              </v:textbox>
            </v:shape>
            <v:shape id="_x0000_s1310" type="#_x0000_t202" alt="" style="position:absolute;left:1035685;top:1785620;width:22225;height:69215;mso-wrap-style:square;mso-wrap-edited:f;mso-width-percent:0;mso-height-percent:0;mso-position-horizontal-relative:page;mso-width-percent:0;mso-height-percent:0;v-text-anchor:top" filled="f" stroked="f">
              <v:textbox style="layout-flow:vertical;mso-layout-flow-alt:bottom-to-top" inset="0,0,0,0">
                <w:txbxContent>
                  <w:p w14:paraId="604649F2" w14:textId="77777777" w:rsidR="00787276" w:rsidRDefault="00787276">
                    <w:pPr>
                      <w:spacing w:before="12" w:line="417" w:lineRule="auto"/>
                      <w:ind w:left="20" w:right="5"/>
                      <w:rPr>
                        <w:rFonts w:ascii="Helvetica"/>
                        <w:sz w:val="18"/>
                      </w:rPr>
                    </w:pPr>
                    <w:r>
                      <w:rPr>
                        <w:rFonts w:ascii="Helvetica"/>
                        <w:color w:val="FF0000"/>
                        <w:sz w:val="18"/>
                      </w:rPr>
                      <w:t>Excerpt.1 Excerpt.6</w:t>
                    </w:r>
                  </w:p>
                  <w:p w14:paraId="038FB2DE" w14:textId="77777777" w:rsidR="00787276" w:rsidRDefault="00787276">
                    <w:pPr>
                      <w:spacing w:line="210" w:lineRule="exact"/>
                      <w:ind w:left="20"/>
                      <w:rPr>
                        <w:rFonts w:ascii="Helvetica"/>
                        <w:sz w:val="18"/>
                      </w:rPr>
                    </w:pPr>
                    <w:r>
                      <w:rPr>
                        <w:rFonts w:ascii="Helvetica"/>
                        <w:color w:val="50A45C"/>
                        <w:sz w:val="18"/>
                      </w:rPr>
                      <w:t>Excerpt.7</w:t>
                    </w:r>
                  </w:p>
                </w:txbxContent>
              </v:textbox>
            </v:shape>
            <v:group id="_x0000_s1311" alt="" style="position:absolute;left:979805;top:1698625;width:335280;height:130810;mso-position-horizontal-relative:page" coordorigin="6890,-961" coordsize="3801,2096">
              <v:shape id="_x0000_s1312" alt="" style="position:absolute;left:6944;top:-87;width:3746;height:2" coordorigin="6945,-87" coordsize="3746,0" o:spt="100" adj="0,,0" path="m10337,-87r353,m9109,-87r952,m8188,-87r645,m7881,-87r31,m7574,-87r31,m7267,-87r31,m6945,-87r46,e" filled="f" strokecolor="red" strokeweight="1.07pt">
                <v:stroke dashstyle="dash" joinstyle="round"/>
                <v:formulas/>
                <v:path arrowok="t" o:connecttype="segments"/>
              </v:shape>
              <v:rect id="_x0000_s1313" alt="" style="position:absolute;left:6990;top:-704;width:277;height:810" fillcolor="#e5d974" stroked="f"/>
              <v:rect id="_x0000_s1314" alt="" style="position:absolute;left:6990;top:-704;width:277;height:810" filled="f" strokecolor="#9a8822" strokeweight="1.07pt"/>
              <v:rect id="_x0000_s1315" alt="" style="position:absolute;left:7297;top:-152;width:277;height:258" fillcolor="#e5d974" stroked="f"/>
              <v:rect id="_x0000_s1316" alt="" style="position:absolute;left:7297;top:-152;width:277;height:258" filled="f" strokecolor="#9a8822" strokeweight="1.07pt"/>
              <v:rect id="_x0000_s1317" alt="" style="position:absolute;left:7604;top:-412;width:277;height:519" fillcolor="#8e7ba5" stroked="f"/>
              <v:rect id="_x0000_s1318" alt="" style="position:absolute;left:7604;top:-412;width:277;height:519" filled="f" strokecolor="#35274a" strokeweight="1.07pt"/>
              <v:rect id="_x0000_s1319" alt="" style="position:absolute;left:7911;top:-420;width:277;height:526" fillcolor="#43ccb8" stroked="f"/>
              <v:rect id="_x0000_s1320" alt="" style="position:absolute;left:7911;top:-420;width:277;height:526" filled="f" strokecolor="#0b775e" strokeweight="1.07pt"/>
              <v:shape id="_x0000_s1321" alt="" style="position:absolute;left:6944;top:299;width:2196;height:2" coordorigin="6945,300" coordsize="2196,0" o:spt="100" adj="0,,0" path="m8495,300r645,m6945,300r1274,e" filled="f" strokecolor="red" strokeweight="1.07pt">
                <v:stroke dashstyle="dash" joinstyle="round"/>
                <v:formulas/>
                <v:path arrowok="t" o:connecttype="segments"/>
              </v:shape>
              <v:rect id="_x0000_s1322" alt="" style="position:absolute;left:8218;top:106;width:277;height:266" fillcolor="#43ccb8" stroked="f"/>
              <v:rect id="_x0000_s1323" alt="" style="position:absolute;left:8218;top:106;width:277;height:266" filled="f" strokecolor="#0b775e" strokeweight="1.07pt"/>
              <v:rect id="_x0000_s1324" alt="" style="position:absolute;left:8525;top:106;width:277;height:196" fillcolor="#43ccb8" stroked="f"/>
              <v:rect id="_x0000_s1325" alt="" style="position:absolute;left:8525;top:106;width:277;height:196" filled="f" strokecolor="#0b775e" strokeweight="1.07pt"/>
              <v:rect id="_x0000_s1326" alt="" style="position:absolute;left:8833;top:-274;width:277;height:380" fillcolor="#8e7ba5" stroked="f"/>
              <v:rect id="_x0000_s1327" alt="" style="position:absolute;left:8833;top:-274;width:277;height:380" filled="f" strokecolor="#35274a" strokeweight="1.07pt"/>
              <v:shape id="_x0000_s1328" alt="" style="position:absolute;left:9416;top:299;width:338;height:2" coordorigin="9416,300" coordsize="338,0" o:spt="100" adj="0,,0" path="m9723,300r31,m9416,300r31,e" filled="f" strokecolor="red" strokeweight="1.07pt">
                <v:stroke dashstyle="dash" joinstyle="round"/>
                <v:formulas/>
                <v:path arrowok="t" o:connecttype="segments"/>
              </v:shape>
              <v:shape id="_x0000_s1329" type="#_x0000_t75" alt="" style="position:absolute;left:9129;top:95;width:605;height:297">
                <v:imagedata r:id="rId33" o:title=""/>
              </v:shape>
              <v:line id="_x0000_s1330" alt="" style="position:absolute" from="10030,300" to="10368,300" strokecolor="red" strokeweight="1.07pt">
                <v:stroke dashstyle="dash"/>
              </v:line>
              <v:rect id="_x0000_s1331" alt="" style="position:absolute;left:9754;top:106;width:277;height:524" fillcolor="#fbb09f" stroked="f"/>
              <v:rect id="_x0000_s1332" alt="" style="position:absolute;left:9754;top:106;width:277;height:524" filled="f" strokecolor="#f2300f" strokeweight="1.07pt"/>
              <v:rect id="_x0000_s1333" alt="" style="position:absolute;left:10061;top:-187;width:277;height:294" fillcolor="#e5d974" stroked="f"/>
              <v:rect id="_x0000_s1334" alt="" style="position:absolute;left:10061;top:-187;width:277;height:294" filled="f" strokecolor="#9a8822" strokeweight="1.07pt"/>
              <v:line id="_x0000_s1335" alt="" style="position:absolute" from="10644,300" to="10690,300" strokecolor="red" strokeweight="1.07pt">
                <v:stroke dashstyle="dash"/>
              </v:line>
              <v:rect id="_x0000_s1336" alt="" style="position:absolute;left:10368;top:106;width:277;height:778" fillcolor="#43ccb8" stroked="f"/>
              <v:rect id="_x0000_s1337" alt="" style="position:absolute;left:10368;top:106;width:277;height:778" filled="f" strokecolor="#0b775e" strokeweight="1.07pt"/>
              <v:line id="_x0000_s1338" alt="" style="position:absolute" from="6945,106" to="10690,106" strokeweight="1.07pt"/>
              <v:line id="_x0000_s1339" alt="" style="position:absolute" from="6945,1135" to="6945,-961" strokeweight="1.07pt"/>
              <v:shape id="_x0000_s1340" alt="" style="position:absolute;left:5449;top:7325;width:55;height:1275" coordorigin="5450,7325" coordsize="55,1275" o:spt="100" adj="0,,0" path="m6890,744r55,m6890,106r55,m6890,-531r55,e" filled="f" strokecolor="#333" strokeweight="1.07pt">
                <v:stroke joinstyle="round"/>
                <v:formulas/>
                <v:path arrowok="t" o:connecttype="segments"/>
              </v:shape>
            </v:group>
            <v:shape id="_x0000_s1341" alt="" style="position:absolute;left:1003300;top:1609090;width:247650;height:108585;mso-wrap-style:square;v-text-anchor:top" coordorigin="6945,-87" coordsize="3746,0" o:spt="100" adj="0,,0" path="m10337,-87r353,m9109,-87r952,m8188,-87r645,m7881,-87r31,m7574,-87r31,m7267,-87r31,m6945,-87r46,e" filled="f" strokecolor="red" strokeweight="1.07pt">
              <v:stroke dashstyle="dash" joinstyle="round"/>
              <v:formulas/>
              <v:path arrowok="t" o:connecttype="segments"/>
            </v:shape>
            <v:rect id="_x0000_s1342" alt="" style="position:absolute;left:751205;top:1561465;width:220980;height:220980;mso-wrap-style:square;v-text-anchor:top" fillcolor="#e5d974" stroked="f"/>
            <v:rect id="_x0000_s1343" alt="" style="position:absolute;left:1203960;top:1341120;width:216535;height:216535;mso-wrap-style:square;v-text-anchor:top" filled="f" strokecolor="#9a8822" strokeweight="1.07pt"/>
            <v:rect id="_x0000_s1344" alt="" style="position:absolute;left:979805;top:1341120;width:220980;height:216535;mso-wrap-style:square;v-text-anchor:top" fillcolor="#e5d974" stroked="f"/>
            <v:rect id="_x0000_s1345" alt="" style="position:absolute;left:1884680;top:1108710;width:220980;height:216535;mso-wrap-style:square;v-text-anchor:top" filled="f" strokecolor="#9a8822" strokeweight="1.07pt"/>
            <v:rect id="_x0000_s1346" alt="" style="position:absolute;left:1203960;top:1108710;width:216535;height:216535;mso-wrap-style:square;v-text-anchor:top" fillcolor="#8e7ba5" stroked="f"/>
            <v:rect id="_x0000_s1347" alt="" style="position:absolute;left:979805;top:1108710;width:220980;height:216535;mso-wrap-style:square;v-text-anchor:top" filled="f" strokecolor="#35274a" strokeweight="1.07pt"/>
            <v:rect id="_x0000_s1348" alt="" style="position:absolute;left:2109470;top:883920;width:220980;height:220980;mso-wrap-style:square;v-text-anchor:top" fillcolor="#43ccb8" stroked="f"/>
            <v:rect id="_x0000_s1349" alt="" style="position:absolute;left:1884680;top:883920;width:220980;height:220980;mso-wrap-style:square;v-text-anchor:top" filled="f" strokecolor="#0b775e" strokeweight="1.07pt"/>
            <v:shape id="_x0000_s1350" alt="" style="position:absolute;left:1656715;top:883920;width:220980;height:220980;mso-wrap-style:square;v-text-anchor:top" coordorigin="6945,300" coordsize="2196,0" o:spt="100" adj="0,,0" path="m8495,300r645,m6945,300r1274,e" filled="f" strokecolor="red" strokeweight="1.07pt">
              <v:stroke dashstyle="dash" joinstyle="round"/>
              <v:formulas/>
              <v:path arrowok="t" o:connecttype="segments"/>
            </v:shape>
            <v:rect id="_x0000_s1351" alt="" style="position:absolute;left:1437005;top:883920;width:216535;height:220980;mso-wrap-style:square;v-text-anchor:top" fillcolor="#43ccb8" stroked="f"/>
            <v:rect id="_x0000_s1352" alt="" style="position:absolute;left:1203960;top:883920;width:216535;height:220980;mso-wrap-style:square;v-text-anchor:top" filled="f" strokecolor="#0b775e" strokeweight="1.07pt"/>
            <v:rect id="_x0000_s1353" alt="" style="position:absolute;left:1936750;top:686435;width:167005;height:130810;mso-wrap-style:square;v-text-anchor:top" fillcolor="#43ccb8" stroked="f"/>
            <v:rect id="_x0000_s1354" alt="" style="position:absolute;left:1887855;top:774700;width:205105;height:69215;mso-wrap-style:square;v-text-anchor:top" filled="f" strokecolor="#0b775e" strokeweight="1.07pt"/>
            <v:rect id="_x0000_s1355" alt="" style="position:absolute;left:1812290;top:774700;width:66040;height:69215;mso-wrap-style:square;v-text-anchor:top" fillcolor="#8e7ba5" stroked="f"/>
            <v:rect id="_x0000_s1356" alt="" style="position:absolute;left:1677035;top:686435;width:189865;height:130810;mso-wrap-style:square;v-text-anchor:top" filled="f" strokecolor="#35274a" strokeweight="1.07pt"/>
            <v:shape id="_x0000_s1357" alt="" style="position:absolute;left:1437005;top:655955;width:216535;height:220980;mso-wrap-style:square;v-text-anchor:top" coordorigin="9416,300" coordsize="338,0" o:spt="100" adj="0,,0" path="m9723,300r31,m9416,300r31,e" filled="f" strokecolor="red" strokeweight="1.07pt">
              <v:stroke dashstyle="dash" joinstyle="round"/>
              <v:formulas/>
              <v:path arrowok="t" o:connecttype="segments"/>
            </v:shape>
            <v:shape id="_x0000_s1358" type="#_x0000_t75" alt="" style="position:absolute;left:2109470;top:431165;width:220980;height:220980;mso-wrap-style:square;v-text-anchor:top">
              <v:imagedata r:id="rId33" o:title=""/>
            </v:shape>
            <v:line id="_x0000_s1359" alt="" style="position:absolute;mso-wrap-style:square;v-text-anchor:top" from="1884680,431165" to="2105660,652145" strokecolor="red" strokeweight="1.07pt">
              <v:stroke dashstyle="dash"/>
            </v:line>
            <v:rect id="_x0000_s1360" alt="" style="position:absolute;left:1656715;top:431165;width:220980;height:220980;mso-wrap-style:square;v-text-anchor:top" fillcolor="#fbb09f" stroked="f"/>
            <v:rect id="_x0000_s1361" alt="" style="position:absolute;left:1437005;top:431165;width:216535;height:220980;mso-wrap-style:square;v-text-anchor:top" filled="f" strokecolor="#f2300f" strokeweight="1.07pt"/>
            <v:rect id="_x0000_s1362" alt="" style="position:absolute;left:1203960;top:431165;width:216535;height:220980;mso-wrap-style:square;v-text-anchor:top" fillcolor="#e5d974" stroked="f"/>
            <v:rect id="_x0000_s1363" alt="" style="position:absolute;left:2337435;top:203200;width:220980;height:220980;mso-wrap-style:square;v-text-anchor:top" filled="f" strokecolor="#9a8822" strokeweight="1.07pt"/>
            <v:line id="_x0000_s1364" alt="" style="position:absolute;mso-wrap-style:square;v-text-anchor:top" from="2109470,203200" to="2330450,424180" strokecolor="red" strokeweight="1.07pt">
              <v:stroke dashstyle="dash"/>
            </v:line>
            <v:rect id="_x0000_s1365" alt="" style="position:absolute;left:1884680;top:203200;width:220980;height:220980;mso-wrap-style:square;v-text-anchor:top" fillcolor="#43ccb8" stroked="f"/>
            <v:rect id="_x0000_s1366" alt="" style="position:absolute;left:1656715;top:203200;width:220980;height:220980;mso-wrap-style:square;v-text-anchor:top" filled="f" strokecolor="#0b775e" strokeweight="1.07pt"/>
            <w10:wrap anchorx="page"/>
          </v:group>
        </w:pict>
      </w:r>
      <w:r>
        <w:rPr>
          <w:rFonts w:ascii="Helvetica"/>
          <w:noProof/>
          <w:sz w:val="9"/>
        </w:rPr>
        <w:pict w14:anchorId="49DE0AFC"/>
      </w:r>
      <w:r>
        <w:rPr>
          <w:rFonts w:ascii="Helvetica"/>
          <w:noProof/>
          <w:sz w:val="9"/>
        </w:rPr>
        <w:pict w14:anchorId="49DE0AFC"/>
      </w:r>
      <w:r>
        <w:rPr>
          <w:rFonts w:ascii="Helvetica"/>
          <w:noProof/>
          <w:sz w:val="9"/>
        </w:rPr>
        <w:pict w14:anchorId="49DE0AFC"/>
      </w:r>
      <w:r>
        <w:rPr>
          <w:rFonts w:ascii="Helvetica"/>
          <w:noProof/>
          <w:sz w:val="9"/>
        </w:rPr>
        <w:pict w14:anchorId="49DE0AFC"/>
      </w:r>
      <w:r>
        <w:rPr>
          <w:rFonts w:ascii="Helvetica"/>
          <w:noProof/>
          <w:sz w:val="9"/>
        </w:rPr>
        <w:pict w14:anchorId="49DE0AFC"/>
      </w:r>
      <w:r>
        <w:rPr>
          <w:rFonts w:ascii="Helvetica"/>
          <w:noProof/>
          <w:sz w:val="9"/>
        </w:rPr>
        <w:pict w14:anchorId="49DE0AFC"/>
      </w:r>
      <w:r>
        <w:rPr>
          <w:rFonts w:ascii="Helvetica"/>
          <w:noProof/>
          <w:sz w:val="9"/>
        </w:rPr>
        <w:pict w14:anchorId="49DE0AFC"/>
      </w:r>
      <w:r>
        <w:rPr>
          <w:rFonts w:ascii="Helvetica"/>
          <w:noProof/>
          <w:sz w:val="9"/>
        </w:rPr>
        <w:pict w14:anchorId="49DE0AFC"/>
      </w:r>
      <w:r>
        <w:rPr>
          <w:rFonts w:ascii="Helvetica"/>
          <w:noProof/>
          <w:sz w:val="9"/>
        </w:rPr>
        <w:pict w14:anchorId="49DE0AFC"/>
      </w:r>
      <w:r>
        <w:rPr>
          <w:noProof/>
        </w:rPr>
        <w:pict w14:anchorId="49DE0AFC">
          <v:group id="Group 1669" o:spid="_x0000_s1028" style="position:absolute;left:0;text-align:left;margin-left:346.55pt;margin-top:-26.05pt;width:171.1pt;height:206pt;z-index:251739136;mso-position-horizontal-relative:page" coordorigin="6931,-521" coordsize="3422,4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OHMHF0MAAIiVAgAOAAAAZHJzL2Uyb0RvYy54bWzsne1uG0mSrv8f4NwD&#10;oZ9n4TGLH/VhjGfR6+4eDDC7p7HDcwG0RFvCSKKWpNvuvfoTkVlZlREVbzGVbdlSbw0wLckMZkVF&#10;5OeTb2X9+V+/3N3Oft0djjf7+7cXxZ/mF7Pd/eX+6ub+49uL/7f5+VV9MTuetvdX29v9/e7txW+7&#10;48W//uV//68/f354s1vsr/e3V7vDjAq5P775/PD24vp0enjz+vXx8np3tz3+af+wu6cPP+wPd9sT&#10;/Xn4+PrqsP1Mpd/dvl7M5+Xrz/vD1cNhf7k7Hulff/QfXvzFlf/hw+7y9H8/fDjuTrPbtxfk28n9&#10;9+D++57/+/ovf96++XjYPlzfXLZubDO8uNve3NNFu6J+3J62s0+Hm0FRdzeXh/1x/+H0p8v93ev9&#10;hw83lzt3D3Q3xVzdzV8P+08P7l4+vvn88aELE4VWxSm72Mv/+PWXw+zminJXVquL2f32jrLkLjwr&#10;yrLhAH1++PiG7P56ePjHwy8Hf5f069/3l/88zu7376639x93PxwfKNhUDH/jtf4K//3Rf3/2/vO/&#10;76/oIttPp72L2ZcPhzsulaIx++JS81uXmt2X0+yS/nFRVIumogxe0meLsigp+T55l9eUYf5e2SyL&#10;ixl9/Gq9cF5s31xe/9R+f7laLPyXV8XCffP19o2/sHO2dY5vlirisY/18ffF+h/X24edS+GRY9jH&#10;eh1i/Z8UNgrg7Y7iTTfo4u1sQ7CPMNIU/J+ubk6/7G/uT+Qn3X2XjcNh//l6t72S/+y82fz2QNF3&#10;xhsKL5fQpy26MkfiSAk/m7CyKSkxLvBF6ZMS0rZc1lUb9nm9clUjhH375uFwPP11t7+b8S9vLw4U&#10;CFcftr/+/XjiWtSbcPU47m9vrn6+ub11fxw+vn93e5j9uqWG/VP5U/nzD/67tw/XW/+vVEN8HaFy&#10;jt7clSnKub3n0u73XK6/JP8LVQl/774+vN9f/UZxOOzJS7pT6u7ol+v94b8vZp+p63h7cfyvT9vD&#10;7mJ2+7d7CnhTrFbc17g/VuuK6tvsEH/yPv5ke39JRb29OF3M/K/vTr5/+vRwuPl47XLjffyBGsyH&#10;GxcZ9s971TpLVfbb1d3SrLuuzbFjVM+nuivrblfBtm9u72ef315Uy7JwFVbUxraa+vrbNMvFu3dt&#10;mxFm3F5+3B6vvZ37yDe7u5sTjaa3N3dvL2qu/W0XyR3BT/dXVL+3b07bm1v/OzWLqa6HiQPsp6n7&#10;8mMitz5nxf30guP90up6MS8aP0Kul83S15jQUZeLdTs+VvRhW+nCwHz5yXfUXH9C50xTnSvqpvmf&#10;Pl61IdpQR/fh7pYmUP/yajaf0bhQzPiiLlqxHXnh7f7P69lmPvs8c5d39bMvjPyJClsuV9Ws97s3&#10;WwYzKssZXc/CLcSXpLlNVFox5+JM32hg7n1bAd+oB4xKg75R5enKGvGN5shRaThsTbDjsNXAtUIm&#10;YVEuGzNuRZwEZ2UHrpB5GIlcEadiUyyQgzIV2ME4E2MOymTg8BVxOjZFifyT6Sia5dwOYJwOZ2UH&#10;kIf/KL0jAaRpa19fNgvYMFRGkIOLOB9jDsqE4AAu4oxsFqhxLGRCisViYQZwEefDWYEAqoTgtruI&#10;U7JZoCayVBlBDvJ6omu/Iw4uZUJwAJdxRjZL1EKWMiHrYmXGbxmng43s8C1VOnD4lnFCNkvUQJYy&#10;H9C9OBnYPZ4qR80DB28VZ2OzQq1jJZPxqmjWZvRWcS6clR2+lUzGSPNdxfnYrFDzWMl8YAfjbIw5&#10;KNNRrWow6q7ihGxWqHWsZUKW67I2A7iO8+Gs7ADyxCJKMPZvHWdks0atYy0T8mpd2Alex+lwVsA/&#10;mY+6aOZgZhAnZLNGzWMt84HjF6djJH68uI7ih/2jFUXfXW1K1EBKmQ8YvzJOx0j8SpmPum5qO35l&#10;nJBNidpHKfMB41fG6RiLn8zHiH9xQjZU6+15KVOoKB8wflWcjpH40WIiLo9gCpiZVnFCNhVqH4zx&#10;Iv9g/Ko4HSPxq2Q+RvyLE7KpUPuoZD5w/OJ0jMSvlvmgDpo6BHNqX8cZ2dSogdQyITCAdZyPkQAS&#10;+IoTMuZgnJJNjVpILTMCI8jszdcEWjCoCNLqv1vAba89cCNg+uW+XdTRb8SjiDTPHaZ42B+ZsW4o&#10;ggT6Nm71SEWQFa8AgTHdDRtX7XJy3Jiyzca0LPEcbtya1xrOfJ1mTpFw5mFpO146T8TZnGbQKc7w&#10;vNiZp90pz1LZnKaXKaXzpNGZp90qT+Kcedqt8qyKzWk6lOIMz3Gcedqt8pSDzWmukFI6zwCcedqt&#10;rttbXafdKo+PXDoNbCnO8HDlzNNulfZKnDl1+ymlc2fOpVMvnGTe3mqVdqvc03Hp1EWllF63t0od&#10;RmTu23fbHzCd15toh4sZbaK95+8Q7tyeuBsJvzLk9FDpmmgnMyX+5G7/626zdzYn7k9eLRdh02Yx&#10;p4mxv3pvdXsfWxc8paPbehXZBov+Ow+DkiuaMqaW3NsmlLxcdXWpv374nvej8zmyDRb9dwY+r4qu&#10;HvVW4Xuq5Mg2WPTfGZZcd3Wotwrf0yX3tsGi/86g5PW6rlPjHNnCkhcVMyrOd1FTFzuewVe99bqZ&#10;Bz9w2fM5jfLJZXfWKWUXi4ZG/NSye+uUstdtU00KSWecUHLBtCjR5852UC51GdwP+L270CFwPxIR&#10;5MFeyLKkls99gtjkEHshP7v/tVVAmMG9ENo7b7c8pu2Ps0oDuP1Bc3Vj+8ONKtP2xzfc/ljQbqBJ&#10;YajVdlN8Z2RDjsES5Ctuf0DfaM6S4ptcD2IASBOsrrjk7Y9FbdMhuf3BVnbgnnz7AzpIc53udhcj&#10;DsrFIA5f5vbHmhby1r5bEaejYCs7gE++/YEclNsfIw7KtoEDmLf9UQN8KnY/2AiET7aOEfyct/mB&#10;3BN7H9i9J976KIhiWpVPbH2wkR28p976gO6JtgHdU1sfVbEA5C9v6wOCK7H1MQKu1NbHiH9xX5W+&#10;84HI/SoeOBS3Env6sm1UNW1ZmeDvmex8QP+eyc7HmvaszPgxaOnGou+38wH9ex47Hw1paOz4PY+d&#10;jxH/4v7q++18QL3QM9n5wP6J9vGkOx+0mJ64PdpwmLg9iszE7VFkvge3/8ZkfdXp4Ht6G8ioIr6L&#10;3jZY9N8ZEN9l0ZHW3ip8T5Uc2QaL/jvDkmtaro4T356s97YJJa/WZ1lyV3Jkm1DyekFbdYk+R7a4&#10;5Hm7BZUEe5ed9YDKGvsuC5r2J/PeV711StlFuaKJeSJLftVbp5Td8JoptejOOKXkbiMqabMh7FoN&#10;Ss4i4AlPA0wEnB7B+R4Pu9DU2CDgbkNxIuDfkIA7xGiyoGhtOsIhJeUb4WiSZQARmISu0Ld4XTDi&#10;m+QYNVznimUa0qepBwAgBRIEfIQCKQKOvcvT/0P1UhEnQlGgP+Qq6NvOCpf9rKmfh4W5iJ679bbB&#10;ov9OO3frx/GUAbS3/jojaEGPBJ/bRM54oG7aRH7E4+poE5kFmn4I/fmw2/Gz/PwInRN0vLQRtCpp&#10;wcPzT3oY3em8tm+6J+hoSOCH06ka+jXA73x6ripXixldzwm+YupNmpiexToNa/vQdf9MnBSwkq+L&#10;Gf+HHYtLknvHZHQ9897HRnLcrMpFY3oVd9YbJ1wdeCXHTHJoZXoVj5nOyPJKjphVWdSmV8MBc+CV&#10;Gi4XDT0+YQVLDJfOyvJLDZbkWGE6Zo2VQ9dk7Gmf3c6jGCmdlemajD9XLdu1OAHtY3JD12QClvO5&#10;nUyxS+ysLNfUHjGMmvWA3MA1PujBNxD3FOpyXlRmQsX+sLMyXZM5gDXN2hweuiZTsJzThp9V18Te&#10;sLMyXZM5gE3T2hgeuKaeiVvOl2vTNbEv7Kws19S2MOzLrAfihq7JFNBF7aiJTWFnZbomc1CV65XZ&#10;DKyH4YauyRTgqMUdEYya3g8uy7XpmrUdPHBNPQcH65rcDOYaaUVNbwXTI/C2a3IcsAcC9QQcbKFi&#10;Hxi2UIZNUXuv6Bwb27U4B+3jb4Oo6YffUL8mH35jKytq+tE3FDVr/3fommwGcDQQz73B0YDxn4ga&#10;qGvW1u/QNZkCOIaSUL+fu8AxVD3wBluotes7cE097QZnHeJpNzjtUM+6wX7N2vAduiZTwAOB2eWK&#10;B92cVahrf8hlMHyciAVsNMHe0JzCz7Cnh3jap7Kmh3jg7h6NR1xnqA1Fdeb3kxZquvRcS4scNAtp&#10;n9gKx4z1Hwd44pEJz3p5Kdl6Fj4MP70R9ZhkE2p8+Cz8bAvy5YTrhQ/DT2/kL0YTMx+H8GH4GZdE&#10;m8VjRt4lGmbGjNqb656PCdcJP/312khRdzlWVrt5faasdkPrjF/cz1NAz9xiu/F2JlptWXSrY963&#10;fo2nsL3F8eyoehVCeXm7P+68B2cfvhDPTqhHLNyBUUwItv0hasuG/tfe3nSImj+U8lGHLUIoRhhn&#10;CMXcHGGCYvBIKQwtoomlP1FqMN3SWAAQixiKQWAhp+KQV8jFEG8lDbzSc0CAeGImA+f0chYOUUU8&#10;CffPUQy8emIoBhhiHhQDGFFBMbIKs+aYbtKBlXIZhKBrnIBEKAYn9AKKiQl97NoAigFQkQPF6KI2&#10;rxNQzFlZUVvo+g8WjzlQDC4eBRSDi8eFbgQAVORAMbjkFlAMNs8BFAOgIg+Koe4s7oNgf6YelCCG&#10;YuOdPCgGACw9E97TAIx3aOKaAiqeAxQDLZQnd/4W+OA+fzDUoMsdQDEAYBUUIyurhQ6gGOjXrCcj&#10;Bq4NoBgAsAqKkZXl2gCKgdEgB4pBACugGASwAygGtpVyoBgEsAKKQdg/gGJgYykHikEAywucruLC&#10;FjqAYmBjKQeKwY0lAcVEvzZBMV7DERuzzu+ZFPIoMu0KfEP9q19Lj9PFP97JNk8MxRR/glAshWUl&#10;QbEUugaISiArHlIlsZkkypMGjB4Fn8i5BPh0Boq1d0jujZWVBuvSwF8aQ0xBdape+dRRXT6Lwgbn&#10;kKxqOqnt3Dkk4VR1uoJgadM5JO4NLk/0ugw+km9Iy1xP/dJoGZ3W7PexigWd0kXt7ekkZM2STsl1&#10;13OX6fVhj5aQka/0aCv9xzvclxRPEJ2RNeOXtIBea1CZXslVUgItowvSA8uGVzGscUaWVxIU0Mtj&#10;bK/iRWoaLaMTnegEXsMtISFzVpZfSkJGjoEkxrFvj1sfLN0KGfuC1he2a3HwnZXpmqRlXLXMTFpH&#10;jQxdkwkolnSCtRm1OAPOynJN0TIYtRxaVnCNtVwTtMxZma7JHMCalkPLiiWtsk3XRBtgK9M1mQPY&#10;NHNoWbHk4wSMZiBombOyXFO0DPZlObSMLmpHTUjInJXpmm4G66XZDHJoGY6abAYUW8s1JSFrlqXt&#10;Wg4tg3VNSMiclemabgaV3a/xZLSDDom0DLZQQctgC1W0rFlWIGpxDhIlZLBfE7QM9muKlpFrdtRy&#10;aBkcDQQtg6OBomWwruXQMjiGCloGx1BFy5olaKE5tIy6NLtfE7TMWVnNQNEy2K/l0DLubc0uV9Ay&#10;ZxVcm2jZRMv4YO9JQobAYItjXq6EjDfzz2rIaDHBWrRxKZPJWvg1cvEpzb6kM1yq9ekMlwosKUkW&#10;RXkao1e8v0Z3SHrgMasW453xq+V4Z+6RxB58xW8oIvMXHL9DgDy/johsPf9htX7nINokInv6t8jy&#10;GyiGWMwdfj1hMSgiw9giXnikPFkJ5/YxmoFTe70eApxHLodSsBiCPBIJEAkKk8BYdqSJwLPFYoAi&#10;5ojI4JReiMjglF6JyOCUPguLoSm9EJGJKX2czQEWAwuhLCyGFkISi7GVVdGUiAwuH7OwGEKwQkQG&#10;l49KRAYX3XlYDCBYhcVA8xxgMYAq8rAYQLAKi7lXDQ6lrEpEBqOWh8UAghUiMgx4aOYaichgXXsO&#10;WAy00DwsBhCswmIIJuqxAGwn5YjIIIJVWIxArdV5DLAYGA3ysBiImsJiIGoDLAZG0CwshnC/xGII&#10;9w+wGJhyZGExtEkisRhbWQkdYDGwtZSFxdDWksRibBVcm7DYhMUmLDb2cr/vgsUUgEIisiSYlYTF&#10;WgKVhVQkFmv503hJX1NF9hj6dIZkpVGxNML2OBXZeLjSKGISkFQ162llZC0m8yBykpH95c9Mqz5/&#10;A15GyGXIy9zzrS+Nl1V0fp9H9qU/D+HpZGTViiZG7nq/V0a2KBfzGf9nTEbmjMI8LGYZkpdVqzkd&#10;rcVRUF49mpfRBengDcOrmJc5I8sruUaqlqT9srwSygF3dOdQECUXqXTFxnRLyMicleWXkpGRTyCJ&#10;MatMlJEtSloJWhETvMxZma7R0BStxjlcZsxyeNmipPWz6VqcAWdluaZ4GYxaDi9b8HlOlmuClzkr&#10;0zVV/1FNy+Fli5JeWmG6JtuAe8vXkPwoXgabZg4vW5S1nVDBy5yVFTXFy2BflsPL6KJ2QgUvc1am&#10;a6oZrGhpbHUdObwMR002A4qt5ZqSkVUr0g9aruXwMljXhIzMWZmuqWawIgxjuibHgaSTyGALFbwM&#10;tlAlI6tWBK9M1+IcJMrIYL8meBns1xQvI9fsqOXwMjgaCF4GRwPFy2Bdy+Fl1KXZY6jgZc7KqmuK&#10;l1WohebwMrqoPesQvMxZma7pZgDmaDm8jC5qD++Clzmr4NrEyyZeNvGyZ8fLlNgH8bIkypXEy5LI&#10;W8tazjxt6Fa3Z8BUAEBuLUV9UEBu4Wd7qpm/IHWsY9KvNDAVINd4WQGYjfv1OBnZ+BXbsvzSGkYi&#10;iS8mkUpVs0LAJxkZPXV/eb0/vL04XbS/vjvRX1QFPz0cbj5en95eFE4gd7//4dNp/+HmxJWS8dP7&#10;/dX3ecdNTVPlARajU/vJsQmLQRkZz+zN6f2jn66Ec/sYzcCpvZoIIs4jl0OzhLPIEOSRSIBIUJgE&#10;xrDupWAxRBFzZGRwSq+wGE38rZApGRlEFXlYDEzphYxMTOnjbGoshhZCeVgMLIQUFgNRUzIyuHzM&#10;w2Jg+ShkZBS1xkzoAIuBRXceFgMIVmEx0DwHWAygijwsBhCswmJkZTUDJSODqCIPiwEEK2RkGPBI&#10;Qg/r2nPAYgAm5sjIIExUWAzBRDUWoO2kHBkZRLAKixGoteraAIuhPaV4JN7Qa76t4XMtR2IYNYXF&#10;QNQ0FkO4Pw+LAdyvsBjA/RqLoSlHHhYDLVRhMbKyEqpkZHCOlofFQL+msFjUr01YbMJiExZ7dlhM&#10;ASiExZJgVhIWSwJsAKkEtNIeRpbyjF8S5kkjRuEhxiT6dIbWpVGxNMKWRuvauNOtjpG/NIroa8OZ&#10;W1Q1y+eORoEnOY1skpF9J15GbXDIy5wQ6aXxsnq1ptk5PaVML0R2Orink5HVK5JG0fXay/RniD2a&#10;l7Gvs97hvqR4lu6MrCminKXXq6oxvXo0LyvmdMay5VXMy5yR5ZVcI9Wrsja9EsqBJBkZXdEOlpCR&#10;OSvLLyUjI8dAEuPYJ8rIivkauBYH31mZrkn9DFctM2Y5vKyY0wnoVjIFL3NWlmuKl8Go5fCyYk6L&#10;Wcs1wcuclemarv+gpuXwsmLeANdkGyAr0zXdCEDTzOFlRcGPXXadXNRnxN2Ps7JcU7wM9mU5vIwu&#10;akdN8DJnZbqmmsGa3gRgdbM5vAxHLe6IYNSUjKxeF2vTtRxeBuuakJE5Kytq6oWW9ZrwshW1HF4G&#10;W6jgZbCFKhkZuWYnNIeXwX5N8DLYryleBqOWIyODo4HgZXA0ULwM1rUcXgbHUMHL4BiqeFmNWmgO&#10;L6OL2v2a4GXOymoGipfBfi2Hl3Fva3a5gpc5q+DaxMsmXjbxsmfHy3j2Q2vEcDgY4mUtbRmHLTRx&#10;cMvNUSLjr0fljWEbk7X0GrBW++VlZONCLO8TjSBjl2vv7gxLakPln5GAOiyeVVAUzpSVxsu4o6ey&#10;CJuNed8+rkvz01ErX9aZwLd+ETYbK6u9x/ELqpoVWOckI3uJMjJa5A2xmHuCd8JiUEaGsUV4SI5f&#10;GpZ0GhliFjGagVP7ARawOU9MZjb2QzVyPQqn9RIJELsJk8BYeKSJAIAV8Wo08ZD+r4zFAKrIkZHB&#10;Kb2QkcEpvZKRwSl9HhYDU3qFxcjKyiYPodGDn3AhlIfFwEJIYTGyMl1T9R+hijwsBhCskJFRQkHU&#10;VCNAqCILiyEEK2RkcNGtsRhCFVlYDHZncR8E+zMlI4OoIguLIQQrZGQY8Ohm8IyxGICJWVgMIViJ&#10;xdjKaqEai6HtpCwsRjXcRBUSi7GV5ZrGYnBPKR6JE2VkEMFKLIaiprEY2ljKw2IA9yssBnC/xmJo&#10;aykPi4FNEoXFgC5wgMXA1lIeFgNbSwqLkVWoaxMWm7DYhMWeHRZTAApiMcdnzjCVNCzWXnGUuwCk&#10;EtBKKyPzAGoczqRxnpY/nbm/R/GnMywrjYulMbY0XscLl/O8Lg0jptA6VbMmGdnFal1xEg5/u6dX&#10;TDbFireW37s/2k9e4GOXtK4b8jLXJF8aL2tqftEgc316CIKg8NOpyBoSbM3ocu5lHzEpimUcabhs&#10;Ta9xCu5GepCAKAi70cfdHCy+lmQFTb1cmy7F69Q0Vram19INXRKkjEzCtDB2STKCpibNgBWlDFBW&#10;mmGS6jGysZxS4jFyCOROrIsK+/Ea/SrLyvYrDnpBNqZfElFyoMxoZSGy2syhBGRkY/nFPVzEx2C8&#10;svhYQ5vxw7ol6RjZmH7pCg9qVw4cW9AZ1JZfcaVnG9MvXetBQ8whYwuqq4ZfgouxjeWXwmKwz8rB&#10;Ygt6kNfyK673bGP6pet9SS8TNPrSHCaG4hX3OCheSifW1FVh+pWjEwP1S6jEUP1SIjHyq7b9ioOf&#10;+spKuz1KFgbao0JhTV3becxCYXb/JUEY6L8UB4PxypKH2f29pGCgv1cQDNavLAhmj48SgYHxURGw&#10;pgbtMYuA2XMJyb/AZELhL9h/ZeEve9ol4Vc075rY18S+Jvb17NiXokyQfbUkY5RYpbGvFIrWXm0c&#10;a3lxGeGhMfVSGsvx16M+dayoNMSUhqvS0FeL5M7c4qOQ3Bm8l4YK23tMCpcWl30lSdi//du7H8vp&#10;BZUMmL7FgfvUjIaIyyGiCXH1zGmw7Ac4ItCBZEWYPZePaUsBpvJ6xQ/IjVz4mMeiyDUnIxlj+Rqv&#10;9hG10Yt9ACHiBWeiFsyewuchLoAgsoRg9hReysDAFF6pwOAUPgtx2VN4ibiiKXzMKQeICyx5shCX&#10;HS+JuEC81DFicImYg7gKu35J9RdYIqozxOCSOgdxgbYoEBdqjAPEBRBEDuLiPsnoI+TjkKDfUrIv&#10;GK8cxFXYyEaKvhCy0X38c0VcoD3y1M2jaR586CA76wQsProj4tcACQrEBZGg7u3Btk8O4gIIVSAu&#10;hFAHiAv09zmIC8RLIC4UrwHiAqNjDuICCFUgLoRQB4gLTCSyEJfdHiXiAu1xgLjAFlAW4rL7L4m4&#10;ov5rQlwT4poQ17NDXAomQcSVAqbSEFd7xRSapPHIi5J3jaO3NMaVxsvS2BsvSr6uvGv8DlXNemJ5&#10;l0denlBOL5v8Zi+bbCjLQ/blKsZLY1/VqvEdGJ2M3L5vcfflNLukQYvPB7zkthMeP/7y4XDnhvNP&#10;x9Nfd3v3+/bXvx/5NQcMAug3/0sbnA2FKVozVOvlclat565/i8HBo/Vd5Cu/YKl0D6DGJcX4yxlZ&#10;UgnJv6o1KSosr+SqyFwUqTWRfwng0KuYgJFX9oMmclFEDjWmV49HYPS6NTtYAoI5KytaSuhFji1M&#10;x3IoGJ2jDFyLg++sTNdk/DmJtmtxAjZFaeaykAlYlPRoi1XFBApzVpZrioXBqOWwsEU1r0zXBA1z&#10;VqZruv6DmpaDwxZVUduuxSlwVqZrMgewaeYQsUW1sBMqmJizslxTUAz2ZTlQjC5qJ1RgMWdluqab&#10;wWptNoMcLoajFndEMGpK/VWt16XpWpb6C9U1qf9iKytqSgBWrUt7cMqiY6iFSj7GVqZruhnQkMGd&#10;Gy8e4tEuC5Chfk0iMrayXFOMDEYti5Gh0UBSMrYyXdPNANS1LEyGxlAJytjKck2RsmoNWmgOKXMT&#10;CmugEqwMTjsULIP9Wg4sY6/M0UDgMmcVojbxMjfB/nJPh8R85GOZ+M+H/XHGEIknCzQf39A475d8&#10;l1/GyAoP4M68SjP364ANjYcppfNAx6XTGJVkThMAZ+7OCKY0j/vOAwKbU1+eUnpLDDbUvyaZt7dK&#10;fV6KOXdm7Az1Q0nm7a1S35Bizo2eS++kRuORaaU9G2pDUek+oO0C7LC7PM1u3Yvp6JV0tAijl9Qd&#10;6Jmqtxfv+Tv+yPLWlk8vn332i71r94MNeiD2cOKq1yY7kKn+Y8mmWtgSchY+DD99WT72Z06Y+uqn&#10;hIXUBV/Cz9gnolM+pOHD8NMbtXfX5Sl8Gn6KUFGaxspKQ1xpuIw7eqpAVOTYFdt6Q5kctfJl0a2O&#10;WbV+nclhe4/jF1Q1K8Ty60jCfv55Tv+bJGHfSBLWUE82xGKuUU1YDJ4ShrFFoGepmjDILKhRdxv8&#10;EFkMsIDNeWIyk/TkI4Q8AgmgWb1eCgFYEa9G05RhXxuLAYqYh8Xci7KGIFHIw+CUXunD4JQ+Rx8G&#10;p/QKi9HEP0zp4xUrD6GCCIOFUBYWQ/hVYjHEX5VKDKKKLCyGlo9CJwYRrBKKwUV3FhZDi26JxVDz&#10;HGAxgCp4mO+6oM3Sfgx4Kbsg3J3FfRDsz5RcDEYtD4sBBCsEYxDBviQsBlooT+76hCaKxhCCVViM&#10;QK3VeahHI2G/loXFEIKVWIytLNcGWAyMBllYDEVNYjG2Ml3TWAyMoFlYDCFYicUQgh1gMbC1lIXF&#10;EIKVWAwh2AEWA1tLeVgMbC0pLBYh2AmLTViMCeCExZgbWmz0u2Axms0SeOmQCsRizuwMU0nDYu0V&#10;R+kMQCoBrXhMlQRn0jhPy5/O3N+j+NMZlpXGxdpb/Cq8jhculOozZfkckndj8CzpGVVVs3zuaBR4&#10;kpdNtpjMOz3JyL6djIyqwpCXOa7/0nhZQ5THtRDa4efa/4SnhC3pRe7ucu4y/ZOWBB/7BUnKofpr&#10;el6M/u/d7cuJV6psYk2q5UK1WdR0eAxHQLkk10im7EjOztd0GK3hUkzK2MRySYKyZsHn2RguPR6U&#10;rcvS8kmox9jGckqJx8grkLs46ImvmFxXZvoEI2Mb0y8Zdg6UGa0cRLauzRwKQMY2ll+Kj8F45fCx&#10;klZXRt0SdIxtTL90hQe1KweOlXQonOVXXOnZxvRL13rQEHPIWFmYeRRcjG0svxQWa1CflYPFSnqd&#10;oREvoRVjG9MvVe+XxdKs9zlMDMUr7nFQvBQQa5YLOuPQ6L1ydGKgfgmVGKpfSiTWLJd2/5VDw0B7&#10;FCwMtUeFwsgvEK84+JuV/VbhNU02IygP+i8BwlD/pTgYjFcOBwP9vaBgqL/nBUN0i7B+5UAwMD4K&#10;BIbGR0XAGtQecwgYmEsI/oUmEwp/wf4rB39R32X1XwJ+sU3ovyb2NbGviX2NCf2+C/tSlAmyL08y&#10;3JM61JIDhAo/PYwiIRHTlaCXCx+Gn62wKoWitdxk/HK02Divl2p96jR/wZnw0zsVuNCZC/orUp48&#10;YwllhJ++rMCrxssK7Gu8rJbJneFo/IQXA8zxK7ZlneF7rV/jOWxvcfx6qmaFIH0dSdh6OiWMDgf7&#10;doiLav4QcTlQMiGunjnJGTjGEWEWm6oIA3P5mLagqfxgxW+vfB6PuGxsE6/20SxeL/YBhBBrHnvJ&#10;w517tB4AU/g8xAUQRI4QDEzhJeICPFCpwOAUPgtx2VN4ibiiKfyIBAwueXIQF4iXQFxoyaP0X3CJ&#10;mIO4QP0S6i+0RFTiL7ikzkFcYEktEBdqjAPEBRBEDuJC3Vbc2aB+S8m+YLyyEJeNUIXoCyIb2eXA&#10;+vXdERdAglmIy0aoEnEBhDpAXGDbJ0ftBRCqQFwIoWrEBfd+4kE28YWQAKEKxIUQqkZcaAMoB3EB&#10;hCoQF0KoGnGhLaAcxAUQqkBcqD1qxIW2gLIQl70FJBFXtAU0Ia4JcU2I69khLgWTEOLycOcMHklC&#10;XC1NysIjAZMIljReUhKySaM/jyJJZ6hUGuFqUZJ/SAaSxZYlnSFvaRQvjQj62nDmFlXN8rmjm3gS&#10;eVeLvDx6nORd3459EUIZsi8HSF8a+6rrhUfF9ELEp5V31TW/j7umpbHSUj1a3kWu0hu9Wnd71BZP&#10;y9kkbDPGjEKyr5rfS2m5FC9Hkx6FpLdAWS7F7ItNLJck+6rrZWm69Hj21TRmmAT7YhvLKSXvohiB&#10;3MVBT5R3FfO57VgcdWdkeiY3/Dl7Zrxy6FcxpyPEjJol8JczsjzjsSZCjzBmOfyrmFMCDM8EAHNG&#10;pme62oM6lkPAivnS9iyu+87I9EzXftAgcxhYMV+Z2RQQzBlZnikKBnuvHApGFzVjJpRezsj0TLcA&#10;OpvI6sRyOBiMWdz9wJgpsVdNnZnpWQ4JQ/VMqL1gPVNyr7pu5rZncR+UeGI+apsChsG2qWgYeWZn&#10;M4eGof5M4DDYnykeBmOWI/lCY4AAYnAMUEQM1rMcIgZGTUHE0KipiFhdg5aZQ8TADEMQMTTFUEQM&#10;9mU5RIxnWsbAJIgY24SebCJiExGbiNizI2I83SHBUDgdChGxlqeMn/xEcwUqiqDKmCbqq58DNv5s&#10;nveJBo5Rnzy9oT51zKoNVXd4duBz4afgdGfKCkRs3K+W1NGbesb84t6bNV/j3rdlUSLHymr9OpPD&#10;ltSNX1DVrBClryP6+rlsaJYwnQPG2OkbvBqyoSo2AF90Zj5VpQl89SRqAAIAogi8IFX0hebzMYSB&#10;03nNAADRkQughCcb0VRerv8J+YQZYMzj9PIfgIl49Zl2CBiYxufBLwAlcoRfYBovhF9oGq+EX3Aa&#10;n4O+wDRekK94Gh8ncQC+wLInB3yBeAnuheKlhF9wmZiDvUD9EsIvtExUwi+4sM6DXjZcVdALNMcB&#10;9AIwIg962XBVQS8ysjoKJf6CMcuDXjZcFeovDHB0b/98oRdolzyN8+A6/TWRCBQq6EUE1srmAHqB&#10;raE86GXDVQW9yMjybAC9QN+fB71sIK2gF4jZAHqBsTIHeiG4KqgXhKsD7AWmFjnYC8FVXsZ0dRa2&#10;zQH4AptFOeALTcYE+RKzsQl9TehrQl/PDn156NNhE4i+HF05w03S0Fd7xVECA7BJwCcCMo0DmDSW&#10;k8aFHsWYzvCqNPYV1GDj95jG5Fp6Sbc6xr7SUKGrDWfuUNUsn7unEoO1KMzf2SQG+3ZiMNqOHzIx&#10;9/6Rl8bEmtWcqA0z5Fak9VQvjGxWq/nMXY2qa4wSHq0FW1az4GzP3+K5IRlY83xJw5oVTQwtf+TK&#10;KIGG0X0N/YlRGBlY/kgQ1qz4jeucDRWfx4MwWr8MHRIYjCwsj5QEjFwCKYujnSgBoycIDafiYINn&#10;DBUC4xCZccpBYJWVOgHAyMKKlOJfMFI5/IteiTaMlKBf4KVpCn7BGpUFv5aWU3EtB7JCRb5gs8sk&#10;X4ZXmnuZCVTYC/ZOedjLyqCCXmlneq3WJLUwOgWqIP1aeENY4PPMb07GPetS9jBE7a1oxf0Lm1jV&#10;Xam8mhW9X9FyK0flRfVmWN2FxAvULCXwalbUVk2n4k4mUeBltkEBukAbVJiLnAKRisOeeJiX2VsJ&#10;xgV6K0W4YKRyCJfZrwu8Bfp1BbdgncqBW+YIKMgWGAEV12pQ+8vhWuY8QUAtMFFQSAv2VTlIy5xM&#10;CZ4VzaYmmjXRrIlmPTuaxXOUryXkap+LO6MC8hc8A8ZMFNKfGuZxli/pzBN2rVM0YoxBnDTU0waL&#10;+sqxsojycEjPYKM0nNVitjP3GB66HAdVbVlnIt/6dSaJ7T2OX1DVrcAiv46Uazq/ixVc3w5b0aJh&#10;iK3cY8UTtrpqQ7Ohbit6pAvjhmCWquQyZ+8xSAGTd42tAJORixxzPSgfIjIn7vGyEszb5aISQgax&#10;vkk6uMuctGdhK0D2csRb5qRdSLfApH2ArcjOWp3mYCtz0i6wVTRpj4nAAFsBvJCDrcxICWwFIjXA&#10;VgAu5GArs04JxRZYCA6wFbVOK3052MpseYJagaY3gFYALuRAK7t7insV0D8pmRaECznIysQwQqOF&#10;MIzuxUGd+r7ACrS+PHGWBfcEsYJwT/fooKfKU2ZZKFQwK1LymMxxAK1Ar54DrWwUKqgVitYAW4Ft&#10;mxxsZaJQga0ACh1gKzBJyMFWZhsU2Aq0wQG2Ahs3OdjK7K0Etop6qwlbTdhqwlbPDlspPoREWEms&#10;KQ1btYQoi3gE8tGqsDwfGi8pDcOkIZ1H4aEzqCkNW6UhsDSclobm0jBfEjFUdetpZVjTmVy//XL4&#10;y59ft08kfjueRRPXIc9ybfLF8awlTz6ZOM/dmWJP+cpFPtN8SX2A0hk9WodV0iST/q/LiZEWm5h6&#10;ggDP/uXVjNbVy4pO7TFcilefSWdy8bm1hksx1UJH26pF0LJcmy49HmvxGb+GTwJsoXOAtSBruQa5&#10;i4OeKMgql2b6BNtiGyt/Gm5R7sxo5cCtcmXmUOAttrH80nwLxSuHb5XrtZVHQbjYxvRLQVxUu3IQ&#10;V0k11ahfAnKxjemXrvWgIeZQrpLglOGX4FxsY/mlQdcS9Fk5oKuszHgJeRbbmH5JhE5AkF6kYXRc&#10;OawLxSvucVC8Bvos6gctv3JwF6hfQqGF6tdAokV9oemX7OlX5vYFT0ijnRnQHgXyQu1xoNJa2HnM&#10;QV6g/xLMC/VfA+YF4pXDvEB/L6AX6u+H0MuuXznQC4yPAnuh8XHAvUB7zOFeYC4hyBeaTGj0hfqv&#10;HPRFfarVrwr4xTah/5ro10S/Jvr17OhX+/haOJMJ0a+WnIyf/U5TBFo6jr+t7zGHb41fzZd0hjF5&#10;l2hwGVNZpWGhNlLnFFvt+jkJyZ3xq0VyZ26RO28KO7k3do9peK9FcuMp5H1BuuD49VS9CthyEmzN&#10;tveX1/vD24vTRfvruxP9RaTw08Ph5uP1ic6vc6eK3e9/+HTaf7g5cVoZJL3fX30nwEWtaAi4Vlzf&#10;JsDVP/un9vohjAjLh1TFFpjJx6wFTeT1eh9wG7nsMVc9atFjQxsBuACz0Uv95wm4AIDIkW6BCbwE&#10;XLRQDhPlWCg1AFwAQGQBLnsCLwFXNIGP/dKACwGILMBlw1MJuEC8BhouACCyAJcNUCXgIhsrjwMZ&#10;F1hQZwEuuy1KwAUaI4/SEcugpyJtAJEFuGyAKgEXAKgDMReIVxbgsgGqkHNBYKP6+BWoX98dcAEA&#10;wVO37uyixGcQARCUgAsAVA24EIDIAlw2QJWACwBUDbjgzk88yKa+cNEGzhJwgXhpwIUAfRbgsgG9&#10;BFwA0GvAhTY0sgCX3R4l4AIbGgPABTaAsgCX3X9JwBX1XxPgmgDXBLieHeBqJTiBVkDA5ZlG4GCB&#10;V4SfXm6VBLj8BcP1QgHhZ/u4oYdX41dL4ixJxCYN/jwKJJ2BUq1bZwBXe4fk3hi6SgNvaRAvjQe6&#10;unDmDlW98vmlMWB63eLf7o9EgQs6aOli9t79sVpXnJ6vSL4ebi7f0P9nX+5u74/829uL69Pp4c3r&#10;18fL693d9vin/cPunj79sD/cbU/05+Hj66vD9vPN/ce729eL+bx8Td86fTrsLtpC7pLKuNse/vnp&#10;4dXl/o4SffP+5vbm9JsrjpgdO3X/6y83lyxD4z8u/+PXXw6zmytCehW9K6CFaGTA150VJR1qTxU/&#10;WPrvUQ26ufz7/vKfx9n9/t319v7j7ofjw+7ScUH6p5+ubk6/7G/uTxRk0kp1NofD/vP1bnsl//kf&#10;19uH3ea3h10wPuwf+Fdub/K67k/h/fvbm4efb25veVjn39s4Eaw8H+r9hw83l7sf95ef7nb3Jx/v&#10;w+6WQra/P17fPBwvZoc3u7v3O4rN4W9XzqHtm+Ph8j/pTsk5+v102J0ur/nXD+RE++/UwLoPnMe9&#10;k3w7xweK9/vP/76/ohveEj51JPXLh8Mdl0NOzWiErqo5TeuJYBcFrQPcxcJpYwW9OOlidsmflTSX&#10;5Sht34SvPxyOp7/u9ncz/oXcJk9d8dtf/350kJZS15rw1e73HDxX/K0bFbt/oDL5X5z/7HH7K93A&#10;t9IsVnOuOts7itLPh92OGwlXRyfGe2lIl15b1qbTZ6zXLNZzWu5yMmviQjKXl598LjlRIX8MuCiT&#10;/E8Q6pY1vb2t8cXFZgPVIl/b5b4vSrKWoiwo5G3F743iBSebXM9a5+OrKay7ruktD4ZTcrFPWNdw&#10;SnLdoiktp2KuyyamUwrsrudr0ykagXsCwQ/kGk6xAjvCUotVbXklpItsY7qltYuMbKxgGWjX8kyG&#10;frmYm57FkWcb2zMZ+2ZJDweansXh39Ap9XbMZPyX5cL0LA4/25ieaby7LGzPDLxrxGwhKz4fnGdU&#10;fMF32cb2TMa/WZQrM2YG4LU8kxlYrVemZ3H82cb2TMa/WRR2/TcQr+HZUraA9dz0TDBetjE905CX&#10;OnozZgbktTyTGVjbMROUl21sz2T8m2JhZ9PAvJZnMgMldUBGPZOcl2xMz7SScc6vVjC6WAP0Gp6t&#10;ZAtgumx4JqWMjnhZfb+MfzNf2fWM11Z9R7tiLaPlmcxAZdczwXrZxo6ZjH/NL20xYxb3Qf7MOcOz&#10;tWwBVWPGTNBetjE9U7i3pn0O0zNDz2h5JjNQE8s1sil4L9vYnsn4c7hsz+I+aEOU08zmWmagWdqe&#10;xfFnG9MzhXyhZwbyNWJWyhbQ2C1AMF+2sT1T8W9oc8uqZwb0tTyTGWgqc1omqC/b2J7J+MN6VsYZ&#10;2JRgFlTJFtDUpmdVPPVkG9OzSsa/bko7ZlU8/9zQW1vMelbJDDS12TaruAdiG9szGX/Ya1SiBdD+&#10;vO2ZzEBDz4QbbbOK4882pme1ij/qaes4AxtaIJie1TIDDb13xvCsjuPPNrZnKv5o3KzjDGxqMAbU&#10;MgM0CpuexfFnG9szFX80C6rjDGxI1WDGjN7vF68DahrqjJg1cfzZxvSsUfFHM8cmzsCG3kJleyYz&#10;QP2K6Vkcf7axPVPxR7PtJs7AhpZhtmcyA5W9Dmji+LON6RkdPiESgJcozBP62QYfWmE6R4dsBDv3&#10;yF1Fk2Qjo/S+n2BGIik2Au7JLNAhUPa4XjAIiN0DLaGYy1SUpblUKfis+q44NgLuyVTQKa72xLug&#10;hy378jbFHDSHQq2LSzrzw4qeWBizke2eXhmjFXuhlsYUZDu5hUzHujRhAlG36G7ZCLgnc9GsaYVv&#10;DfOFEj/BBXIh07EmQzN6cTLYyHZPr5ERhCnkIrkgGmBHTy+TQfTkOhlGTyuhSlqDmdGTK2UeSYB7&#10;Mh1LmhtY0RNyKDYC0ZO5aAhIAvfibNAjpahpqAXzorHBjFgxs5Htnl4yVwt7kVXINXOxRE1jKZvG&#10;YmHXPbFsZiPgnsxFU1FYzOTKhXPhDmg35sCFOqJ9QdmwkivWzmxku6cXzzB6cvVc0IFPdt1T6+fC&#10;ntUVYgHNRsA9mQuazZd29OQSmja0kHsyHcxXrOiJVTQbAfdSm4YUTRXUPdrRUyvpwp4RFGIpzUa2&#10;e2ot3UAiLhfTtNWC3JPpoMiZ0RPraTbq3KPtlA7cb6/9Xsz2zeWX+xbm02+09fiRNfbM9h/2R94F&#10;2tCMhbYGNmHvmaz4U2BMQxYbu7ei0PXGjanLYmMahv2mw7g1j67OPDykcsac5h7OPDykMW7Oow+b&#10;07CR4gyPBs487U4ZZrI5dasppXNv6czTbpV7L2eedqvcm7A5dQMpzrTigw01yyTz9lapmaSYc+1n&#10;ZzoFxHiaWNDnzNNulaELm3fKifHSW2XHhihGiu+MJ7h0Qgsp5swMnHlaVnkh78zTbpVX12xOK+MU&#10;Z3jJ68zTbpXXoWxOa8iU0nlx6MzTbpVXbM487VbplZ3entc/Ke64dQ1fgFckaV9o77dI7Zy63olm&#10;7UlX4Nm4c4keJEj6QuihisQuqgh9VEFzzbQrhJtO7KbcrM7dA83Hkq4QeqqCZkhJXwh9Fc9Z0r7Q&#10;1usisbsqeHbg7iGxwypCj1XILsuPdu1QypqH2a17Wo0UEAQHSAxyIJXP24v3fBte/dTashBq9pk2&#10;33nxfe034dmkV+B5LVzVasWCGK7/XGrmylbF1uUkfBx++uLWbYdBQg4f2PBx+OnNVjVNsyg+Bemf&#10;R+14zkt2NNsdtVu2PcmCjocYK2/Jk2Muj7qSMbsFUy2yW3YVJPgffvr7WLTD2PJceYxyqLwVnYUx&#10;dl2Oh7Nrzti1zXZ9xr+2uJIWQKOX9dmoiEmMmfl7qIhmJ1iduQOatFM8an9ylJPkbPZcP2V8GRqw&#10;GS33xy7JD6w4s/HbbKNRU/DGSnPMgIqrmnrUjmRs7rJV18aD8+FnW0naylTW4+6FylmeqSShspdn&#10;GsWqbTy0ATx6H6Exrom/jcVlzetjisuKuoxRu7YPWHkRDkxuyZSEyuNTz8bK67qeM+VVTCGovEU3&#10;uoY8hJ8+H1U7Bypo/jx23bqdEND8bdzM3wZ1LeNmvks5U/kqJuV0E+NVr7uF0Uvqvj2E4SkfA180&#10;FdFtH4jj4eP7d7cssCPd4P725iroGYEij7VvXpHXP3A9O+z9WPfr7kC/0LPb/30x+3zYko7y+F+f&#10;tiwgvY0lr6dY8nqIP3kqMSz7Si/waPWZ9NdAoXl3c3nYH/cfTn8i4eprL858/Xl/uCJlZjF3vz0c&#10;9pe745H0sU4zSktlLlYoWKleDDWDbphtTf/hxIwU6ocnE7BuSKrJEtggYhVX5j+SJKAEy/xMvuM0&#10;QQHqZitfVzMI6VyEwTcAfcntEsDl6Fa63QhI5SRlIWRoE03qYLuy3FmHBi5UuMumcbQM6AqCLE6j&#10;LkDiaErSlbVBmIu6Xm/kdpYQhKMusCsKMzgZdkyn48gTnAaES4Ye8jfhGcJvMvaYvsXhT9UMIvQW&#10;h1+Qt1iTqvdD0IYDzxu7DGzQbojaDCnsjTixF8I2HRMUnsn4N2inRu6ELADtXcgMAMWs2AaBkln9&#10;WDjagcvSDALVrNwBQapZvQGCdlbl/gfa/lC7H0A1KzY/oGpWPxqOVLNy6wPtfKiND6CaFfseUDWr&#10;tz3QPr7c9UCbHmrPA6hmafXVtyaomtXnHyLtg9zwQPsd6gBEoJoVux1QNasfEEd6EbnXgbY61E4H&#10;UM2KjQ6omtX7HDxYWHtscpsD7XLQAigenYBqVuxxQNUs85JopIOqWeMhcWMwV5pBoJrlhWvXa7ON&#10;2dMqzWCDVLNZmkGgmhWaQX9ug6Ga1Q+KIy1XlmYQqGaFZhCqZks5B4L6tyzNIFDNCs0gVM0ONINA&#10;NZulGQSqWaEZhKrZSrYAbpZm28zTDNqqWakZRKpZpRmEnmVqBk21lNIMgrZJ6CfuNWqkms3TDNqq&#10;WX6Yrus1oGqWSWzUn0HVbJZmEKhmhWYQqmaVZhCqZrM0g0A1S8+ERjFDqll6VE/GDGjtszSDQDUr&#10;NINQNTvQDKKu1u12dbWDtrDAElhrBoFyVmoGoXS2mMt2AEfPXM0gkM9KzSDUz5L2TyQWPkaUqxkE&#10;GlreD+yrHRTRFloziGaSuZpBmqCY6g+hGWQjc/5RDM5LAw+u5WoGgZq2EIemYTmtXiOjtUuuZhDJ&#10;acU6GctptWYQLfrcDmzUctFSuVBrZSSnFYtlLKfVq2Uop5XL5WTNIJLTihUzltPqJTNazOdqBpGc&#10;ViybsZxWr5uhnFYunJM1g0hOK9bOWE6rF88I0hRy9ZysGVwBOa1cQEM5rV5BI7pVyCV0smYQyWnF&#10;KhrLafUyGspp5To6WTOI5LRiKY3ltHotjeCz0yBEHQtaTRdqOY3ktGI9jeW0ekENgb1cURfoMbxC&#10;rakBtndb7d3dCnBP21WTpBFpMVvlwSRpHEhaJ0kjqjOTpBFFZpI0npNzu8UCCSJI0B10BeNy2yDf&#10;oR3BIPI69wWva6EvBNXauS94ldammCSNWLSPJI1Q5V8EGXavCnR5oOGYfj6hBrJmKkFVrFPwIBFk&#10;UAQ9Aw1P0PK0kqZW+jQuzOqEVOOCpknDeW9pEYPcb9JwktD4xA/xEAVlpdqk4XTaaxeSScMZOqbw&#10;s60qQT7+wjScj5FKdicMsoqZtffFqqT9aa4cQv3YyiJnv25Jyz+9Nvq7vFXHHULp5ZT8nh8nuiT0&#10;7RXfQtX4AvSUtJfTPgJDI7wTDvenMK7XJMR3xzDSQwBBVBzO1Mw8h7FslvSUqLsoCX1jsVe8jeFE&#10;le7yykjK+xZNQ6+ILQlUKrNYW+OM6NUe7S3El5QbSnSKJnAt3thz0krLNbmvB12LN1ZHXJObSThq&#10;sbrDCSwt19TpE4sFbU5aYRNbSc7KjpvaS8KBU+dPsMzS9E8mAvsXJ2LMP5kLHD11AAUfzGL6J7NB&#10;i43Sjl+cDWdlx0/tJuH4GZJLyz+tuUT+id2kMf9kPnD8DOGl6Z/MR03nZlnVT+wmsRGInszGSPTi&#10;dGzcARSWd+oACuSd2EzC3qnNJBw7Q4BpeidzUdDxX1bsxF4SG9mxU3tJOHZyL8mJME3vZC6gd3Em&#10;sHdqK4meKaNjcqyxQm4lOSGm5Z1SYi7XjV3xxFaSs7Kjp/aSRvyLOyr/th7TP9ku6L1zwL940HBW&#10;wD+ZjaqmvNnxi/PhD3K0/FOqTBg/sZk0Ej+1m4T9M6SZpn+ybcD4id2kkfip7aR6TUJaM35yO8nt&#10;Jpn+yXzg+MXpGImfUmli/wyZpuWfOtsRxk8oNUfip7WaC9oGNONniDVN/3T7AO1X6DXH4ifz0WD/&#10;4oT4Yx4t/9Q5jzB+QrU5Ej+l22zghNQQbpr+6fYB4ie0myPxU+rNEf/iDmvjjnw0/ZP5wPGL06Hi&#10;N2248jKKILd1Us604YoiM224osh8jw3X371N43oXPqvCLfO5RfT7MJ4ivqLnkmg4Iej8all2Rz30&#10;VpI5vloW3Nkp62DTf2tQ9mrZPTHfW4XvBeuu7Mg62PTfCtad3/SQfdiV7K3C94J1V3ZkHWz6bwXr&#10;vuyqOzOotwrfC9Z92b11sOm/Fay7sssVSfD9Y929VfhesO7KjqyDTf+tYD1npOGyM6e1wLmyI+vu&#10;LmHZi2X77P6rZULZsfX5sml3ktBUqt+x9fmy6/YApSS3I+PzJXepSQlIZKxKpkb++FdsVUuay45j&#10;8KX7Xzg3ID4rgF/q8+P2eO1xuQPpnhQe9p/urxwz5Bcv/dT+ftre3PrfyVX3np/wWLp/pN6/xn06&#10;VSC8F4tmlx6D86P9s3/bf2EK7lp6RMFnpy/0CT/077L43M8XoAeSaO5KLXRFgktXQ8L5AvworHu/&#10;FJ356zucgMLDu6O+2uulZLU7fXn/xYV85XdL+dNHVkXqLP3hFvSLP9iCfvGHWtAvX/HtbuzbtzjQ&#10;gviKrnr8njbKy0uueu2RbSWtx2TVq2ih9L3rnhtmp7pX8SxyWPe66NC5K3yYygvr9qqa4Tt1eyTQ&#10;VruAFS8iufK1Lz2ksfHbd3zu2LCp8lV8fv2w8nXReaGVb8WPuFINo/1QVfmWfGQBVz7+5XeNulhG&#10;8VP5U/nzD256sr19uN762SJJtvyAQvX99x1GFY3fbvk2VeOKn5UcVuMuOi+0GofTR//w1didCThV&#10;44rf/jGsxl10Xmg1rnl3lXvj0qOVXhD09XpjoXfjhWH3D/bSO+pD3dx4qnwVE7Bh5eui80IrHz3B&#10;5ytfKw3uK18RxGj8AP3vmgp0dc1TnsdUPjcJmSpfxUqxYeXrovNCK9+a34PEPV/ln+aJKh9LA773&#10;Crw7sPN/OP1h+eGw8nXReaGVr5s9Ps9h1y3Mpp6vYkY3rHxddF5m5auL9ujoBR0FoNgjHwPxx1mB&#10;d9sT/9P7UGPzhtczL5qgV93SZViN/1Agyb/TYOqN6UQkozfut8leZm9cdTz0Catx/iLo/7N3BrkJ&#10;AzEUPVFVSAsJLLrqRVCLoFIlEKrE9fudSTxB9iokynjGO1gyefzY/h4bfkCnEqVrqOYEhQUS9Nc0&#10;Ch/HoTPCl0IxHpdmHGMYfjVdghIRbVjnYxfjZtd1ca13uGiDBx1z+emqmElgzK5J6WqseUrI1kxH&#10;tM2GCk8oSSkYZ5WYYYKlq3GrxpqnhLqkaYw5olUwniwxeyKiZdekcA2li8kyFODTMR7RzglfEqEA&#10;+y+lY6y5U5gwbVpDYyiwwTx9/JRBRMuhQBiFMb5FLwmM2ckpHWPN50K2Zhrj3Za6ZiiirULMN8CY&#10;Q4EsMGZPqHSMNccM23ltY1zRqOiZMX4iomUnp3T4NJ8rTIPNobiVuYZiNE+nEqVjrPlc0QW0mZg1&#10;Da0ZIQ19D55SDAWwHWLxfqswoNlN1pqekqgKRBfQKHzbbiU9BnG3scgAvgSuemKMmCsf1UPpXpqE&#10;j0/HKHx9v5WSBGWVywfvzTW0bWuXGBt3p7jfSsE4q1weLwRX41aNNXcqenc21Ti6UzOmU+NzecQp&#10;Dh/BR4NapYby6diED0P0QhKEncn0nGMYSpNv8um8xuRZp7ilWDOnkGJ1p2OU4r6qLynmQAAf8BvH&#10;e1NPKCh7JoWXkWg4tVRQPh2j7PWl+DTZY6OjdPY0Gwi3fW3r3ooKlVTCXGEWPn5KfH1XDd7rC18Z&#10;DT6qp981VfSk8LFJZlP40OPceZArTKJ+gO+NarYEX4UbMgu9dcNKPIevpkKzgC9aW1bho+0AIKzB&#10;oNwH9iraab2w8IXJJc4exqdq7PENLqPs9V3xMuLj6vly2Qa2juD/4OzVtENG6h6fjlH2eusmTfbY&#10;USg929BuA0U3yiZ77LdI9hKosmA7kuteW+HTTJJoIdlkj/t2N6GRPia6092nHF/hwzoPZ4/Yo3KE&#10;fOfy6Rhlr/dI1lgc9ZBr5OWRhJjVI8eaJlBKinPxSCTFKby92QUoPHKkpZGSPT4dowraeyQzspfC&#10;3bEwvN4VtKaVppJi425LHOoh4oDJFDQJitmYKF2LNdsmmlrGtfiFSkmP4exkGI9PpVDW91SqTaU0&#10;2yaaWjbhYwmdE74UNBQ7qRPH+PV+Pe3vp2vbE3W6Ha7nn6/Pw99h+B2f79f9sbqcL7/fx9vHPwAA&#10;AP//AwBQSwMECgAAAAAAAAAhAJIxwjN0QQAAdEEAABQAAABkcnMvbWVkaWEvaW1hZ2UxLnBuZ4lQ&#10;TkcNChoKAAAADUlIRFIAAAD8AAAA3ggGAAAAGc9tWgAAAAZiS0dEAP8A/wD/oL2nkwAAAAlwSFlz&#10;AAAOxAAADsQBlSsOGwAAIABJREFUeJztnWdgVMXax585ZXtP7z0kQEIggALSBcWGIjYUvSq2q2Lv&#10;3WvFXt9rvV5FrooiqFRBOkgvAdJ7zybZbC+nzPsh7JJAAiFksynz+2Jmztkzz2L+OVOegjDGQCC0&#10;BfNOObaUx2FLaQK2lMVjZ0ModhpDwGkMwY7jP/N2JRbcUuBdMhDcUhBcMgCEgZZ4gJJ4Wv/Lckiq&#10;a0GKsHqkCKsHeWgDUobXUbrUAqRPy0Pa5CLESN2B/r6DCUQEP3jBrmaD2JiTgRsPjRAbD2fi5mND&#10;RWtZPNhrI3rFAEQLSJtYQoWN2UNFTd5MRU7agvRD8hFCZ/1LKYgiXWGuGm5ymCJsHrteK9MYQ5RB&#10;FRHq8MLuPG+gQgQ/SMC8SyY27MsWa7dPEGu2T8DGAyOxrTIm0Hadgjy0gU66cjmdesP/qMiJWxFF&#10;C2f6iN3j0O6tPnBpSXP5SE7wyCmK5kVRYBUSRcuQ4OSdWRGZ61ia8XT0WTfvkZtd5jA759QqWUWL&#10;Tq6pl9ASV89/scDBizzLCbyUFzkpEfwABQseiVi7fYJYvvYisWbrRLFh72gQPJIuP4CWuZAitAEU&#10;YXVIajCBRGtGUq0ZJFqzk5YKNfaWGLPHYfBgzAAl8UglCku0JjIvRK6rpkCksMgzIHIscFY1dpu1&#10;4G7RY0+LFpxNwdhWFY1tVdGty4DToIysYdL/8Q0z8qH3kDy4saNbRCxSOyv2XH2kPndKiDK4XCVR&#10;tnivmZwt4TaPXX9eTPaK4WHpm9r9+2CMKsxVww7XHZ1mcpojPIJHLqUlTp1cWzsifPiGGG3Usb42&#10;M2grXI/AyTiBl3IiJ+UETsaJvJQTOCkv8sevnfgZY0x5n0EEP4AQrZUxYvnqWULZ6lli5foLgbOp&#10;zvghWVAT0sSXIk1CKVLHlyNleC1ShNWDRGtGCJ1yu81j1+XUHZ3W4rKEaiSqJgkjdQqiwNg8dj0A&#10;QJIhYV+CIfbwmYbFGAO4GoOxpTxebD4yDDcdGY5bilIAC/QpN7MqGzPi/o+YUY++jWSG5raXaix1&#10;KRuKN98mZ+UWjVTddPJHG+yNcVJa4piVeuGnKqnS5O0vaS4b+XfF3qscvFMdrAiqktISp1vwyBsd&#10;TTEKVmEZFzN6WYIh7uAZ//26QU8I92RoiuJZmnWxFOtmKcbN0qyLpVt/ZmjWLaFZF0sxbiL4fg62&#10;1UQKRUuvEQp+vE6s2znutDezSjvSp+VShvRcpE/LQ5qEUiTRWLs8FsaQU587tdpSMyRUEVJOUUhs&#10;e93ssoRQFCVkhg1fr5NrjGf9XXiXFBv3jxKqt0zG9XvGgHjSjEQRXieZ+e3NdOyMP71du6v2X7Gv&#10;+tCsRH3cgY7+QLl5j7zR0RQ9M2Xql1GaiHyA1iXAn0UbFzQ7WqKitZF5J3+mylydFqQMqpqRPOVL&#10;BSu3dGZvIIXL0KxbQrEulmbcDMW6aYo649IHAIDpyk2EvgX22FRCwf9uEPKXzBOrN08GwKf+pgMA&#10;MEo7ChlxkArJOoj0Q48hdUwlQlS3/8K7eJe6xdUSrpKoTCeLHQBAI1UbG+yNCRa3JbQ7gkeMzI0i&#10;xu+kIsbvxJxDLlZtmC4U/nwNuJsNAADgqAv3LJ+5jsl+8g1m/GtPI4Rwi9McLoi8pCOxAwAwFOMR&#10;MC9x826Ft6/J0Rzd7GyJClWFlLa9lxd51sW7lTJWbikzVWQcqs250KAw1PSEcFUSpaknhdtdBq3g&#10;Me+WgtMYggW3FMmDG5FUaw60TWdCbMzJ4HP+fbeQ/9188FjVHd2DNAmlKHT0Xio0ey/SD8lHFNNj&#10;v0BGe1MMJ3AyJXtiatxubIQAIYTtHqf2XMdCrMJJJ1z+BxU7c51YvuZiIW/xfO+an9/3xpMAAOyE&#10;159KDkrYU2GuHMaLPMtQDHfyc5y8Uy1jZDaNVO3bA8gzFk5w8S6lhGbbHQlWtFQNd/EuFQBAo6M5&#10;uqCp5LxozpnfF4XbXQad4LEo0LhhX7ZQvWUSuE16LHIMYlU2FDTsKB0z/S8k1bWc+Sm9B8YiJZb+&#10;fjm/b9HjYu2O8R3dg9SxFVTkpC1U5MStSBVZ4y9bNFKNkUY0J4LY6ZtNxCKSMhJHT42JaKmHTpz9&#10;GxU6ei+//63Hsbk4CaBV9EgdWxE65OYfghVBFXXW+qQoTWRe2ze9iEWq0d4Ym2CIP6CTa+u8/bG6&#10;6CMV5qphgigwNEXz3v4YbdQxj8DJEIAoZ+XmC+LO/yHJEH+gp75LX2DQreH5sjUXiZV/zgCEMJKH&#10;NgDF8OC2aLDTGIoM6blM2s3fIqmm03Vbb4FFgRaKf7ma3/3Ks7gpJ+OUGyS6Fip2+noqeupGSh1X&#10;0Rs2CaJA76s+eGmLyxIaogyqPPm6k3cpHR6nNiN86MYwVUhZT4+PeZeU3/nsq7glfwgAAEjUVtkt&#10;pQllTlvMrqp9s61uW5BerqtlKdbt5t0Kk6slIkQZXD4pftz/gtvY2+I0h60t/OsuXuQlIcrgU/7t&#10;jPbGWJZm3TOTp36uk2vre/p7BBL6xRdfDLQNvYbYUpgilvx+OWJkHkqTUIYYmRvREg5J1DaQ6lqw&#10;KTcdEC1ShrT8QNmIMUZi6W+zPSvnLBNy/n0POBvC2l5HQRk5dPo//suMuPdjOjT7AJLqem0pQiEK&#10;MzTrbnY2Rzk5l1rKSB3eoysn71KaXZbQKE14YbwuNscfR1qIYgQq/Py/xaqN00BwyUHwSIFmuaDU&#10;OUsMcn2Ni3ep7ZxD7+AcWoqi+DhdzJHzY0cvD1IYqts+R8bK7OJxRx1e5KVyRmZFCAHGGJqcpmgX&#10;71JlRQz/M04fc6Snv0OgGVRveKF83UyhZPlsFDziUEebPNhaGQ2M3MmMfOh9xMidvW2f2HRkOLfl&#10;wffFyg3T21+hRCpq8mY6Ze5SpI495c3am2CModpSm1Zmqsi0cXY9xoAQAmApxh2mCilJMiTulbMy&#10;uz9tEEp+u0I4+sUdAABIm1Qsu6UoGaDV287msRmcnEutkihNSomipbM/PJzAS47UH5uSZyycYHFb&#10;gwAQIARYLVU1pwenbhsWlr65M2ed/sygWsOLLfmp4LFqOtvRBYnaCm6zDlzNBlBFVXd8U8+DOYeC&#10;2/HU68LhT+5tdw6NaIGKnvYXnTJ3KVJG1p7NMz2CKHMIohYwIAVDmSU01SN/wBBCEK2NzNPJtXUt&#10;TnO4k3OqGZp1qySKliC5oYqiqFN273saKvKCrV7BY3NJIuYcCsQqHDRFCVqZxqiVnf6EAHMOBW2t&#10;iM0Eqz1SZ9jdBGGsi1G7lBKF2aDQV3c0zR8oDCrBA2I5YOSdbygJHglQEg/04ttdbNg/yrN23hJs&#10;Or4uPQ4KH7eTGXrbV0gZflZrSF4U2Wqbe2itk0vlRFEuYqCkNOUMkbPFMSppjoSieiRYRSVRtrT1&#10;autVpHoT0BI3CB4pAEbYWhGLDGmnnKd3hNhSmCKWr5shWkoTgHfK9YgSDRKtGYWN2UuHTDuCJOou&#10;+yX0RwaV4OmQrEO8KTcdc3YFYpXthI8xBuxsCKX06Xkg1Xd47NSTYIwRv//tR/mdz7wKIsd6+5E6&#10;vowevuALKnjEGb3VTkbEmCo0O8fV2j1pLI2cMpqyIATYzYuqMosr28GLunSdfBNDUfyZn9aH4e3K&#10;VrG3ghRhXfqjKForY4SCn67FjvowpE0oQazSgUWBAqcxRKxYNwN4p5xOuWZpV/z3+yuDSvAoZMQh&#10;qvHgCLHxcCboUgq9oseiQGFLaSJiNRYqesomf/tQY4FjuQ0LvhTyvr35hHGUSA+Z9z2VNPdnRNHd&#10;mhbXOzxJdQ4uRcXSjVKG8q2jWQnlkgii3ejwJOgkdF2MStavN6PazYbkoQ1IduY/0BhjJFaun47t&#10;NREoOCPH64CEKFoEZXg90BKP2LA3mzKk5aGQLL+41PYFBpfgGbmTTrjid0CMIDYdGYYxzwAgDFik&#10;kDKylo6ZvoEypOf60wbstmg8q+f+LFb8OcPXqYioZUY9+halTy08l2c3u/lojDHVVuxeJDTlpCmR&#10;b3RycdFK6ZFO9zH6AULp75d7f6Zjpm/o0ofcLTpsrYxFirD6jrwNkcxgwtbKGNFWHUkRwQ8ckCqy&#10;hk6b/x3VfGS4aK8LA8ElQ/JQI6VLKUTK8LozP6H7YN4l8/x2ySqxdvsEnz2ho/cy2Y8tQozinPYN&#10;RIwpOycYRMCnBp8ch6WQ0y1iFSdiuYRGvX4K0ROITTnDccO+0d42M2Lhh135HLaUxQPvlINU0/kx&#10;Ji11g6M+rNPrA4BBJ3gAAMRI3Sg0e1+n7mJ+AGOMuA23f9VW7FTszLV0xj8/7e4Uvi0IQKQp4BiK&#10;6vQoScCYZSlkYxDql1lmsMem5Pe/+4i3TYWP20lFnP93Vz6LtAmlwMgdIJzYLzkF0SOBLu4H9FcG&#10;peADAb9v0eNC/pJ53jaVcPlv9LA7vuipqTVCCAxStsrkdkaKIqYpCrXbeMIYU25BVIbKJSUdBb6c&#10;CQ/vkZlc5vAWpzncyTvVUkbqkNFSm0qqag5WGCr9vUTAgofl9y96AlyNwQAAQMtc7PTWo7kuIdGa&#10;kSauXKzbfR4oQhtOntZjV7MBaLmTUkX32nFsICCC7wVES1k8v+uESyMKG7ubHnb7Vz0tknCFpLDR&#10;xcU2ubkYg5SppimKAwAQRcyY3HykimWaopSSY115lt3j0JSaykeWNJeNKjVVZNk8NkNn9+rl+pqM&#10;sPSNWZGZa9WSjgNrzgUscAy/9/WnsfHASG8fO/GdR6igYUe7+gyEEKZjLtyAbdVRuOnoMNAklAGr&#10;tAEW6NZcfcYQKmriVhSckdPT9vclBpWnXaBwr7z6F7F42RwAAJCH1bNTProPMXK/pFEyufmIUotj&#10;VItbiMQAFAZACEDUSuj6eLX8QLCc7dSpxMm5lEfrc6ccrj82vdZan9xp2G0nyFm55dqMK1+O1kT2&#10;mGsy9lhV/P5Fj2PjQZ/Y6WELvmSnfX5nd05TxJbiJLFi3UzRXJIAglMOQIlIpmtBYWP20NHTNiJW&#10;6VcvwUBDBO9nREtZvPubBF/cNTP66VepiHFdWnd2F48gyptcXLSDF7UYgFIylFkvZatkHezee11l&#10;99cevji3IX8iL/KdpsFiKdalkihNMlZq4wReygmc3Oy2BgGciAtnKMZ9bcZV/0rQxx7yjcE55Nhj&#10;1SBG6gJWY0Vd9MYTzSUJ/N7Xnmm7kUan/+Mb9sKvbkeo+x59mHfKsa0qGjsbg5E3lZcysqavpbTy&#10;B0TwfoY//Mm93Kb7PgZojVVnJn2wsC8ciYlYRPmNReO3lf99XYPNmNDRPSqJsjlcHVYUoQorNij0&#10;VVJK4oSTTHfzbkV5S1VGTv2xaQIWWAAArUzTcM/Y2+6keLtCNB7KxLbq1vx1FMOBRGOhgjNzkDqu&#10;vLN/B4xFJJavniUc+/q2tg429NDbv2KnfXbXQHaM8TdkDe9nhDaBMCjsvF2BFrsoilSusWDCtvK/&#10;r290NMWefF3Bys0J+riDcbqYQ11xnZUyUkdqcNKuIIWhalPptlsELDBmlyU0p3r/JcM91QjsNZEg&#10;0ZlBqjWDyLHgqA8Xq7foqbDRe5Fh6Ck+D9haEcMf+vh+bMpN93VSDM9Oev9BOuOfnw6Gt7A/IYL3&#10;N+4WnfdHpI4OWKQbxhiONeRP2lq+84YmR3N0+6tIjFSHFSUa4vdFqMKKuiOqIIW+OtEQv6+wqfg8&#10;AID91fsuG64QD4A6ruLEG1nuBInGgu214WJjTiaSh9cjeWtSSszZFULRsqvF4mVzAPMnfi+VEbWS&#10;WUuvoSMnbO/2lyf4IILvTXDnmWL8SY2lNmVd0aY7qy01ae2vIDFBH3M4PSR1m0qiau74010nQR93&#10;wCv4JrczBPThpg6n34rwerCUxWNnXThIlDaxbNUlQuHSa4Frn7aLHnrb1+wFbz/aFddZQtcggvcz&#10;SBXje6vjpmPDIHrqpt4a2+q2GTaWbL0lp/7YtHY2IUpI0MUeSg9J3aaUKHos4k3V5lkeLLJuSiJ2&#10;lHgeIYRFLFBCxfrp2PjWY76zde91bXIRO/3zO+noqRt7yjZCK0TwfoZOvOI3b5CMWLvtAjxk3vdI&#10;pvdrWCkvCsyuyr1Xba/YdS0ncO00F6eLOZQRNnSTgpX3eKYchmI8DMW4eZGXAgDYeE4lk0C7dGHY&#10;Y1XjxsOZuOlIRrupOwCAzNDMjH76NSbz3k8QIxtQ1V/6CkTwfoaKu3gNSPUmcJv0wNlU/KEPHmDG&#10;PvcvhM7dnbYjai11yX/kr3ugwW6Mb9sfpDBUjQzPWGNQ6P2W5FLEIu0VOwCAnLdJAXSAsUCBpSJO&#10;NOWmg6Us4ZTzfVZpZ7Ieeo8Z9ejb/SF7cH+GHMv1Anze4pu4dfO/87ZR+Pl/M6MefQvR0h5LocQJ&#10;nHRL2c55u6r2Xtk2X7qckVsyw4dtiNNGHwEEfv2f7eCc2j/y1z4AAEADEh7WwEawV8eAtTK21cnl&#10;JOQhRibzn58yGf/8FClCG/xpG6EVIvheAGOMuLXzlggFP1zv7UPa5CI6896PKV1y8bk+v7ylcvjK&#10;/HX3m5wtkSd6kZganLRreGj6JoaiT8nX7g+MNmNcfvGqW1K4RhgiNAta0d5x5J4yqpoZ9cjbTMY9&#10;/yZT996FCL6XwLxbyv15y3+Fwh+vO9GLMBV30Ro6+ZqlSBF61pVaeJFn/yre+o891fuvaNuvlWnq&#10;x0SO/N2f03cvtMeskpqL4uWWggS26fBwqeDsOBqNlrlQ5MStTMo1P1FpN39LMT03uyF0HSL4LoAx&#10;Rh6Bk0kZyTnFkGMsUvyOp17n9y16vP0VSkThY3fT8ZesREGZh7sSLmu0N8UsP7bysQb7CS85hChh&#10;aMiQLekhKTso5IfKJxgD7TZppbbyKJmlOE5mKUxgnfXBnd6PjmfbTf/HN3Ty1b8MdD/1/gAR/Gmw&#10;ue36XGPB+HpbQ5KLdynVUnVTtCYyLzU4aRd7Upmis0Go3TmO23Tfx9i4f9QpF1m1lQrN3ofCxuym&#10;gjMPn5x3HmMM+2sPz1pftOn2thtkerm+5ryokSs0Z8jY2mWwgBhXs4511oVK7JURUltlpMRWEUXz&#10;9lPX4m3wAA2H2QhIG/vw08HpN32JFCE9Yw+hRyCC74QGmzF+Z+XeOXXW+iQ5I7OyNOt28W4ljwU2&#10;XhdzeELceUtPV1n0TGBRoIW8b2/mD7z3UIeVZbzIghuRLqmI0qYUeWShTduMRdOOmBszHIhtjYMD&#10;wOkhqduGhaZtps4moARjoHi7nPaYNbTHrGY8ZjXtbtaxzoZg1lkfzLqMBtRR6eYOcKkTKiuUSc2/&#10;27kRR9gI0KjCKj6b/V48cYPtexDBd4Cb98g3lmy9ucJcNTxaE5nLUIwvy6uLcylrbfXJWREZ68ZG&#10;j/rtXH+pMcZIrNk6UTj86T+F0t8vB96hOPOnAHigwEFJMS3RmGiJyirSMjempR6MGB7AG+KCATBG&#10;SOQYSnBJKcEtRYJTRgkuKc3ZFF0VdDt7gRLdmqQKhyEj3x4y5pAjJDuHlwW3fHPgf29VW2rTAACu&#10;SJv17q3Z8x4507MIvQ85h++AGmtdarWlNi1CFVbUVuwArWWKtDJNQ6mpPCstJGXHmYoenAmEEKaj&#10;Jm2hoyZtwbxLJlZvmiKU/nGZWL72ImxurajSEQyIoBGdCFxOA7jqO01OcS6IFMt7VLE1Lm1qqVM/&#10;tMClG1rk1KUVY0bebjlTbzPGe8UOADAzZern/rCHcO4QwXdAYWPxeU7OqZEy0g436VQSVXOD3Rhv&#10;cVtDzlXwbUGMzEXHXbyGjrt4DQCAy1Yf8cf2N74xV26eGcebIFS0QbBoB53o6rEjdV6is/DykCZO&#10;FtrEycOaPKrYarc6vsqjTqjyKCLqgWLOuEw4UHv4Yu/Pw8PSN0VpIgJWm49weojgu8mJObN/qLM2&#10;JC7a+tEvpabGLJAPA4DW47arh17+eqTSUM446oIZd7OO5uwKircpKM6uoHm7AkS+dZruW2ogjGmp&#10;R2CUTpFV2QVW6RAZpUOQaG28LKQJ05JzKkrh4Jzqtr76M5PJ270vQwTfASnBSbuqzNVpbt4t7+gt&#10;b/PYDHJWbtFI1Y3+GP9gbc7Md7Z98oPNY9d7+xL18ftnp896W8HKrRgAOFVMHaeK8Wta7a6wq3Lv&#10;VR6BkwMA6GXauvNjRi8LtE2EziGC74BIdXhBpCYi//imXR5DMT5PNSfnUlnc1pAR4Rnr/CH4NQUb&#10;7vli77cfiVj0bahdEHvejxPjxy05q134XsDucWj2VB/0FYW4evgVr53LcSXB/xDBd4CUkThHRY5Y&#10;4xY8ikpz9dA2x3IqAQtMoiFuf2Z4+saePHYSRJH+9sAPi37LW/2wzw5a4pidPuudlKCk3T01Tk/y&#10;d9XeqzmxNRovSK6vnpE85YtA20Q4PUTwnRCqCi6fnjjpm7zGwnH1toZEF+dSBykNlVHqiIJzdbw5&#10;GSfnUr2/4/++3111wkVWJ9PWXZdx1UvBCkNVT43Tk1jdNv3e6oOXettzh89+VUJLiF98H4cI/jSo&#10;pErT6KisVRhjxImc1B+/0E2O5qjXNr37e4mp3JeGOVoTeWzusCteVUoU3Xbs8TcbS7f+w+vpF6IM&#10;qpieNOnrQNtEODNE8F0AIYT9Ifbylsrh//rrrTVNTlOUt29YaNrmy4bM/KDtvkFfo6KlamhOfa5v&#10;Z35e5txnydq9f0AEHyByjQUTXt30zh92j8OX5HJi3Lj/TYw7f0mgM9ueDhGL1Nqiv+7xttNDUrdN&#10;TpiwOJA2EboOEXwA2Fd98JJFWz/62SN45AAAFKL4y4dc9P7wsPTNgbbtTOytPnhZg70xHgCAQpRw&#10;55hb7iU+8/0HIvheZnPpjhs/2vn5NwIWGIDWai5zh1/xaqI+rs/XJLe6rYYtZTtu9LYvHTLjo3h9&#10;7OFA2kQ4O4jge5E/8tYu/Grf4g+8bTkjs1yfcdWLkZqIwkDa1RUwxvBH/p8PuAWPAqDVyea6jDkv&#10;BtgswllCBN8LYIzRjzm/vvBjzq8vePvUUlXjvIyrnwtWBvXJY7eTOVB7eFaJqcwXv79gzM33KyUK&#10;knCyn0EE72cwxmjJ4Z//9fOR357x9gXJ9VU3ZF79fFcCb7DgkgJiBHRS1F5vYnK2hK8v3nKbtz0p&#10;ftyS8bFjfw6UPYTuQwTvRzDGaPGhpa8tO/r7k96+cFVY0Q2Zc144XfIMjEUKmwuTsbk0AXssWkCU&#10;gGTBjciQlkcpwut7x/pWRCxSv+evfdDrUaeX62oXjL75/t60gdBzEMH7CYwx+u7gj2/8emylL39d&#10;pDq84IbMOc/LGFmnud2wKNBi3Y7xYktBKmAMiFE4AAsS0ZSbjuw1kRCWvY/SDSnonW8BsKtq35WV&#10;5uph3vZ95y+4XS0997JUhMBABO8HMMbovwf+99aK3NW+rC9Rmoi86zPmvCBjpI7TfVZsKUgVTfmp&#10;SKo1I4naeuKhIUZsr4kUjQezkCy4EcmC/C66KnNN2qbS7Td72zOSp3wxKnLEan+PS/AfASluOJDB&#10;GKP/7F/yzslivyFjzvNnEjvGIoVN+UMAUWI7sUNr+jqkjKjFruYg0Vp5SpnnnsbBOdW/5q583Bu1&#10;F6EOK7p1FElb1d8hgu9h/nf4l5d/z1vzkLcdrYk8dkPG1c93lj2nHa5mPfB2BWIUHd6LEMJAsR5w&#10;GjtPDd0DYIzR73lrHra4rSEAACzFuh+74P5r5KzceqbPEvo2ZErfg/yWu/rhpUdWPOttx2ijjl03&#10;/KoXu5zPnqJFgC54rfk5Ln5n5d45Rc2lo73tBaPnL0ww9H3HIMKZIW/4HmJD8ebb/rN/yTvedoQ6&#10;rPC64Vd2XewAAFJdC0jUVszZlB1dxqJIgcixIA9u6gGTO6SipWroptJtvnX7pPhxS0ic+8CBCL4H&#10;2FGxe+6nu77yiSJYEVRxfcacF7s0jW8DAoQpfVo+IErErhZ922tYFClsr45C8hAjpY4v7Snb22J2&#10;WUKWHfvjKQytxSijNBH5d4+99W7iKz9wIFP6c+RAzeGL3tv+6RLxeMVWrUxTPy9zznPdLVKBtEnF&#10;lKtZj025aaK5LB5YhQOwSAHvVCBZsJEKzd6PpNoej5P3CB7Z0iMrnrNzrdF7ElrifGwiWbcPNIjg&#10;z4GippLRb275cBkvCiwAgEqiNM3LvPo5tVTd7SMzhCiRCh+7GyvC6rG1Iha7GoOBYj1IEWqkdKmF&#10;SKo39dw3aAVjjH7LW/NwfZs6dQvH3XlLnC4mp6fHIgQWIvhu0mBrjHtt07u/uwW3AgBAxshsN2TM&#10;ec4g19ee67MRIECa+HLQxJdjLFKAkIjAfzHym8t23JjfWDTO274+c84LE+LOW+q3AQkBgwi+G9g9&#10;dt0rm95eZXKZwwEAaERz1w2/8qVQVUh5T4+F/Lwjf7Qhb9L2il2+EtYTYs/76drhV/7Ln2MSAgfZ&#10;tDtLOIGXLNr60c+V5uqh3r7Z6bPeidZG5gXSru5Qaa4e+nve2ge97SRDwr77x91xK9mkG7gQwZ8F&#10;GGP0791ff3a47uh0b9+0hIn/SQ9J3R5Iu7qD0d4Y+9OR5c8LuHX/QS/X1T41+cHZ0jN4AxL6N2RK&#10;3wFWtzWoxWUJBQDQSjVGtVTVhBDCvxz9/am/Srb+w3vfyIiMNf2x0orFZQ3+X86yl1y8WwkAIGOk&#10;9qcnP3RFkMJQHWjbCP6FCL4NTs6lyqk/NrWkuWykk3NpADCSs3JLgj7uoCDy7JJDP7/ivTdJH7/v&#10;4pTp/9eXE052hJNzqv6Xs+wlq9sWDABAI5p/YtIDc5KDEvcG2jaC/yGCPw4n8JIdFbuuKW4qy9ZI&#10;1cYQZXA5QGsdue3lu67ZVbVvDgaMAABClMHlVw299M2+VvrpTHACJ/npyIrnGh1NvuCb+8fdcWtW&#10;RMa6QNpF6D2I4I9T2FQ8tsxUMSJMFVIiZ+U2b79aomrOqT823ZthVsZI7dcMu+KVs/WiCzSCKNDL&#10;c1c9VmXDPDfkAAAgAElEQVSp8W02/mPUDY+SFNODC7Jpd5wqc006AkpsK3aMMWws3XpLy/HjNwCA&#10;2emXvKWX6wJetfVsELFIrchb/UhBU/H53r4r0ma9Ozv9kndO9znCwIMIHlqn81a3LcibOtrLwbqc&#10;mcXNZdnedrwu9kB/8z4TsUj9nrf2wVxjwURv36T4cUtuGXX9Y4G0ixAYiOABgKFojqUZN0udKJdU&#10;a61P2lW5b463bZDrqpMM8XsYivYExsqzB2OMVhWsv+9IQ+5Ub9/5MaOX3T/uzn/0t/0HQs9ABA+t&#10;iSWiNBF5bsGt4EWedfNu+Ybizbd7N+mUrKIlRht9xCDX1/vTxbUnwRjDmsIN9xyqOzLD2zcmauTv&#10;D0+494a+XLeO4F/Ipt1xhgSn/F1lqU2rNFenFTQWjbd6bEEAreWUYnXRh4MU+qpoXWRuoO3sChhj&#10;WFe88c79tYdneftGRmSueWzi/dewNNNvZiiEnoe84Y+jkipN42JG/+ri3aoSU7mv4EK0JvJYrDb6&#10;SFpw6k4F0/dDRTHGaE3RX/fsrT54ubdvRPiw9U9MemAOqfBKIG/4NghYZHZW7rnG245UhxdcmDT5&#10;i2Cloabt+r6vImKRWpm/buHh+mM+199hoWmbn5r80OyzyrxDGLAQwR9HEEX6/e3/t9h93N1UySpa&#10;rh1+5cv9pZySIAr0irzVj+YaCy7w9mWGD9tA/OMJbSGCP86qgnX3FzQVn+dtX5528bv9Rey8yLO/&#10;HP3jyaLmkrHevuyorJWPT7x/roSWuAJpG6FvQQQPAA02Y/z3B39+1dseFZG5OskQfyCQNnUVj8BJ&#10;fz6y4tnSloosb9+4mDG/PDThn/PIBh3hZAa94DHG6P92/+czb+YatUTVNDVx4jcBNqtL2D0O7U9H&#10;lj9fY61L9fZNTpiw+P7z77iVpuiAFZ8k9F0GveA3lW6ff7A2Z6a3PSt1+qdnqhDTF2h2mCJ/yPn1&#10;RZOrJcLbNzN56ud3jf3HPcSphtAZg1rwVrfN8PW+79/ztoeGDNmaEpS0O5A2dYVqS+2Qn44sf97B&#10;OTXevjlDL3vzpqxrnyLZaginY1AL/qec5c/bPDYDQGsSyhnJUz4PtE1noqCx6Lxfc1c9xou8FACA&#10;QkhcMPrm+2elXvhpoG0j9H0GreBrrfXJqwvW3+ttT4kf/51KomwJpE1nYl/NoVlrC/+621soQkJL&#10;nA9P+OcN58Vkrwi0bYT+waAV/LcHfnjTGx0XpDBUZUVkrA20TZ0hiAL9Z/HmO/bVHLzU26eRqhuf&#10;nvLw5UOCk/8OpG2E/sWgFPyxhvwL/q7c64uEm5446WuaooVA2tQZDs6pWXbsjyfKWyozvX3hqtDi&#10;56Y+NitSE14YSNsI/Y9BKfjFB3963ftznC7mcLIhYU8g7emMBpsxbunR355rcZnDvH3DQtO2PDbx&#10;/rlamcYYSNsI/ZNBJ/g8Y+H4tu6n0xMnfd0XE1HmNxaevyJ3zSOcyMm8fRelTPv37dnzHyAONYTu&#10;MugE/+uxPx73/pxsSNgboQ4rDqQ9JyNikdpa/vcN28r/vt7bRyOaXzB6/sKLU6f/XyBtI/R/BpXg&#10;qy21Q/ZUHbjC2+5rOeWtbpt+Rd7qR9uu1zVSdeNjE++fOzwsfXMgbSMMDAaV4FfkrnrEm8UmQh1W&#10;GKuN7jA/nZN3KU3OlggH59LQFMUrWUVLkEJfTSP/beyVmipGrMhd9ai3XDMAQLw+9tBTkx68MlQV&#10;UuavcQmDi0EjeDfvkW8t+/sGb/v86NHLOlq719uN8SXN5VkWlyXM+8eBphhPqDK4LMmQsF8lUfTo&#10;Wb2IRWpb+a7rt5bvvB7gRP6sGclTvrg9e/4DJI6d0JMMGsHvrzl0iYt3qQAA5IzMMiQ4eefJ95hc&#10;5rB8Y9H5Lt6lClIYKilECQAAbsEjr7HWpQqiwGaED/2L7aGccBaXNfi3/DUPtZ3Cyxip/e6xt901&#10;OWH89z0xBoHQlkEj+G3lf/tKIqeFpOzo6Ny9vKUiw8E5dKHKkDIA8PmkS2mJ0yDX1RgdTbF1toak&#10;GM25VYrFGMORhtypaws33uUWWhNuAADE6WJyHr3gvmv7YyVaQv9gUAjexbuUe6sPXuZtDw0ZsrWj&#10;e6xue5CCVbRAG7F7aU1xhcHqtgadiy12j0O7unD9vfmNRePa9l+YNPmrBaNvvp9M4Qn+ZFAIPs9Y&#10;NN5bKkrJKlpiddFHTr7Hzjl1gsizNOp8uk4jhm8tMtk98huLzl9V8Od9Ds6p9fZppOrGu8feeve4&#10;2DG/dPe5BEJXGRSCL2kuO5GFVht5rKN4cY1U3cDSrJsTBElnz+FFTqqWqhrPdnybx65bX7x5wdGG&#10;vMlt+8dGj/rtnrG33amTa+vP9pkEQncYFIIvbi71lYsKV3XsaMNSDGeQGyrLWiqyVBJFC4Wodhlj&#10;HJxTy9KsUyfTNnR1XBGL1P6aw7M2lW672S14FN5+BSu33J590wNTEyf+l8SvE3qTQSH4UlP5SO/P&#10;4erQTj3r4vUxORa3JcToaIpRS1TNUlpiF0GkHZxT6xE4Waw2+kiIMqi8K2PWWuuSVxVsuLfOVp/c&#10;tj8zfNiG+85fcFuIMrii+9+IQOgeg0Lwds8JZxaNVN1p0ImckdmHh6VvLm0uz2p0mGKcvDmcAkqU&#10;MlJ7vD72YIwmKvdMpaZsHrtua9nOeftrD18Mbc7VtTJNw62j5j0yKX789+StTggUg0LwbTlTmIyS&#10;VViGhqVtdXicWgfn0NAUzStZRcuZ8ty5eLfi78q9c3ZX7buSO56NpnU8hGemTP3sphHXPq2SKk09&#10;8iUIhG4y6AQvYnzG8loUIKySKFq64lXHizy7r/rQpdsrdl3r5F3qttcS9XEH7h57690pwX0/Tx5h&#10;cDAoBG+Q62osbmswQGtqq7Ae8E13cE71gZrDF++tOXi5zWPXt70WpDBU3ZA554UpCRP/S1NUn0ys&#10;QRicDArBZ0Vkri077r5a0FQ0Liti+PruPqvJ0Ry1u/rAFYfrjk7n20zdAQBUElXz3OGXvzYr9cJP&#10;SMUXQl9kUAg+O2rEyuW5Kx8DAChsKhmbayyYkB6Sur2rn7d7HNq8xsLxxxryJ1WYq4affF3OyKyX&#10;ps388Mr0S9/qL+WpCIMThPHA3zAWsUg9t/61Tcca8icCtCaUOC8m+9dxMaN/kTEy+8n3cwInqbcZ&#10;E6uttUNKmsuyS00VI7yZYtsSrAiqvHTIzA9nJE/5ggid0B8YFIIHAGh0NEc/vOqZg1a3ra0vPA5S&#10;GKqDFYZKEWOKEzwyB+fUNDqaY0Us0p09Kzkocc8VaRe/Oy52zC9MD0XOEQi9wYAXvCCKtM1jMzAU&#10;46ky16S9v+P/vq+zNSSd7XMi1OGFE+PO/+GC+PN/iNFGHfOHrQSCvxmwgvcIHlluQ8GEUlNFlpNz&#10;amiK5rUyTX1qUNKuA7U5F6/MX7ew2WmK7OzzKomqOSUocXdqcNKuMdGjfkvUxx3o1w4zTqccGhpC&#10;wW5XgsHQDCEhRqD7Zmpugv8YkIJ38x75lrId88pMFSNkjNQuZ+UWURQZs9sSrGDl1pGRmWvTQ1K3&#10;NTlNUSXNZaMabMZ4CS1xyVipTc7IrFGayLwIdVhRvxa4F1GkYP/+UbB582RobAwGt1sKSqUNEhNL&#10;YebMdRAVVR1oEwm9x4AU/MGanBm7q/dfEaYMLZWzMlvba/W2hgQJLXFOS5r4zaDwZ9+8eTKsXHkp&#10;CAIFERG1IJW6wWpVQ3V1NMTGVsBNNy0moh88nNHrrL/BCZy02FSWrWDklpPFDgAQqgwpa3GZw6ot&#10;dUMCYV+vUl0dBZs3TwaG4WDIkALQaKwglXogOLgJhg/PgYqKWFi3bgYIQqcblISBxYATvNHeGOfi&#10;XCoZIz3luA0AACGEWYp1Nzmao3rbtl6ntDQB6utDITb21JkMTYsQFVUFpaUJ0NR0Tll8CP2HASd4&#10;KSO1UxQl4NPEyYhYpCU0O/A94Y4eHQpWqwYoquN1m0plA7tdRQQ/eBhwgtfJdHUqVtlsPV73/WQ4&#10;gZeIIFIGub6mt23rdYKDm0Ai6bwsldstA6nUBSrVKUsfwsBkwAmepihhaOiQbTSihCZHc1TbTUle&#10;5Nlqa82QCFVYcbw+9lAAzewd0tLywGBohuZmfYfXa2vDISioCUJCSGHKQcKA9KVPMMQdMLstIbkN&#10;BReUtVSMkDEyuyAKDCdy0nB1WFF2VNbKQeEKm5aWB6NG7YctWyYCAIDB0BqPL4oIysvjgGU5mDp1&#10;E8hkA395QwCAAXos56XaUjukxlKbYrQ3xUoZqSNEGVSRqI8/MKgSUbS06GDNmoth//5RYLcrACEA&#10;jAHCwuphypTNcMEF24A6NaknYWAyoAVPOI4g0JCXlwb19WFgsykhKKgZ4uPLyPn74IMInkAYRAy4&#10;TTsCgdA5fWvTThBoOHgwC4qLE6GqKhqCgxshLq4CRo/eC0plh440BAKh6/SdKb3TKYcVK2bDnj2j&#10;weNpDfBwu6XA8yykpx+Dq65aDhERtYE2k0Doz/SdN/zWrRfA9u3jISqq2nd8BADgdMrgyJHhIJO5&#10;4aabFp/WkYRAIJyWvrGGN5n0sHv3eaDVmtuJHQBALndBUlIxHD06DPLzB37AC4HgR/qG4HftGgtF&#10;RcngcMihsTHolOgttdoGLpcUjMaQAFlIIAwIAjuldzgUsHHjFPjxx2vhyJFMUKmsoFA4ICysHtLT&#10;c0962yPg+e7bW1cXDrt3j4Xq6iiorY0AozEE9HoTREdXQVxcOUyduhEUitNWlyEQ+juBE7wg0PD7&#10;75fD1q0XQGioEcLCaoFlOWBZHsrLY8FmU8H48TtArbaB2y0BmuYhKKjprJ6/YcN0WL16FqxffyEc&#10;OXJKeul2aDQWmDdvCSxc+CGkp+ee69cjEPoigdulP3RoBCxefBMEBTWBXt8M+/ZlQ0FBKoSH1wFF&#10;iVBTEwnJyUUwevReyM0dCgkJJXDbbf8BjcZy2udWVUXDf/5zK3z55QKoqIg9a7ukUjd8+eUCuOmm&#10;xd39agRCXyVwb/jCwtY1e0pKMwC0BnpYrWqorY0AudwJFCVASUkiUJQIcXEVcNFF604r9qNHh8GL&#10;L74Iy5bNAVHseG8iOroKoqKqQa9vBq3WAjabChobgyA3dyhYLBoAAHC7pTB//ndQVhYPzz77Ss9/&#10;cQIhcARO8NXV0WCxaH1tlcoO48bthIKCVKiriwCOY4HnKcjIyIGrrloO0dFVHT6nqCgZXnrpBfj+&#10;+xsB4/ZJL1iWg3HjdkJ29j4YMeIgBAU1d/gMjmNg167z4Isv7oTm5tY4+uee+xdMnboRJkzocoUa&#10;AqGvE7gp/bffzoe//z4fsrJOjUsXBApKSxNALnfAY4+902GCBpNJD8888yp8/vmdp+zqx8ZWwMyZ&#10;a2HatL9Are56coemJgO8+OJLUFYWDwAA6em5cPBgFjn7JwwUAncsN3RoLshkbjCbNadcQwiD3a6C&#10;pKSSU8SOMYLvv78R0tLy4P/+7552Yk9KKoYXXngRPv74Xpg9+7ezEjsAQFBQMzz88Lu+fO25uemw&#10;fPmV3fh2BEKfJHCCHzHiEGRlHYDS0gRobAwC70zD6ZTD0aPDIDKyGqZP/6vdZ/Lzh8CFF66Hm25a&#10;DA0Nob7+2NgKeOqp1+C99x6E0aP3Aeo0nd2ZSUgohRkz/vS1ieAJA4jA+tK3tOhg3boZcODASLDZ&#10;1CCKCKRSNyQmlsDMmX9CamoBALS+1T/99J/wyCPvgNt9okSzUmmH+fO/hYsvXgM03XNJHA4cGAnP&#10;P/8yAABotWYwGkOAZUkNOUK/J/DBM6JIQVlZPDQ0hILbLYXg4EaIjy/zRccZjSFw221fwx9/XNbu&#10;c5MmbYEFC74Avb6lx23iOAauu+4n4DgWAFo3BpOSint8HAKhlwl88AxFiZCYWAKJiSWnXFu//kKY&#10;P/87qKsL9/UFBxth4cKPYOTIA36ziWV50OtNvmVDQ0MoETxhINA3fOlPRhQpeOmlF2DGjD/bif2C&#10;C7bBRx/d71exe9FqTyS5JD78hAFC4N/wJ2OzqeDmm7+FX3+9ytcnlbrhrrv+DRdeuP6cNuTOhraZ&#10;XG02Ve8MSiD4l74l+JKSRJg9e0U7v/f4+FJ44ok3ITq6xxMuCqJAW9zWYAfn0CKgRAWrMGtkqkYK&#10;URis1hMiNxg6dtghEPoZfUfwGzdOhblzf/Z5ugG0TuEfeOB9kMncZ/08jAGsVjVYLBqQSDyg1VpA&#10;KvU9x+q264ubS0c1OZqjOZGTASCQ0qwjTBVakqCPOyi32dS+Z51N0A6B0IfpG4L/6adr4aabFvt2&#10;xRHCcOONi+Haa3/q1hTeYlHDwYNZUFUVDU6nDBhGAJXKBsOGHYOUlAIX5uTHGnInmpwtkVqZtkFK&#10;a+sxAHJyTlV5S2WG2+OSZ1ksGt/IRPCEAULgBf/xx/fBwoUf+vzg5XInPPro2zB27O5uPc9mU8LG&#10;jVOhujoSDAYThIQ0Ac9TYDbrYNu2CWCzKSri9EyzsyUyWBFUSVM0DwCAALBCorAwFMPZygszkMcj&#10;AQAAicTTqR8/gdDPCJzgMUbwwgsvwb/+9Zyvz2BohhdffAESEsq6/dxDh0ZATU0kxMZWAsPwAAAg&#10;kQAoFE5oagoSco8NbZJF0lK51OEVe1skjMSpqGzQ+TpGjDhEfOkJA4XAHMuJIgV33/3vdmKPjKyB&#10;RYseOyexu1xSqKqKBo3G4hN7WwyGJqfTGsRZLR0XVzyOrsp4Yv0+evTebttDIPQxel/wokjBggVf&#10;wuef3+nrS0kphEWLHoOwsIZzenZtbQS4XLJO3WARAjmS2FmnW4IQ6tTFUFtSdeLcPTt73znZRCD0&#10;IXpX8KJIwR13fAH/+c+tvr6srIPwyivPgFZ7+kw2XUGvNwHLcqfExbeBFgTaINXUuHiXUhBPCqsF&#10;AGhq1msr605M6SdP3nzOdhEIfYTeE7woUnDnnZ/D11/f5uvLzt4Lzz33MigUzh4ZQ6OxgE7XAiaT&#10;DjqKEXC55EDTQkxQfI5OpqtrdDTFunmPHDAGwBg5OZdasv9Apu/+YcOOQnJyUY/YRiD0AXpn004U&#10;Kbjrrs/gq69u9/VlZ++Dp59+DSSSnotCoygMmZk50NxsgJqaSIiIqPOVQnY45FBXFw5JScWKpNSj&#10;QwVndUlz2ahmpynK7OLDAQGwlMSRmVd9wuFm9uwVPWYbgdAH8H+0HMYIHnroPfjggwd8faNG7Ydn&#10;nnmlR8XeloKCFDh0aAQ0NQUBAAKMW9NdxceXwejRe0GnMwMA8CLPmF2WMAfnUiMEWOXGnPbO+95B&#10;3nTYu3ePhTFj9vjFRgIhAPj/Db9o0eO9KnYAgNTUQggNbYDa2ggwmzUglXpApzNDTEwFMIzgvY2h&#10;GD5IYagO8nb89tsVvtz3MTGVZMOOMNDwr+D/+99b4Mkn3/C1hw49Bk8//apfxe5FpzN73+RdAmOA&#10;tWsv8rUXLPjStxwgEAYI/tu0W716Ftx++1e+dmxsBTz33MsglfZNJ5bc3KG+PPYUJbaznUAYIPhH&#10;8Hv2jIG5c3/2JZgMDjbCSy89DypV363xvmbNxb6fL7vsD4iK6vHoPAIh0PS84Kuro2D27BXgcCgA&#10;AECttsLLLz8PwcF9NwDFaAyGrVsn+tp33fVZAK0hEPxGzwre6ZTDVVf9CrW1EQDQujP+/PMvQ0xM&#10;3w4+WbZsjm+zbsiQfLjoorUBtohA8As9J3iMEdxxxxewZ88YX9/ChR9AWlpej43hD0wmHaxbd2Kz&#10;7qmnXvflpScQBhg9J/hFix6H77+/0deeO3cpTJnS991SV6y4EryhsHFx5TBv3pIAW0Qg+I2eEfza&#10;tRfBU0+97muPGbO7X1RftVg0sGrVJb72E0+8SfLPEwYy5y746uoouOmmxb6AldjYCnj00bd7tDCE&#10;v1iyZB44nXIAAIiIqIVbb/1PgC0iEPzKuQme5xm44Yb/QWNjMAC0Zqt55plXeywYxp9UVkbD6tWz&#10;fO2XXnqhXaZaAmEAcm6Cf/HFF9sdZ91//4cQGVlzrkb1Cl9/fbuvjvzw4Ufgttu+DrBFBILf6b7g&#10;162bCa+99rSvfcklq2DixG09YZTfOXAgC/buHe1rv/POI2RnnjAY6J7gGxuDYf7873zr9oSEUrj9&#10;9i970jC/wXEMfPnlHb72JZesgpkz1wXQIgKh1+ie4O+99xNf3TW53AlPPPFGrwTE9ATLll3t85mn&#10;aQHeeuuxAFtEIPQaZy/4pUuvgZ9+utbXXrDgC4iK6h/r9urqSPjxx+t87UcffRuGDj0WQIsIhF7l&#10;7ATf0BAK//znp752dvY+mDHjz542yi9gDPDJJ/f5il0kJpb4asATCIOErgseYwT33vuJ7whOqbTD&#10;ffd91GvFHc+V9esvhJycDF/73/++GxQKRwAtIhB6na4LfvnyK+Hnn+f62gsWfNGnI+DaYjSGwFdf&#10;LfC158//rt/MTAiEHqRrgnc4FPDgg+/72qNH74Xp0zf4y6geRRAoePfdh8FuVwJAa524d955JMBW&#10;EQgBoWuCf+21p3072xKJG+6559N+M5X/9dc57cpPf/HFHRASYgygRQRCwDiz4AsLU9odXV177U8Q&#10;Gto/BFNUlASLF9/ka99xxxdw1VW/BtAiAiGgnF7wGCNYuPBDX/hoREQNzJmzrDcMO2dcLim8/fZj&#10;vjRbKSmF8O67DwfYKgIhoJxe8GvWXNwu19udd34OLHtqkca+BsYAH398P1RXRwEAAMPw8P33N4JK&#10;ZQuwZQRCQOlc8KJIwTPPvOprn3fe3zB6dP/I0/7HH5fD5s2Tfe2XX36eFJQgEE4n+GXL5sCBAyNb&#10;76JEuPnmb3vLqHPi2LGh7UpaXXrpSnjiiTcDaBGB0GfoWPCCQLfzQpsyZRPExlb2llHdprlZD2+8&#10;8aRv3Z6YWALffTefFJQgEFrpWPCLF98EubnpANAaYHLDDX0/zxvHMfDmm0+CyaQHgNagnmXL5oBe&#10;bwqwZQRCn+FUwYsi1S7O/aKL1kJ4eH1vGnXWeDfpjh0b6uv7/PM7YcSIQwG0ikDoc5wq+FWrLoGC&#10;glQAaH27X3PNT71t1Fnz44/XwV9/TfO1Fy78sF8k0SQQeplTBd/2rHrSpM193l9+8+bJ8P33J5xr&#10;LrlkFXGdJRA6pr3gDx7Mgo0bp/ras2ev6G2DzoqjR4fC++8/6GuPGHEIfvjhemCYvu8rQCAEgPaC&#10;f++9h3w/Z2YehqSkkt42qMuUl8fCq68+6ysRFRlZA3/8cRmo1dYAW0Yg9FlOCN5qVcPSpdf42n35&#10;7V5TEwnPPvsqWK1qAGiNzf/jj8sgOrpv17AjEALMCcH/+utVvqIMBkMzZGfvDZRRp8VoDIFnn30F&#10;Wlp0ANBasHLp0mtg5MgDAbaMQOjznBB827pwEydu6ZOVY0wmHTz77CtgNIYAQKsH4JIl82DWrNUB&#10;toxA6Be0Cr6uLhzWr7/Q1zt16qYA2dM5LS1aeO65V6CmJtLX9/XXt8HcuT8H0CoCoV/RKvjly6/0&#10;VWGJjq6CxMTiQBp1Ck1NBnjqqTegvDzO1/fxx/fBLbf8N4BWEQj9jlaRb9gw3dczfvyOPpXNpq4u&#10;DJ588k2oqor29b355hNw772fBNAqAqFfwoAoUu3O3jMz+447alVVFDz77KvQ1BTk63vvvYfa5dcj&#10;EAhdhoGcnAyfoFiWg7S0vADb1EpxcSK8+OJLvt14hDB89tldcMcdXwTYMgKh38K0SxSRnp4LUqkn&#10;gPa0smfPaFi06AlwuWQA0OrT/9//3gI33vh9gC0jEPo1DOTlpflaKSkFAbSllZUrL4HPP7/Lt4ko&#10;kXjghx+uJ8knCYRzh4HCwhRfK5C13QWBgm++uRWWL7/S16fXm2D58ith0qQtAbOLQBhA9A3B22xK&#10;eO+9h2H37rG+vqSkYli58lIYMiQ/IDYRCAMQBiorY3yt8PC6XreguDgJXn/9KaivD/P1jRu3E1as&#10;mE0KRhAIPQvjWysDtO7S9xYYA6xdexF89tndvog3AIDrr/8Bvv76NpDLnb1mC4EwSGDOfIsfsNmU&#10;8Pnnd7U7/2dZDt555xG4776PASEcELsIhAFOe8G3fdv7i/37R8KHHz7QzpkmOroKli69Bs4//2+/&#10;j08gDGIYiIys8QWkVFdHgV7f4peRHA45fP317bB27UXt+i+6aC0sXnwTBAc3+mVcAoHgg4KsrIO+&#10;VklJUo+PgDHA9u0T4N57P2kndrncCR988ACsWnUJETuB0Du0F/y+fdk9+vSioiR46qk34I03noTG&#10;xhBf/4QJ2+HQoRGwcOGHpEgEgdB7UHD55b/7Wvv3j4KysrjT3N81amoi4IMPHoCHH34Pjh4d5uuX&#10;yVzwzjuPwObNkyElpfCcxyEQCGcFwhgDXHDBNti+fQIAAAwZkgevvvpMt3zq8/LS4Ndfr4SdO8cD&#10;xu1jbK+//gd4880nIDa2okcsJxAIZ02r4FetugQuvXSlrzc7ey888MAHXdrAa2wMgh07JsCWLZMg&#10;P3/IKdfHjNkD77//IIwfv6NHLScQCGdNq+ABAB5/fBG89dZjvityuRNmzVoNWVkHITm5EGhaAAAA&#10;k0kPpaUJUFqaCDk5Gb4adCczcuQBePzxRXDttT+RdTqB0Dc4IXhRpODmm79tl8yyO1x88Rp49NG3&#10;Ydq0v4gDDYHQtzgheIBW0X/33Xx48sk3oK4uvMtPycjIgWuuWQrXXfcjpKYGPsSWQCB0SHvBe7Fa&#10;1bBkyTz4669psGXLpHbil0g8MGzYUcjKOghZWQfhoovWkog2AqF/0LHg24Ix8mWeQQiDROIha3IC&#10;oX9yZsETCIQBg3+j5USRgpycDCgqSoKqqmjQ6VogNrYSRo/eS4o+Egi9j//e8G63FH777XLYs2cs&#10;OBxyUCrt4PFIgONYGDIkH668cgXExFT6Z3ACgdAR/nvD79w5DrZtmwhhYXWQnFzk63e5pJCXlw4r&#10;V2bkQZwAAAD8SURBVHJwyy3fkkQXBELv4Z/4d5tNBTt2jAOFwg7BwU3trslkbkhOLoS8vDQ4dmyo&#10;X8YnEAgd4h/BFxcngdms7TTsVal0AMex0NAQ0uF1AoHgF/wjeLtdCaJIn/b4DiEAjmP9Mj6BQOgQ&#10;/wg+LS0PVCormM3aDq9zHAMAGEJDSVZaAqEX8Y/g9XoTZGbmgNEYCk6nvN01UURQWJgCcXHlxA2X&#10;QOhd/LNLjxCGadP+grq6MDh6dBio1TZQqWzg8UigsTEYwsLqYObMP8FgaPbL+AQCoUP862lntyth&#10;69YL4OjR4WCxqEEqdUN0dBVMnrwF4uLK/TcwgUDoiP8HVFEp+JbZ874AAAAASUVORK5CYIJQSwME&#10;FAAGAAgAAAAhAIUME3jlAAAAEQEAAA8AAABkcnMvZG93bnJldi54bWxMT8tqwzAQvBf6D2ILvSWy&#10;Ixxqx3II6eMUCkkKpbeNtbFNLMlYiu38fZVTe1l2mdl55OtJt2yg3jXWSIjnETAypVWNqSR8Hd9n&#10;L8CcR6OwtYYk3MjBunh8yDFTdjR7Gg6+YkHEuAwl1N53GeeurEmjm9uOTMDOttfow9lXXPU4BnHd&#10;8kUULbnGxgSHGjva1lReDlct4WPEcSPit2F3OW9vP8fk83sXk5TPT9PrKozNCpinyf99wL1DyA9F&#10;CHayV6McayUsUxEHqoRZsgjLnRGJRAA7SRBJmgIvcv6/SfE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xzhzBxdDAACIlQIADgAAAAAAAAAAAAAAAAA6AgAAZHJz&#10;L2Uyb0RvYy54bWxQSwECLQAKAAAAAAAAACEAkjHCM3RBAAB0QQAAFAAAAAAAAAAAAAAAAAB9RQAA&#10;ZHJzL21lZGlhL2ltYWdlMS5wbmdQSwECLQAUAAYACAAAACEAhQwTeOUAAAARAQAADwAAAAAAAAAA&#10;AAAAAAAjhwAAZHJzL2Rvd25yZXYueG1sUEsBAi0AFAAGAAgAAAAhAKomDr68AAAAIQEAABkAAAAA&#10;AAAAAAAAAAAANYgAAGRycy9fcmVscy9lMm9Eb2MueG1sLnJlbHNQSwUGAAAAAAYABgB8AQAAKIkA&#10;AAAA&#10;">
            <o:lock v:ext="edit" aspectratio="t"/>
            <v:rect id="_x0000_s1029" alt="" style="position:absolute;left:18415;top:3175;width:2150745;height:2593340;mso-wrap-style:square;v-text-anchor:top" fillcolor="#bae1c0" stroked="f"/>
            <v:rect id="_x0000_s1030" alt="" style="position:absolute;left:18415;top:3175;width:2150745;height:2593340;mso-wrap-style:square;v-text-anchor:top" filled="f" strokecolor="#50a45c" strokeweight=".17525mm"/>
            <v:shape id="_x0000_s1031" type="#_x0000_m3877" alt="" style="position:absolute;left:2070100;top:3755390;width:3970020;height:4787265;mso-wrap-style:square;v-text-anchor:top" coordsize="6252,7539" o:spt="100" adj="-11796480,,5400" path="m,l,7539r6252,l6252,xe" fillcolor="#ff9595" stroked="f">
              <v:stroke joinstyle="miter"/>
              <v:formulas/>
              <v:path gradientshapeok="t" o:connecttype="custom" o:connectlocs="-2051685,2125345;98425,2125345;-2051685,1675765;98425,1675765;-2051685,1225550;98425,1225550;-2051685,775970;98425,775970;-2051685,326390;98425,326390;-2051685,-123825;98425,-123825;-1721485,2265680;-1721485,-327025;-1271270,2265680;-1271270,-327025;-821690,2265680;-821690,-327025;-371475,2265680;-371475,-327025;78105,2265680;78105,-327025" o:connectangles="0,0,0,0,0,0,0,0,0,0,0,0,0,0,0,0,0,0,0,0,0,0" textboxrect="3163,3163,18437,18437"/>
            </v:shape>
            <v:shape id="_x0000_s1032" type="#_x0000_m3876" alt="" style="position:absolute;left:2070100;top:3755390;width:3970020;height:4787265;mso-wrap-style:square;v-text-anchor:top" coordsize="6252,7539" o:spt="100" adj="-11796480,,5400" path="m,l,7539r6252,l6252,xe" filled="f" strokecolor="red" strokeweight=".17525mm">
              <v:stroke joinstyle="miter"/>
              <v:formulas/>
              <v:path gradientshapeok="t" o:connecttype="custom" o:connectlocs="-2051685,1900555;98425,1900555;-2051685,1450975;98425,1450975;-2051685,1000760;98425,1000760;-2051685,551180;98425,551180;-2051685,101600;98425,101600;-1946275,2265680;-1946275,-327025;-1496060,2265680;-1496060,-327025;-1046480,2265680;-1046480,-327025;-596900,2265680;-596900,-327025;-146685,2265680;-146685,-327025" o:connectangles="0,0,0,0,0,0,0,0,0,0,0,0,0,0,0,0,0,0,0,0" textboxrect="3163,3163,18437,18437"/>
            </v:shape>
            <v:line id="_x0000_s1033" alt="" style="position:absolute;mso-wrap-style:square;v-text-anchor:top" from="2070100,3755390" to="6040120,8542655" coordsize="6252,7539" strokecolor="#bae1c0" strokeweight="2.244mm">
              <v:path o:connecttype="custom" o:connectlocs="-2051685,1000760;98425,1000760;-1046480,2265680;-1046480,-327025" o:connectangles="0,0,0,0"/>
            </v:line>
            <v:shape id="_x0000_s1034" type="#_x0000_m3875" alt="" style="position:absolute;left:429895;top:2217420;width:41910;height:41910;mso-wrap-style:square;v-text-anchor:top" coordsize="66,66" o:spt="100" adj="-11796480,,5400" path="m,l,66r66,l66,xe" filled="f" strokecolor="#50a45c" strokeweight=".17525mm">
              <v:stroke joinstyle="miter"/>
              <v:formulas/>
              <v:path gradientshapeok="t" o:connecttype="custom" o:connectlocs="20955,1887220;12700,1888490;5715,1892935;1270,1899920;0,1907540;1270,1915795;5715,1922145;12700,1927225;20955,1928495;28575,1927225;35560,1922145;40005,1915795;41275,1907540;40005,1899920;35560,1892935;28575,1888490;20955,1887220" o:connectangles="0,0,0,0,0,0,0,0,0,0,0,0,0,0,0,0,0" textboxrect="3163,3163,18437,18437"/>
            </v:shape>
            <v:line id="_x0000_s1035" alt="" style="position:absolute;mso-wrap-style:square;v-text-anchor:top" from="429895,2217420" to="471805,2259330" coordsize="66,66" strokecolor="#ff9595" strokeweight="2.244mm">
              <v:path o:connecttype="custom" o:connectlocs="0,1907540;1270,1899920;5715,1892935;12700,1888490;20955,1887220;28575,1888490;35560,1892935;40005,1899920;41275,1907540;40005,1915795;35560,1922145;28575,1927225;20955,1928495;12700,1927225;5715,1922145;1270,1915795;0,1907540" o:connectangles="0,0,0,0,0,0,0,0,0,0,0,0,0,0,0,0,0"/>
            </v:line>
            <v:shape id="_x0000_s1036" type="#_x0000_m3874" alt="" style="position:absolute;left:1508760;top:1144270;width:41910;height:41910;mso-wrap-style:square;v-text-anchor:top" coordsize="66,66" o:spt="100" adj="-11796480,,5400" path="m,l,66r66,l66,xe" filled="f" strokecolor="red" strokeweight=".17525mm">
              <v:stroke joinstyle="miter"/>
              <v:formulas/>
              <v:path gradientshapeok="t" o:connecttype="custom" o:connectlocs="20955,814070;12700,815340;6350,819785;1905,826770;0,834390;1905,842645;6350,848995;12700,853440;20955,855345;29210,853440;35560,848995;40005,842645;41910,834390;40005,826770;35560,819785;29210,815340;20955,814070" o:connectangles="0,0,0,0,0,0,0,0,0,0,0,0,0,0,0,0,0" textboxrect="3163,3163,18437,18437"/>
            </v:shape>
            <v:line id="_x0000_s1037" alt="" style="position:absolute;mso-wrap-style:square;v-text-anchor:top" from="1508760,1144270" to="1550670,1186180" coordsize="66,66" strokecolor="#ff9595" strokeweight="2.244mm">
              <v:path o:connecttype="custom" o:connectlocs="0,834390;1905,826770;6350,819785;12700,815340;20955,814070;29210,815340;35560,819785;40005,826770;41910,834390;40005,842645;35560,848995;29210,853440;20955,855345;12700,853440;6350,848995;1905,842645;0,834390" o:connectangles="0,0,0,0,0,0,0,0,0,0,0,0,0,0,0,0,0"/>
            </v:line>
            <v:shape id="_x0000_s1038" type="#_x0000_m3873" alt="" style="position:absolute;left:285750;top:1993900;width:41910;height:41910;mso-wrap-style:square;v-text-anchor:top" coordsize="66,66" o:spt="100" adj="-11796480,,5400" path="m,l,66r66,l66,xe" filled="f" strokecolor="red" strokeweight=".17525mm">
              <v:stroke joinstyle="miter"/>
              <v:formulas/>
              <v:path gradientshapeok="t" o:connecttype="custom" o:connectlocs="20955,1663700;12700,1664970;6350,1669415;1905,1676400;0,1684655;1905,1692275;6350,1699260;12700,1703705;20955,1704975;29210,1703705;35560,1699260;40005,1692275;41910,1684655;40005,1676400;35560,1669415;29210,1664970;20955,1663700" o:connectangles="0,0,0,0,0,0,0,0,0,0,0,0,0,0,0,0,0" textboxrect="3163,3163,18437,18437"/>
            </v:shape>
            <v:line id="_x0000_s1039" alt="" style="position:absolute;mso-wrap-style:square;v-text-anchor:top" from="285750,1993900" to="327660,2035810" coordsize="66,66" strokecolor="#bae1c0" strokeweight="2.244mm">
              <v:path o:connecttype="custom" o:connectlocs="0,1684655;1905,1676400;6350,1669415;12700,1664970;20955,1663700;29210,1664970;35560,1669415;40005,1676400;41910,1684655;40005,1692275;35560,1699260;29210,1703705;20955,1704975;12700,1703705;6350,1699260;1905,1692275;0,1684655" o:connectangles="0,0,0,0,0,0,0,0,0,0,0,0,0,0,0,0,0"/>
            </v:line>
            <v:shape id="_x0000_s1040" type="#_x0000_m3872" alt="" style="position:absolute;left:969645;top:990600;width:41910;height:41910;mso-wrap-style:square;v-text-anchor:top" coordsize="66,66" o:spt="100" adj="-11796480,,5400" path="m,l,66r66,l66,xe" filled="f" strokecolor="#50a45c" strokeweight=".17525mm">
              <v:stroke joinstyle="miter"/>
              <v:formulas/>
              <v:path gradientshapeok="t" o:connecttype="custom" o:connectlocs="20320,659765;12700,661670;5715,666115;1270,672465;0,680720;1270,688975;5715,695325;12700,699770;20320,701675;28575,699770;35560,695325;40005,688975;41275,680720;40005,672465;35560,666115;28575,661670;20320,659765" o:connectangles="0,0,0,0,0,0,0,0,0,0,0,0,0,0,0,0,0" textboxrect="3163,3163,18437,18437"/>
            </v:shape>
            <v:line id="_x0000_s1041" alt="" style="position:absolute;mso-wrap-style:square;v-text-anchor:top" from="969645,990600" to="1011555,1032510" coordsize="66,66" strokecolor="#ff9595" strokeweight="2.244mm">
              <v:path o:connecttype="custom" o:connectlocs="0,680720;1270,672465;5715,666115;12700,661670;20320,659765;28575,661670;35560,666115;40005,672465;41275,680720;40005,688975;35560,695325;28575,699770;20320,701675;12700,699770;5715,695325;1270,688975;0,680720" o:connectangles="0,0,0,0,0,0,0,0,0,0,0,0,0,0,0,0,0"/>
            </v:line>
            <v:shape id="_x0000_s1042" type="#_x0000_m3871" alt="" style="position:absolute;left:1830705;top:428625;width:41910;height:41910;mso-wrap-style:square;v-text-anchor:top" coordsize="66,66" o:spt="100" adj="-11796480,,5400" path="m,l,66r66,l66,xe" filled="f" strokecolor="red" strokeweight=".17525mm">
              <v:stroke joinstyle="miter"/>
              <v:formulas/>
              <v:path gradientshapeok="t" o:connecttype="custom" o:connectlocs="20320,97790;12700,99695;5715,104140;1270,110490;0,118745;1270,126365;5715,133350;12700,137795;20320,139700;28575,137795;35560,133350;40005,126365;41275,118745;40005,110490;35560,104140;28575,99695;20320,97790" o:connectangles="0,0,0,0,0,0,0,0,0,0,0,0,0,0,0,0,0" textboxrect="3163,3163,18437,18437"/>
            </v:shape>
            <v:line id="_x0000_s1043" alt="" style="position:absolute;mso-wrap-style:square;v-text-anchor:top" from="1830705,428625" to="1872615,470535" coordsize="66,66" strokecolor="#ff9595" strokeweight="2.244mm">
              <v:path o:connecttype="custom" o:connectlocs="0,118745;1270,110490;5715,104140;12700,99695;20320,97790;28575,99695;35560,104140;40005,110490;41275,118745;40005,126365;35560,133350;28575,137795;20320,139700;12700,137795;5715,133350;1270,126365;0,118745" o:connectangles="0,0,0,0,0,0,0,0,0,0,0,0,0,0,0,0,0"/>
            </v:line>
            <v:shape id="_x0000_s1044" type="#_x0000_m3870" alt="" style="position:absolute;left:360680;top:2020570;width:41910;height:41910;mso-wrap-style:square;v-text-anchor:top" coordsize="66,66" o:spt="100" adj="-11796480,,5400" path="m,l,66r66,l66,xe" filled="f" strokecolor="red" strokeweight=".17525mm">
              <v:stroke joinstyle="miter"/>
              <v:formulas/>
              <v:path gradientshapeok="t" o:connecttype="custom" o:connectlocs="20955,1690370;12700,1692275;5715,1696720;1270,1703070;0,1711325;1270,1718945;5715,1725930;12700,1730375;20955,1731645;28575,1730375;35560,1725930;40005,1718945;41275,1711325;40005,1703070;35560,1696720;28575,1692275;20955,1690370" o:connectangles="0,0,0,0,0,0,0,0,0,0,0,0,0,0,0,0,0" textboxrect="3163,3163,18437,18437"/>
            </v:shape>
            <v:line id="_x0000_s1045" alt="" style="position:absolute;mso-wrap-style:square;v-text-anchor:top" from="360680,2020570" to="402590,2062480" coordsize="66,66" strokecolor="#ff9595" strokeweight="2.244mm">
              <v:path o:connecttype="custom" o:connectlocs="0,1711325;1270,1703070;5715,1696720;12700,1692275;20955,1690370;28575,1692275;35560,1696720;40005,1703070;41275,1711325;40005,1718945;35560,1725930;28575,1730375;20955,1731645;12700,1730375;5715,1725930;1270,1718945;0,1711325" o:connectangles="0,0,0,0,0,0,0,0,0,0,0,0,0,0,0,0,0"/>
            </v:line>
            <v:shape id="_x0000_s1046" type="#_x0000_m3869" alt="" style="position:absolute;left:1483995;top:683895;width:41910;height:41910;mso-wrap-style:square;v-text-anchor:top" coordsize="66,66" o:spt="100" adj="-11796480,,5400" path="m,l,66r66,l66,xe" filled="f" strokecolor="red" strokeweight=".17525mm">
              <v:stroke joinstyle="miter"/>
              <v:formulas/>
              <v:path gradientshapeok="t" o:connecttype="custom" o:connectlocs="20955,353695;12700,354965;6350,359410;1905,366395;0,374015;1905,382270;6350,388620;12700,393065;20955,394970;28575,393065;35560,388620;40005,382270;41910,374015;40005,366395;35560,359410;28575,354965;20955,353695" o:connectangles="0,0,0,0,0,0,0,0,0,0,0,0,0,0,0,0,0" textboxrect="3163,3163,18437,18437"/>
            </v:shape>
            <v:line id="_x0000_s1047" alt="" style="position:absolute;mso-wrap-style:square;v-text-anchor:top" from="1483995,683895" to="1525905,725805" coordsize="66,66" strokeweight=".17525mm">
              <v:path o:connecttype="custom" o:connectlocs="0,374015;1905,366395;6350,359410;12700,354965;20955,353695;28575,354965;35560,359410;40005,366395;41910,374015;40005,382270;35560,388620;28575,393065;20955,394970;12700,393065;6350,388620;1905,382270;0,374015" o:connectangles="0,0,0,0,0,0,0,0,0,0,0,0,0,0,0,0,0"/>
            </v:line>
            <v:line id="_x0000_s1048" alt="" style="position:absolute;mso-wrap-style:square;v-text-anchor:top" from="1203325,955040" to="1245235,996950" coordsize="66,66" strokeweight=".17525mm">
              <v:path o:connecttype="custom" o:connectlocs="20320,624205;12700,626110;5715,630555;1270,636905;0,645160;1270,653415;5715,659765;12700,664210;20320,666115;28575,664210;35560,659765;40005,653415;41275,645160;40005,636905;35560,630555;28575,626110;20320,624205" o:connectangles="0,0,0,0,0,0,0,0,0,0,0,0,0,0,0,0,0"/>
            </v:line>
            <v:shape id="_x0000_s1049" alt="" style="position:absolute;left:1203325;top:955040;width:41910;height:41910;mso-wrap-style:square;v-text-anchor:top" coordsize="66,66" o:spt="100" adj="0,,0" path="m,33l2,20,9,10,20,3,32,,45,3r11,7l63,20r2,13l63,46,56,56,45,63,32,66,20,63,9,56,2,46,,33e" filled="f" strokecolor="#333" strokeweight=".17525mm">
              <v:stroke joinstyle="round"/>
              <v:formulas/>
              <v:path arrowok="t" o:connecttype="custom" o:connectlocs="0,645160;1270,636905;5715,630555;12700,626110;20320,624205;28575,626110;35560,630555;40005,636905;41275,645160;40005,653415;35560,659765;28575,664210;20320,666115;12700,664210;5715,659765;1270,653415;0,645160" o:connectangles="0,0,0,0,0,0,0,0,0,0,0,0,0,0,0,0,0"/>
            </v:shape>
            <v:shape id="_x0000_s1050" type="#_x0000_t202" alt="" style="position:absolute;left:1572260;top:354330;width:41910;height:41910;mso-wrap-style:square;mso-wrap-edited:f;mso-width-percent:0;mso-height-percent:0;mso-position-horizontal-relative:page;mso-width-percent:0;mso-height-percent:0;v-text-anchor:top" coordsize="66,66" path="m33,l20,3,10,10,3,20,,33,3,45r7,11l20,63r13,2l46,63,56,56,63,45,66,33,63,20,56,10,46,3,33,xe" filled="f" stroked="f">
              <v:path o:connecttype="custom" o:connectlocs="20955,23495;12700,25400;6350,29845;1905,36195;0,44450;1905,52070;6350,59055;12700,63500;20955,64770;29210,63500;35560,59055;40005,52070;41910,44450;40005,36195;35560,29845;29210,25400;20955,23495" o:connectangles="0,0,0,0,0,0,0,0,0,0,0,0,0,0,0,0,0"/>
              <v:textbox style="layout-flow:vertical;mso-layout-flow-alt:bottom-to-top" inset="0,0,0,0">
                <w:txbxContent>
                  <w:p w14:paraId="34C8B5AD" w14:textId="77777777" w:rsidR="00787276" w:rsidRDefault="00787276">
                    <w:pPr>
                      <w:spacing w:before="19" w:line="360" w:lineRule="auto"/>
                      <w:ind w:left="20" w:right="1" w:firstLine="4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5BBCD6"/>
                        <w:w w:val="105"/>
                        <w:sz w:val="8"/>
                      </w:rPr>
                      <w:t xml:space="preserve">Excerpt.11 Excerpt.28 Excerpt.29 Excerpt.20 </w:t>
                    </w:r>
                    <w:r>
                      <w:rPr>
                        <w:rFonts w:ascii="Helvetica"/>
                        <w:color w:val="50A45C"/>
                        <w:w w:val="105"/>
                        <w:sz w:val="8"/>
                      </w:rPr>
                      <w:t xml:space="preserve">Excerpt.30 Excerpt.10 Excerpt.15 </w:t>
                    </w:r>
                    <w:r>
                      <w:rPr>
                        <w:rFonts w:ascii="Helvetica"/>
                        <w:color w:val="5BBCD6"/>
                        <w:w w:val="105"/>
                        <w:sz w:val="8"/>
                      </w:rPr>
                      <w:t xml:space="preserve">Excerpt.8 </w:t>
                    </w:r>
                    <w:r>
                      <w:rPr>
                        <w:rFonts w:ascii="Helvetica"/>
                        <w:color w:val="F69100"/>
                        <w:w w:val="105"/>
                        <w:sz w:val="8"/>
                      </w:rPr>
                      <w:t xml:space="preserve">Excerpt.23 </w:t>
                    </w:r>
                    <w:r>
                      <w:rPr>
                        <w:rFonts w:ascii="Helvetica"/>
                        <w:color w:val="50A45C"/>
                        <w:w w:val="105"/>
                        <w:sz w:val="8"/>
                      </w:rPr>
                      <w:t xml:space="preserve">Excerpt.21 Excerpt.3 </w:t>
                    </w:r>
                    <w:r>
                      <w:rPr>
                        <w:rFonts w:ascii="Helvetica"/>
                        <w:color w:val="F69100"/>
                        <w:w w:val="105"/>
                        <w:sz w:val="8"/>
                      </w:rPr>
                      <w:t xml:space="preserve">Excerpt.19 </w:t>
                    </w:r>
                    <w:r>
                      <w:rPr>
                        <w:rFonts w:ascii="Helvetica"/>
                        <w:color w:val="50A45C"/>
                        <w:w w:val="105"/>
                        <w:sz w:val="8"/>
                      </w:rPr>
                      <w:t xml:space="preserve">Excerpt.17 </w:t>
                    </w:r>
                    <w:r>
                      <w:rPr>
                        <w:rFonts w:ascii="Helvetica"/>
                        <w:color w:val="F69100"/>
                        <w:w w:val="105"/>
                        <w:sz w:val="8"/>
                      </w:rPr>
                      <w:t xml:space="preserve">Excerpt.13 </w:t>
                    </w:r>
                    <w:r>
                      <w:rPr>
                        <w:rFonts w:ascii="Helvetica"/>
                        <w:color w:val="BFBFBF"/>
                        <w:w w:val="105"/>
                        <w:sz w:val="8"/>
                      </w:rPr>
                      <w:t>Excerpt.26 Excerpt.27</w:t>
                    </w:r>
                  </w:p>
                </w:txbxContent>
              </v:textbox>
            </v:shape>
            <v:shape id="_x0000_s1051" type="#_x0000_t202" alt="" style="position:absolute;left:1572260;top:354330;width:41910;height:41910;mso-wrap-style:square;mso-wrap-edited:f;mso-width-percent:0;mso-height-percent:0;mso-position-horizontal-relative:page;mso-width-percent:0;mso-height-percent:0;v-text-anchor:top" coordsize="66,66" path="m,33l3,20,10,10,20,3,33,,46,3r10,7l63,20r3,13l63,45,56,56,46,63,33,65,20,63,10,56,3,45,,33e" filled="f" stroked="f">
              <v:path o:connecttype="custom" o:connectlocs="0,44450;1905,36195;6350,29845;12700,25400;20955,23495;29210,25400;35560,29845;40005,36195;41910,44450;40005,52070;35560,59055;29210,63500;20955,64770;12700,63500;6350,59055;1905,52070;0,44450" o:connectangles="0,0,0,0,0,0,0,0,0,0,0,0,0,0,0,0,0"/>
              <v:textbox style="layout-flow:vertical;mso-layout-flow-alt:bottom-to-top" inset="0,0,0,0">
                <w:txbxContent>
                  <w:p w14:paraId="4EE8A0E8" w14:textId="77777777" w:rsidR="00787276" w:rsidRDefault="00787276">
                    <w:pPr>
                      <w:spacing w:before="17"/>
                      <w:ind w:left="20"/>
                      <w:rPr>
                        <w:rFonts w:ascii="Helvetica"/>
                        <w:sz w:val="10"/>
                      </w:rPr>
                    </w:pPr>
                    <w:r>
                      <w:rPr>
                        <w:rFonts w:ascii="Helvetica"/>
                        <w:sz w:val="10"/>
                      </w:rPr>
                      <w:t>Bootstrap ratios</w:t>
                    </w:r>
                  </w:p>
                </w:txbxContent>
              </v:textbox>
            </v:shape>
            <v:shape id="_x0000_s1052" type="#_x0000_t202" alt="" style="position:absolute;left:1539240;top:717550;width:41910;height:41910;mso-wrap-style:square;mso-wrap-edited:f;mso-width-percent:0;mso-height-percent:0;mso-position-horizontal-relative:page;mso-width-percent:0;mso-height-percent:0;v-text-anchor:top" coordsize="66,66" path="m32,l20,2,9,9,2,20,,32,2,45,9,55r11,8l32,65,45,63,56,55,63,45,65,32,63,20,56,9,45,2,32,xe" filled="f" stroked="f">
              <v:path o:connecttype="custom" o:connectlocs="20320,387350;12700,388620;5715,393065;1270,400050;0,407670;1270,415925;5715,422275;12700,427355;20320,428625;28575,427355;35560,422275;40005,415925;41275,407670;40005,400050;35560,393065;28575,388620;20320,387350" o:connectangles="0,0,0,0,0,0,0,0,0,0,0,0,0,0,0,0,0"/>
              <v:textbox style="layout-flow:vertical;mso-layout-flow-alt:bottom-to-top" inset="0,0,0,0">
                <w:txbxContent>
                  <w:p w14:paraId="2AD6BF79" w14:textId="77777777" w:rsidR="00787276" w:rsidRDefault="00787276">
                    <w:pPr>
                      <w:spacing w:before="19" w:line="328" w:lineRule="auto"/>
                      <w:ind w:left="20" w:right="27" w:firstLine="155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BFBFBF"/>
                        <w:spacing w:val="-1"/>
                        <w:sz w:val="8"/>
                      </w:rPr>
                      <w:t xml:space="preserve">Powerful </w:t>
                    </w:r>
                    <w:r>
                      <w:rPr>
                        <w:rFonts w:ascii="Helvetica"/>
                        <w:color w:val="BFBFBF"/>
                        <w:sz w:val="8"/>
                      </w:rPr>
                      <w:t xml:space="preserve">Dense Round Sparse </w:t>
                    </w:r>
                    <w:r>
                      <w:rPr>
                        <w:rFonts w:ascii="Helvetica"/>
                        <w:color w:val="F2300F"/>
                        <w:sz w:val="8"/>
                      </w:rPr>
                      <w:t>Monotonous</w:t>
                    </w:r>
                  </w:p>
                  <w:p w14:paraId="0B7C5462" w14:textId="77777777" w:rsidR="00787276" w:rsidRDefault="00787276">
                    <w:pPr>
                      <w:spacing w:line="328" w:lineRule="auto"/>
                      <w:ind w:left="321" w:right="18" w:hanging="28"/>
                      <w:jc w:val="both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F2300F"/>
                        <w:w w:val="105"/>
                        <w:sz w:val="8"/>
                      </w:rPr>
                      <w:t>Weak Soft Long Dull</w:t>
                    </w:r>
                  </w:p>
                  <w:p w14:paraId="3BBDFBC2" w14:textId="77777777" w:rsidR="00787276" w:rsidRDefault="00787276">
                    <w:pPr>
                      <w:spacing w:line="328" w:lineRule="auto"/>
                      <w:ind w:left="61" w:right="32" w:firstLine="51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35274A"/>
                        <w:sz w:val="8"/>
                      </w:rPr>
                      <w:t xml:space="preserve">Disturbing Solemn Mysterious </w:t>
                    </w:r>
                    <w:r>
                      <w:rPr>
                        <w:rFonts w:ascii="Helvetica"/>
                        <w:color w:val="35274A"/>
                        <w:spacing w:val="-1"/>
                        <w:w w:val="105"/>
                        <w:sz w:val="8"/>
                      </w:rPr>
                      <w:t>Melancholy</w:t>
                    </w:r>
                  </w:p>
                  <w:p w14:paraId="0270183F" w14:textId="77777777" w:rsidR="00787276" w:rsidRDefault="00787276">
                    <w:pPr>
                      <w:spacing w:line="328" w:lineRule="auto"/>
                      <w:ind w:left="328" w:right="18" w:firstLine="2"/>
                      <w:jc w:val="both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35274A"/>
                        <w:w w:val="105"/>
                        <w:sz w:val="8"/>
                      </w:rPr>
                      <w:t>Dark Slow Sad</w:t>
                    </w:r>
                  </w:p>
                </w:txbxContent>
              </v:textbox>
            </v:shape>
            <v:shape id="_x0000_s1053" type="#_x0000_t202" alt="" style="position:absolute;left:1539240;top:717550;width:41910;height:41910;mso-wrap-style:square;mso-wrap-edited:f;mso-width-percent:0;mso-height-percent:0;mso-position-horizontal-relative:page;mso-width-percent:0;mso-height-percent:0;v-text-anchor:top" coordsize="66,66" path="m,32l2,20,9,9,20,2,32,,45,2,56,9r7,11l65,32,63,45,56,55,45,63,32,65,20,63,9,55,2,45,,32e" filled="f" stroked="f">
              <v:path o:connecttype="custom" o:connectlocs="0,407670;1270,400050;5715,393065;12700,388620;20320,387350;28575,388620;35560,393065;40005,400050;41275,407670;40005,415925;35560,422275;28575,427355;20320,428625;12700,427355;5715,422275;1270,415925;0,407670" o:connectangles="0,0,0,0,0,0,0,0,0,0,0,0,0,0,0,0,0"/>
              <v:textbox style="layout-flow:vertical;mso-layout-flow-alt:bottom-to-top" inset="0,0,0,0">
                <w:txbxContent>
                  <w:p w14:paraId="403F4ADF" w14:textId="77777777" w:rsidR="00787276" w:rsidRDefault="00787276">
                    <w:pPr>
                      <w:spacing w:before="19" w:line="360" w:lineRule="auto"/>
                      <w:ind w:right="18"/>
                      <w:jc w:val="right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5BBCD6"/>
                        <w:sz w:val="8"/>
                      </w:rPr>
                      <w:t xml:space="preserve">Excerpt.11 </w:t>
                    </w:r>
                    <w:r>
                      <w:rPr>
                        <w:rFonts w:ascii="Helvetica"/>
                        <w:color w:val="FF0000"/>
                        <w:sz w:val="8"/>
                      </w:rPr>
                      <w:t xml:space="preserve">Excerpt.12 </w:t>
                    </w:r>
                    <w:r>
                      <w:rPr>
                        <w:rFonts w:ascii="Helvetica"/>
                        <w:color w:val="50A45C"/>
                        <w:sz w:val="8"/>
                      </w:rPr>
                      <w:t xml:space="preserve">Excerpt.30 Excerpt.17 Excerpt.15 Excerpt.10 Excerpt.21 </w:t>
                    </w:r>
                    <w:r>
                      <w:rPr>
                        <w:rFonts w:ascii="Helvetica"/>
                        <w:color w:val="50A45C"/>
                        <w:w w:val="105"/>
                        <w:sz w:val="8"/>
                      </w:rPr>
                      <w:t>Excerpt.5</w:t>
                    </w:r>
                    <w:r>
                      <w:rPr>
                        <w:rFonts w:ascii="Helvetica"/>
                        <w:color w:val="50A45C"/>
                        <w:w w:val="104"/>
                        <w:sz w:val="8"/>
                      </w:rPr>
                      <w:t xml:space="preserve"> </w:t>
                    </w:r>
                    <w:r>
                      <w:rPr>
                        <w:rFonts w:ascii="Helvetica"/>
                        <w:color w:val="50A45C"/>
                        <w:sz w:val="8"/>
                      </w:rPr>
                      <w:t xml:space="preserve">Excerpt.18 Excerpt.24 </w:t>
                    </w:r>
                    <w:r>
                      <w:rPr>
                        <w:rFonts w:ascii="Helvetica"/>
                        <w:color w:val="50A45C"/>
                        <w:w w:val="105"/>
                        <w:sz w:val="8"/>
                      </w:rPr>
                      <w:t>Excerpt.7</w:t>
                    </w:r>
                    <w:r>
                      <w:rPr>
                        <w:rFonts w:ascii="Helvetica"/>
                        <w:color w:val="50A45C"/>
                        <w:w w:val="104"/>
                        <w:sz w:val="8"/>
                      </w:rPr>
                      <w:t xml:space="preserve"> </w:t>
                    </w:r>
                    <w:r>
                      <w:rPr>
                        <w:rFonts w:ascii="Helvetica"/>
                        <w:color w:val="50A45C"/>
                        <w:w w:val="105"/>
                        <w:sz w:val="8"/>
                      </w:rPr>
                      <w:t>Excerpt.3</w:t>
                    </w:r>
                    <w:r>
                      <w:rPr>
                        <w:rFonts w:ascii="Helvetica"/>
                        <w:color w:val="50A45C"/>
                        <w:w w:val="104"/>
                        <w:sz w:val="8"/>
                      </w:rPr>
                      <w:t xml:space="preserve"> </w:t>
                    </w:r>
                    <w:r>
                      <w:rPr>
                        <w:rFonts w:ascii="Helvetica"/>
                        <w:color w:val="50A45C"/>
                        <w:sz w:val="8"/>
                      </w:rPr>
                      <w:t>Excerpt.27</w:t>
                    </w:r>
                  </w:p>
                </w:txbxContent>
              </v:textbox>
            </v:shape>
            <v:shape id="_x0000_s1054" type="#_x0000_t202" alt="" style="position:absolute;left:490220;top:1062355;width:1198245;height:1054735;mso-wrap-style:square;mso-wrap-edited:f;mso-width-percent:0;mso-height-percent:0;mso-position-horizontal-relative:page;mso-width-percent:0;mso-height-percent:0;v-text-anchor:top" filled="f" stroked="f">
              <v:textbox style="layout-flow:vertical;mso-layout-flow-alt:bottom-to-top" inset="0,0,0,0">
                <w:txbxContent>
                  <w:p w14:paraId="7A3DEB12" w14:textId="77777777" w:rsidR="00787276" w:rsidRDefault="00787276">
                    <w:pPr>
                      <w:spacing w:before="19" w:line="328" w:lineRule="auto"/>
                      <w:ind w:left="22" w:right="60" w:hanging="3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0B775E"/>
                        <w:w w:val="105"/>
                        <w:sz w:val="8"/>
                      </w:rPr>
                      <w:t xml:space="preserve">Fast Happy Dancing Colorful Bright Light </w:t>
                    </w:r>
                    <w:r>
                      <w:rPr>
                        <w:rFonts w:ascii="Helvetica"/>
                        <w:color w:val="9A8822"/>
                        <w:w w:val="105"/>
                        <w:sz w:val="8"/>
                      </w:rPr>
                      <w:t xml:space="preserve">Valiant </w:t>
                    </w:r>
                    <w:r>
                      <w:rPr>
                        <w:rFonts w:ascii="Helvetica"/>
                        <w:color w:val="0B775E"/>
                        <w:w w:val="105"/>
                        <w:sz w:val="8"/>
                      </w:rPr>
                      <w:t xml:space="preserve">Warm </w:t>
                    </w:r>
                    <w:r>
                      <w:rPr>
                        <w:rFonts w:ascii="Helvetica"/>
                        <w:color w:val="9A8822"/>
                        <w:w w:val="105"/>
                        <w:sz w:val="8"/>
                      </w:rPr>
                      <w:t>Surprising</w:t>
                    </w:r>
                  </w:p>
                  <w:p w14:paraId="346FFE7C" w14:textId="77777777" w:rsidR="00787276" w:rsidRDefault="00787276">
                    <w:pPr>
                      <w:spacing w:line="328" w:lineRule="auto"/>
                      <w:ind w:left="24" w:right="17" w:firstLine="20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9A8822"/>
                        <w:w w:val="105"/>
                        <w:sz w:val="8"/>
                      </w:rPr>
                      <w:t xml:space="preserve">Aggressive Strong </w:t>
                    </w:r>
                    <w:r>
                      <w:rPr>
                        <w:rFonts w:ascii="Helvetica"/>
                        <w:color w:val="F2300F"/>
                        <w:w w:val="105"/>
                        <w:sz w:val="8"/>
                      </w:rPr>
                      <w:t xml:space="preserve">Exotic </w:t>
                    </w:r>
                    <w:r>
                      <w:rPr>
                        <w:rFonts w:ascii="Helvetica"/>
                        <w:color w:val="9A8822"/>
                        <w:w w:val="105"/>
                        <w:sz w:val="8"/>
                      </w:rPr>
                      <w:t xml:space="preserve">Varied </w:t>
                    </w:r>
                    <w:r>
                      <w:rPr>
                        <w:rFonts w:ascii="Helvetica"/>
                        <w:color w:val="F2300F"/>
                        <w:w w:val="105"/>
                        <w:sz w:val="8"/>
                      </w:rPr>
                      <w:t xml:space="preserve">Short </w:t>
                    </w:r>
                    <w:r>
                      <w:rPr>
                        <w:rFonts w:ascii="Helvetica"/>
                        <w:color w:val="9A8822"/>
                        <w:w w:val="105"/>
                        <w:sz w:val="8"/>
                      </w:rPr>
                      <w:t xml:space="preserve">Complex </w:t>
                    </w:r>
                    <w:r>
                      <w:rPr>
                        <w:rFonts w:ascii="Helvetica"/>
                        <w:color w:val="BFBFBF"/>
                        <w:w w:val="105"/>
                        <w:sz w:val="8"/>
                      </w:rPr>
                      <w:t>Incisive Transparen</w:t>
                    </w:r>
                  </w:p>
                </w:txbxContent>
              </v:textbox>
            </v:shape>
            <v:shape id="_x0000_s1055" type="#_x0000_t202" alt="" style="position:absolute;left:1264920;top:433070;width:511175;height:523240;mso-wrap-style:square;mso-wrap-edited:f;mso-width-percent:0;mso-height-percent:0;mso-position-horizontal-relative:page;mso-width-percent:0;mso-height-percent:0;v-text-anchor:top" coordsize="805,824" path="m756,l663,35,581,87r-93,72l439,201r-50,45l340,293r-49,50l245,393r-45,51l159,494r-38,49l59,634,18,712,,772r,22l6,810r12,10l36,824r23,-3l121,798r79,-47l291,684r49,-40l389,601r50,-47l488,506r47,-50l581,405r43,-50l663,305r67,-94l777,129,801,65r3,-25l801,21,792,8,777,1,756,xe" filled="f" stroked="f">
              <v:path o:connecttype="custom" o:connectlocs="480060,102235;421005,124460;368935,157480;309880,203200;278765,229870;247015,258445;215900,288290;184785,320040;155575,351790;127000,384175;100965,415925;76835,447040;37465,504825;11430,554355;0,592455;0,606425;3810,616585;11430,622935;22860,625475;37465,623570;76835,608965;127000,579120;184785,536575;215900,511175;247015,483870;278765,454025;309880,423545;339725,391795;368935,359410;396240,327660;421005,295910;463550,236220;493395,184150;508635,143510;510540,127635;508635,115570;502920,107315;493395,102870;480060,102235" o:connectangles="0,0,0,0,0,0,0,0,0,0,0,0,0,0,0,0,0,0,0,0,0,0,0,0,0,0,0,0,0,0,0,0,0,0,0,0,0,0,0"/>
              <v:textbox style="layout-flow:vertical;mso-layout-flow-alt:bottom-to-top" inset="0,0,0,0">
                <w:txbxContent>
                  <w:p w14:paraId="7EC453FA" w14:textId="77777777" w:rsidR="00787276" w:rsidRDefault="00787276">
                    <w:pPr>
                      <w:spacing w:before="17"/>
                      <w:ind w:left="20"/>
                      <w:rPr>
                        <w:rFonts w:ascii="Helvetica"/>
                        <w:sz w:val="10"/>
                      </w:rPr>
                    </w:pPr>
                    <w:r>
                      <w:rPr>
                        <w:rFonts w:ascii="Helvetica"/>
                        <w:sz w:val="10"/>
                      </w:rPr>
                      <w:t>Bootstrap ratios</w:t>
                    </w:r>
                  </w:p>
                </w:txbxContent>
              </v:textbox>
            </v:shape>
            <v:shape id="_x0000_s1056" type="#_x0000_t202" alt="" style="position:absolute;left:1264920;top:433070;width:511175;height:523240;mso-wrap-style:square;mso-wrap-edited:f;mso-width-percent:0;mso-height-percent:0;mso-position-horizontal-relative:page;mso-width-percent:0;mso-height-percent:0;v-text-anchor:top" coordsize="805,824" path="m804,40l801,21,792,8,777,1,756,,730,6,663,35,581,87r-93,72l439,201r-50,45l340,293r-49,50l245,393r-45,51l159,494r-38,49l59,634,18,712,,772r,22l6,810r12,10l36,824r23,-3l121,798r79,-47l291,684r49,-40l389,601r50,-47l488,506r47,-50l581,405r43,-50l663,305r67,-94l777,129,801,65r3,-25xe" filled="f" stroked="f">
              <v:path o:connecttype="custom" o:connectlocs="510540,127635;508635,115570;502920,107315;493395,102870;480060,102235;463550,106045;421005,124460;368935,157480;309880,203200;278765,229870;247015,258445;215900,288290;184785,320040;155575,351790;127000,384175;100965,415925;76835,447040;37465,504825;11430,554355;0,592455;0,606425;3810,616585;11430,622935;22860,625475;37465,623570;76835,608965;127000,579120;184785,536575;215900,511175;247015,483870;278765,454025;309880,423545;339725,391795;368935,359410;396240,327660;421005,295910;463550,236220;493395,184150;508635,143510;510540,127635" o:connectangles="0,0,0,0,0,0,0,0,0,0,0,0,0,0,0,0,0,0,0,0,0,0,0,0,0,0,0,0,0,0,0,0,0,0,0,0,0,0,0,0"/>
              <v:textbox style="layout-flow:vertical;mso-layout-flow-alt:bottom-to-top" inset="0,0,0,0">
                <w:txbxContent>
                  <w:p w14:paraId="68260BAD" w14:textId="77777777" w:rsidR="00787276" w:rsidRDefault="00787276">
                    <w:pPr>
                      <w:spacing w:before="19" w:line="360" w:lineRule="auto"/>
                      <w:ind w:left="20" w:right="18" w:firstLine="4"/>
                      <w:jc w:val="both"/>
                      <w:rPr>
                        <w:rFonts w:ascii="Helvetica"/>
                        <w:sz w:val="8"/>
                      </w:rPr>
                    </w:pPr>
                    <w:r>
                      <w:rPr>
                        <w:rFonts w:ascii="Helvetica"/>
                        <w:color w:val="F69100"/>
                        <w:w w:val="105"/>
                        <w:sz w:val="8"/>
                      </w:rPr>
                      <w:t xml:space="preserve">Excerpt.2 Excerpt.2 Excerpt.1 Excerpt.4 Excerpt.1 </w:t>
                    </w:r>
                    <w:r>
                      <w:rPr>
                        <w:rFonts w:ascii="Helvetica"/>
                        <w:color w:val="5BBCD6"/>
                        <w:w w:val="105"/>
                        <w:sz w:val="8"/>
                      </w:rPr>
                      <w:t xml:space="preserve">Excerpt.2 </w:t>
                    </w:r>
                    <w:r>
                      <w:rPr>
                        <w:rFonts w:ascii="Helvetica"/>
                        <w:color w:val="FF0000"/>
                        <w:w w:val="105"/>
                        <w:sz w:val="8"/>
                      </w:rPr>
                      <w:t xml:space="preserve">Excerpt.9 Excerpt.1 Excerpt.2 Excerpt.1 </w:t>
                    </w:r>
                    <w:r>
                      <w:rPr>
                        <w:rFonts w:ascii="Helvetica"/>
                        <w:color w:val="5BBCD6"/>
                        <w:w w:val="105"/>
                        <w:sz w:val="8"/>
                      </w:rPr>
                      <w:t xml:space="preserve">Excerpt.8 </w:t>
                    </w:r>
                    <w:r>
                      <w:rPr>
                        <w:rFonts w:ascii="Helvetica"/>
                        <w:color w:val="FF0000"/>
                        <w:w w:val="105"/>
                        <w:sz w:val="8"/>
                      </w:rPr>
                      <w:t xml:space="preserve">Excerpt.1 Excerpt.2 </w:t>
                    </w:r>
                    <w:r>
                      <w:rPr>
                        <w:rFonts w:ascii="Helvetica"/>
                        <w:color w:val="5BBCD6"/>
                        <w:w w:val="105"/>
                        <w:sz w:val="8"/>
                      </w:rPr>
                      <w:t xml:space="preserve">Excerpt.2 </w:t>
                    </w:r>
                    <w:r>
                      <w:rPr>
                        <w:rFonts w:ascii="Helvetica"/>
                        <w:color w:val="FF0000"/>
                        <w:w w:val="105"/>
                        <w:sz w:val="8"/>
                      </w:rPr>
                      <w:t xml:space="preserve">Excerpt.2 </w:t>
                    </w:r>
                    <w:r>
                      <w:rPr>
                        <w:rFonts w:ascii="Helvetica"/>
                        <w:color w:val="BFBFBF"/>
                        <w:w w:val="105"/>
                        <w:sz w:val="8"/>
                      </w:rPr>
                      <w:t>Excerpt.2 Excerpt.6</w:t>
                    </w:r>
                  </w:p>
                </w:txbxContent>
              </v:textbox>
            </v:shape>
            <v:shape id="_x0000_s1057" type="#_x0000_t202" alt="" style="position:absolute;left:2035810;top:4545965;width:3552190;height:4030980;mso-wrap-style:square;mso-wrap-edited:f;mso-width-percent:0;mso-height-percent:0;mso-position-horizontal-relative:page;mso-width-percent:0;mso-height-percent:0;v-text-anchor:top" coordsize="5594,6348" path="m-3206,-3646r30,m-3206,-4354r30,m-3206,-5063r30,m-3206,-5771r30,m-3206,-6479r30,m-3010,-3041r,-30m-2301,-3041r,-30m-1593,-3041r,-30m-885,-3041r,-30m-176,-3041r,-30e" filled="f" stroked="f">
              <v:path o:connecttype="custom" o:connectlocs="-2035810,1900555;-2016760,1900555;-2035810,1450975;-2016760,1450975;-2035810,1000760;-2016760,1000760;-2035810,551180;-2016760,551180;-2035810,101600;-2016760,101600;-1911350,2284730;-1911350,2265680;-1461135,2284730;-1461135,2265680;-1011555,2284730;-1011555,2265680;-561975,2284730;-561975,2265680;-111760,2284730;-111760,2265680" o:connectangles="0,0,0,0,0,0,0,0,0,0,0,0,0,0,0,0,0,0,0,0"/>
              <v:textbox style="layout-flow:vertical;mso-layout-flow-alt:bottom-to-top" inset="0,0,0,0">
                <w:txbxContent>
                  <w:p w14:paraId="33226E24" w14:textId="77777777" w:rsidR="00787276" w:rsidRDefault="00787276">
                    <w:pPr>
                      <w:spacing w:before="17"/>
                      <w:ind w:left="20"/>
                      <w:rPr>
                        <w:rFonts w:ascii="Helvetica"/>
                        <w:sz w:val="10"/>
                      </w:rPr>
                    </w:pPr>
                    <w:r>
                      <w:rPr>
                        <w:rFonts w:ascii="Helvetica"/>
                        <w:sz w:val="10"/>
                      </w:rPr>
                      <w:t>Bootstrap ratios</w:t>
                    </w:r>
                  </w:p>
                </w:txbxContent>
              </v:textbox>
            </v:shape>
            <v:group id="_x0000_s1058" alt="" style="position:absolute;left:1470660;top:615950;width:21590;height:69215;mso-position-horizontal-relative:page" coordorigin="6454,-67" coordsize="4296,973">
              <v:shape id="_x0000_s1059" alt="" style="position:absolute;left:6479;top:364;width:4270;height:35" coordorigin="6480,364" coordsize="4270,35" o:spt="100" adj="0,,0" path="m10730,364r19,m10601,364r13,m10473,364r13,m10344,364r13,m10216,364r13,m10087,364r13,m9958,364r13,m9830,364r13,m9701,364r13,m6480,364r3106,m7515,399r3234,m7386,399r13,m7258,399r13,m7129,399r13,m7001,399r13,m6872,399r13,m6743,399r13,m6615,399r13,m6480,399r19,e" filled="f" strokecolor="red" strokeweight=".17525mm">
                <v:stroke dashstyle="dash" joinstyle="round"/>
                <v:formulas/>
                <v:path arrowok="t" o:connecttype="segments"/>
              </v:shape>
              <v:line id="_x0000_s1060" alt="" style="position:absolute" from="6557,382" to="6557,818" strokecolor="#43ccb8" strokeweight="2.04089mm"/>
              <v:rect id="_x0000_s1061" alt="" style="position:absolute;left:6499;top:381;width:116;height:437" filled="f" strokecolor="#0b775e" strokeweight=".17525mm"/>
              <v:line id="_x0000_s1062" alt="" style="position:absolute" from="6686,382" to="6686,681" strokecolor="#43ccb8" strokeweight="2.04089mm"/>
              <v:rect id="_x0000_s1063" alt="" style="position:absolute;left:6627;top:381;width:116;height:300" filled="f" strokecolor="#0b775e" strokeweight=".17525mm"/>
              <v:line id="_x0000_s1064" alt="" style="position:absolute" from="6814,382" to="6814,620" strokecolor="#43ccb8" strokeweight="2.04089mm"/>
              <v:rect id="_x0000_s1065" alt="" style="position:absolute;left:6756;top:381;width:116;height:239" filled="f" strokecolor="#0b775e" strokeweight=".17525mm"/>
              <v:line id="_x0000_s1066" alt="" style="position:absolute" from="6943,382" to="6943,583" strokecolor="#43ccb8" strokeweight="2.04089mm"/>
              <v:rect id="_x0000_s1067" alt="" style="position:absolute;left:6884;top:381;width:116;height:202" filled="f" strokecolor="#0b775e" strokeweight=".17525mm"/>
              <v:line id="_x0000_s1068" alt="" style="position:absolute" from="7071,382" to="7071,564" strokecolor="#43ccb8" strokeweight="2.04089mm"/>
              <v:rect id="_x0000_s1069" alt="" style="position:absolute;left:7013;top:381;width:116;height:183" filled="f" strokecolor="#0b775e" strokeweight=".17525mm"/>
              <v:rect id="_x0000_s1070" alt="" style="position:absolute;left:7142;top:381;width:116;height:102" fillcolor="#43ccb8" stroked="f"/>
              <v:rect id="_x0000_s1071" alt="" style="position:absolute;left:7142;top:381;width:116;height:102" filled="f" strokecolor="#0b775e" strokeweight=".17525mm"/>
              <v:rect id="_x0000_s1072" alt="" style="position:absolute;left:7270;top:381;width:116;height:92" fillcolor="#e5d974" stroked="f"/>
              <v:rect id="_x0000_s1073" alt="" style="position:absolute;left:7270;top:381;width:116;height:92" filled="f" strokecolor="#9a8822" strokeweight=".17525mm"/>
              <v:rect id="_x0000_s1074" alt="" style="position:absolute;left:7399;top:381;width:116;height:86" fillcolor="#43ccb8" stroked="f"/>
              <v:rect id="_x0000_s1075" alt="" style="position:absolute;left:7399;top:381;width:116;height:86" filled="f" strokecolor="#0b775e" strokeweight=".17525mm"/>
              <v:rect id="_x0000_s1076" alt="" style="position:absolute;left:7527;top:381;width:116;height:50" fillcolor="#e5d974" stroked="f"/>
              <v:rect id="_x0000_s1077" alt="" style="position:absolute;left:7527;top:381;width:116;height:50" filled="f" strokecolor="#9a8822" strokeweight=".17525mm"/>
              <v:rect id="_x0000_s1078" alt="" style="position:absolute;left:7656;top:381;width:116;height:47" fillcolor="#e5d974" stroked="f"/>
              <v:rect id="_x0000_s1079" alt="" style="position:absolute;left:7656;top:381;width:116;height:47" filled="f" strokecolor="#9a8822" strokeweight=".17525mm"/>
              <v:rect id="_x0000_s1080" alt="" style="position:absolute;left:7785;top:381;width:116;height:34" fillcolor="#e5d974" stroked="f"/>
              <v:rect id="_x0000_s1081" alt="" style="position:absolute;left:7785;top:381;width:116;height:34" filled="f" strokecolor="#9a8822" strokeweight=".17525mm"/>
              <v:rect id="_x0000_s1082" alt="" style="position:absolute;left:7913;top:381;width:116;height:31" fillcolor="#fbb09f" stroked="f"/>
              <v:rect id="_x0000_s1083" alt="" style="position:absolute;left:7913;top:381;width:116;height:31" filled="f" strokecolor="#f2300f" strokeweight=".17525mm"/>
              <v:rect id="_x0000_s1084" alt="" style="position:absolute;left:8042;top:381;width:116;height:28" fillcolor="#e5d974" stroked="f"/>
              <v:rect id="_x0000_s1085" alt="" style="position:absolute;left:8042;top:381;width:116;height:28" filled="f" strokecolor="#9a8822" strokeweight=".17525mm"/>
              <v:rect id="_x0000_s1086" alt="" style="position:absolute;left:8170;top:381;width:116;height:23" fillcolor="#fbb09f" stroked="f"/>
              <v:rect id="_x0000_s1087" alt="" style="position:absolute;left:8170;top:381;width:116;height:23" filled="f" strokecolor="#f2300f" strokeweight=".17525mm"/>
              <v:rect id="_x0000_s1088" alt="" style="position:absolute;left:8299;top:381;width:116;height:20" fillcolor="#e5d974" stroked="f"/>
              <v:rect id="_x0000_s1089" alt="" style="position:absolute;left:8299;top:381;width:116;height:20" filled="f" strokecolor="#9a8822" strokeweight=".17525mm"/>
              <v:shape id="_x0000_s1090" alt="" style="position:absolute;left:8428;top:365;width:759;height:29" coordorigin="8428,365" coordsize="759,29" o:spt="100" adj="0,,0" path="m8544,382r-116,l8428,394r116,l8544,382t128,l8557,382r,7l8672,389r,-7m8801,378r-116,l8685,382r116,l8801,378t129,-1l8814,377r,5l8930,382r,-5m9058,366r-115,l8943,382r115,l9058,366t129,-1l9071,365r,17l9187,382r,-17e" fillcolor="#bfbfbf" stroked="f">
                <v:stroke joinstyle="round"/>
                <v:formulas/>
                <v:path arrowok="t" o:connecttype="segments"/>
              </v:shape>
              <v:rect id="_x0000_s1091" alt="" style="position:absolute;left:9199;top:323;width:116;height:59" fillcolor="#fbb09f" stroked="f"/>
              <v:rect id="_x0000_s1092" alt="" style="position:absolute;left:9199;top:323;width:116;height:59" filled="f" strokecolor="#f2300f" strokeweight=".17525mm"/>
              <v:rect id="_x0000_s1093" alt="" style="position:absolute;left:9328;top:322;width:116;height:60" fillcolor="#fbb09f" stroked="f"/>
              <v:rect id="_x0000_s1094" alt="" style="position:absolute;left:9328;top:322;width:116;height:60" filled="f" strokecolor="#f2300f" strokeweight=".17525mm"/>
              <v:rect id="_x0000_s1095" alt="" style="position:absolute;left:9456;top:307;width:116;height:74" fillcolor="#fbb09f" stroked="f"/>
              <v:rect id="_x0000_s1096" alt="" style="position:absolute;left:9456;top:307;width:116;height:74" filled="f" strokecolor="#f2300f" strokeweight=".17525mm"/>
              <v:rect id="_x0000_s1097" alt="" style="position:absolute;left:9585;top:300;width:116;height:82" fillcolor="#fbb09f" stroked="f"/>
              <v:rect id="_x0000_s1098" alt="" style="position:absolute;left:9585;top:300;width:116;height:82" filled="f" strokecolor="#f2300f" strokeweight=".17525mm"/>
              <v:rect id="_x0000_s1099" alt="" style="position:absolute;left:9714;top:262;width:116;height:120" fillcolor="#fbb09f" stroked="f"/>
              <v:rect id="_x0000_s1100" alt="" style="position:absolute;left:9714;top:262;width:116;height:120" filled="f" strokecolor="#f2300f" strokeweight=".17525mm"/>
              <v:line id="_x0000_s1101" alt="" style="position:absolute" from="9901,241" to="9901,382" strokecolor="#8e7ba5" strokeweight="2.04089mm"/>
              <v:rect id="_x0000_s1102" alt="" style="position:absolute;left:9842;top:241;width:116;height:141" filled="f" strokecolor="#35274a" strokeweight=".17525mm"/>
              <v:line id="_x0000_s1103" alt="" style="position:absolute" from="10029,222" to="10029,382" strokecolor="#8e7ba5" strokeweight="2.04089mm"/>
              <v:rect id="_x0000_s1104" alt="" style="position:absolute;left:9971;top:221;width:116;height:161" filled="f" strokecolor="#35274a" strokeweight=".17525mm"/>
              <v:line id="_x0000_s1105" alt="" style="position:absolute" from="10158,173" to="10158,382" strokecolor="#8e7ba5" strokeweight="2.04089mm"/>
              <v:rect id="_x0000_s1106" alt="" style="position:absolute;left:10099;top:172;width:116;height:210" filled="f" strokecolor="#35274a" strokeweight=".17525mm"/>
              <v:line id="_x0000_s1107" alt="" style="position:absolute" from="10286,96" to="10286,382" strokecolor="#8e7ba5" strokeweight="2.04089mm"/>
              <v:rect id="_x0000_s1108" alt="" style="position:absolute;left:10228;top:95;width:116;height:286" filled="f" strokecolor="#35274a" strokeweight=".17525mm"/>
              <v:line id="_x0000_s1109" alt="" style="position:absolute" from="10415,88" to="10415,382" strokecolor="#8e7ba5" strokeweight="2.04089mm"/>
              <v:rect id="_x0000_s1110" alt="" style="position:absolute;left:10357;top:88;width:116;height:294" filled="f" strokecolor="#35274a" strokeweight=".17525mm"/>
              <v:line id="_x0000_s1111" alt="" style="position:absolute" from="10544,65" to="10544,382" strokecolor="#8e7ba5" strokeweight="2.04089mm"/>
              <v:rect id="_x0000_s1112" alt="" style="position:absolute;left:10485;top:64;width:116;height:317" filled="f" strokecolor="#35274a" strokeweight=".17525mm"/>
              <v:line id="_x0000_s1113" alt="" style="position:absolute" from="10672,14" to="10672,382" strokecolor="#8e7ba5" strokeweight="2.04089mm"/>
              <v:rect id="_x0000_s1114" alt="" style="position:absolute;left:10614;top:14;width:116;height:368" filled="f" strokecolor="#35274a" strokeweight=".17525mm"/>
              <v:line id="_x0000_s1115" alt="" style="position:absolute" from="6480,382" to="10749,382" strokeweight=".17525mm"/>
              <v:line id="_x0000_s1116" alt="" style="position:absolute" from="6480,906" to="6480,-67" strokeweight=".17525mm"/>
              <v:shape id="_x0000_s1117" alt="" style="position:absolute;left:10799;top:5811;width:55;height:1671" coordorigin="10800,5811" coordsize="55,1671" o:spt="100" adj="0,,0" path="m6454,899r26,m6454,640r26,m6454,382r26,m6454,123r26,e" filled="f" strokecolor="#333" strokeweight=".17525mm">
                <v:stroke joinstyle="round"/>
                <v:formulas/>
                <v:path arrowok="t" o:connecttype="segments"/>
              </v:shape>
            </v:group>
            <v:shape id="_x0000_s1118" alt="" style="position:absolute;left:1449070;top:759460;width:240030;height:69215;mso-wrap-style:square;v-text-anchor:top" coordorigin="6480,364" coordsize="4270,35" o:spt="100" adj="0,,0" path="m10730,364r19,m10601,364r13,m10473,364r13,m10344,364r13,m10216,364r13,m10087,364r13,m9958,364r13,m9830,364r13,m9701,364r13,m6480,364r3106,m7515,399r3234,m7386,399r13,m7258,399r13,m7129,399r13,m7001,399r13,m6872,399r13,m6743,399r13,m6615,399r13,m6480,399r19,e" filled="f" strokecolor="red" strokeweight=".17525mm">
              <v:stroke dashstyle="dash" joinstyle="round"/>
              <v:formulas/>
              <v:path arrowok="t" o:connecttype="segments"/>
            </v:shape>
            <v:line id="_x0000_s1119" alt="" style="position:absolute;mso-wrap-style:square;v-text-anchor:top" from="568960,1313815" to="1026795,1755140" strokecolor="#43ccb8" strokeweight="2.04089mm"/>
            <v:rect id="_x0000_s1120" alt="" style="position:absolute;left:351155;top:2234565;width:219710;height:219710;mso-wrap-style:square;v-text-anchor:top" filled="f" strokecolor="#0b775e" strokeweight=".17525mm"/>
            <v:line id="_x0000_s1121" alt="" style="position:absolute;mso-wrap-style:square;v-text-anchor:top" from="128270,2234565" to="347980,2454275" strokecolor="#43ccb8" strokeweight="2.04089mm"/>
            <v:rect id="_x0000_s1122" alt="" style="position:absolute;left:577850;top:2007870;width:219710;height:219710;mso-wrap-style:square;v-text-anchor:top" filled="f" strokecolor="#0b775e" strokeweight=".17525mm"/>
            <v:line id="_x0000_s1123" alt="" style="position:absolute;mso-wrap-style:square;v-text-anchor:top" from="506095,2115185" to="629285,2184400" strokecolor="#43ccb8" strokeweight="2.04089mm"/>
            <v:rect id="_x0000_s1124" alt="" style="position:absolute;left:370205;top:2062480;width:99060;height:69215;mso-wrap-style:square;v-text-anchor:top" filled="f" strokecolor="#0b775e" strokeweight=".17525mm"/>
            <v:line id="_x0000_s1125" alt="" style="position:absolute;mso-wrap-style:square;v-text-anchor:top" from="128270,2007870" to="347980,2227580" strokecolor="#43ccb8" strokeweight="2.04089mm"/>
            <v:rect id="_x0000_s1126" alt="" style="position:absolute;left:800735;top:1784985;width:215265;height:219710;mso-wrap-style:square;v-text-anchor:top" filled="f" strokecolor="#0b775e" strokeweight=".17525mm"/>
            <v:line id="_x0000_s1127" alt="" style="position:absolute;mso-wrap-style:square;v-text-anchor:top" from="577850,1784985" to="797560,2004695" strokecolor="#43ccb8" strokeweight="2.04089mm"/>
            <v:rect id="_x0000_s1128" alt="" style="position:absolute;left:351155;top:1784985;width:219710;height:219710;mso-wrap-style:square;v-text-anchor:top" filled="f" strokecolor="#0b775e" strokeweight=".17525mm"/>
            <v:rect id="_x0000_s1129" alt="" style="position:absolute;left:128270;top:1784985;width:219710;height:219710;mso-wrap-style:square;v-text-anchor:top" fillcolor="#43ccb8" stroked="f"/>
            <v:rect id="_x0000_s1130" alt="" style="position:absolute;left:1250950;top:1558290;width:219710;height:219710;mso-wrap-style:square;v-text-anchor:top" filled="f" strokecolor="#0b775e" strokeweight=".17525mm"/>
            <v:rect id="_x0000_s1131" alt="" style="position:absolute;left:1031875;top:1558290;width:215265;height:219710;mso-wrap-style:square;v-text-anchor:top" fillcolor="#e5d974" stroked="f"/>
            <v:rect id="_x0000_s1132" alt="" style="position:absolute;left:351155;top:1558290;width:219710;height:219710;mso-wrap-style:square;v-text-anchor:top" filled="f" strokecolor="#9a8822" strokeweight=".17525mm"/>
            <v:rect id="_x0000_s1133" alt="" style="position:absolute;left:128270;top:1558290;width:219710;height:219710;mso-wrap-style:square;v-text-anchor:top" fillcolor="#43ccb8" stroked="f"/>
            <v:rect id="_x0000_s1134" alt="" style="position:absolute;left:1031875;top:1339850;width:215265;height:215265;mso-wrap-style:square;v-text-anchor:top" filled="f" strokecolor="#0b775e" strokeweight=".17525mm"/>
            <v:rect id="_x0000_s1135" alt="" style="position:absolute;left:1700530;top:1108075;width:219710;height:215265;mso-wrap-style:square;v-text-anchor:top" fillcolor="#e5d974" stroked="f"/>
            <v:rect id="_x0000_s1136" alt="" style="position:absolute;left:1477645;top:1108075;width:219710;height:215265;mso-wrap-style:square;v-text-anchor:top" filled="f" strokecolor="#9a8822" strokeweight=".17525mm"/>
            <v:rect id="_x0000_s1137" alt="" style="position:absolute;left:1250950;top:1108075;width:219710;height:215265;mso-wrap-style:square;v-text-anchor:top" fillcolor="#e5d974" stroked="f"/>
            <v:rect id="_x0000_s1138" alt="" style="position:absolute;left:1203325;top:1233170;width:88900;height:69215;mso-wrap-style:square;v-text-anchor:top" filled="f" strokecolor="#9a8822" strokeweight=".17525mm"/>
            <v:rect id="_x0000_s1139" alt="" style="position:absolute;left:1082040;top:1167765;width:85090;height:69215;mso-wrap-style:square;v-text-anchor:top" fillcolor="#e5d974" stroked="f"/>
            <v:rect id="_x0000_s1140" alt="" style="position:absolute;left:800735;top:1108075;width:215265;height:215265;mso-wrap-style:square;v-text-anchor:top" filled="f" strokecolor="#9a8822" strokeweight=".17525mm"/>
            <v:rect id="_x0000_s1141" alt="" style="position:absolute;left:577850;top:1108075;width:219710;height:215265;mso-wrap-style:square;v-text-anchor:top" fillcolor="#fbb09f" stroked="f"/>
            <v:rect id="_x0000_s1142" alt="" style="position:absolute;left:351155;top:1108075;width:219710;height:215265;mso-wrap-style:square;v-text-anchor:top" filled="f" strokecolor="#f2300f" strokeweight=".17525mm"/>
            <v:rect id="_x0000_s1143" alt="" style="position:absolute;left:1927225;top:885190;width:229235;height:219710;mso-wrap-style:square;v-text-anchor:top" fillcolor="#e5d974" stroked="f"/>
            <v:rect id="_x0000_s1144" alt="" style="position:absolute;left:1700530;top:885190;width:219710;height:219710;mso-wrap-style:square;v-text-anchor:top" filled="f" strokecolor="#9a8822" strokeweight=".17525mm"/>
            <v:rect id="_x0000_s1145" alt="" style="position:absolute;left:1477645;top:885190;width:219710;height:219710;mso-wrap-style:square;v-text-anchor:top" fillcolor="#fbb09f" stroked="f"/>
            <v:rect id="_x0000_s1146" alt="" style="position:absolute;left:1339215;top:981710;width:181610;height:69215;mso-wrap-style:square;v-text-anchor:top" filled="f" strokecolor="#f2300f" strokeweight=".17525mm"/>
            <v:rect id="_x0000_s1147" alt="" style="position:absolute;left:1255395;top:1010285;width:207010;height:136525;mso-wrap-style:square;v-text-anchor:top" fillcolor="#e5d974" stroked="f"/>
            <v:rect id="_x0000_s1148" alt="" style="position:absolute;left:1282065;top:887095;width:157480;height:69215;mso-wrap-style:square;v-text-anchor:top" filled="f" strokecolor="#9a8822" strokeweight=".17525mm"/>
            <v:shape id="_x0000_s1149" alt="" style="position:absolute;left:1031875;top:885190;width:215265;height:219710;mso-wrap-style:square;v-text-anchor:top" coordorigin="8428,365" coordsize="759,29" o:spt="100" adj="0,,0" path="m8544,382r-116,l8428,394r116,l8544,382t128,l8557,382r,7l8672,389r,-7m8801,378r-116,l8685,382r116,l8801,378t129,-1l8814,377r,5l8930,382r,-5m9058,366r-115,l8943,382r115,l9058,366t129,-1l9071,365r,17l9187,382r,-17e" fillcolor="#bfbfbf" stroked="f">
              <v:stroke joinstyle="round"/>
              <v:formulas/>
              <v:path arrowok="t" o:connecttype="segments"/>
            </v:shape>
            <v:rect id="_x0000_s1150" alt="" style="position:absolute;left:800735;top:885190;width:215265;height:219710;mso-wrap-style:square;v-text-anchor:top" fillcolor="#fbb09f" stroked="f"/>
            <v:rect id="_x0000_s1151" alt="" style="position:absolute;left:577850;top:885190;width:219710;height:219710;mso-wrap-style:square;v-text-anchor:top" filled="f" strokecolor="#f2300f" strokeweight=".17525mm"/>
            <v:rect id="_x0000_s1152" alt="" style="position:absolute;left:1700530;top:658495;width:219710;height:219710;mso-wrap-style:square;v-text-anchor:top" fillcolor="#fbb09f" stroked="f"/>
            <v:rect id="_x0000_s1153" alt="" style="position:absolute;left:1927225;top:435610;width:229235;height:219710;mso-wrap-style:square;v-text-anchor:top" filled="f" strokecolor="#f2300f" strokeweight=".17525mm"/>
            <v:rect id="_x0000_s1154" alt="" style="position:absolute;left:1700530;top:435610;width:219710;height:219710;mso-wrap-style:square;v-text-anchor:top" fillcolor="#fbb09f" stroked="f"/>
            <v:rect id="_x0000_s1155" alt="" style="position:absolute;left:1477645;top:435610;width:219710;height:219710;mso-wrap-style:square;v-text-anchor:top" filled="f" strokecolor="#f2300f" strokeweight=".17525mm"/>
            <v:rect id="_x0000_s1156" alt="" style="position:absolute;left:1250950;top:435610;width:219710;height:219710;mso-wrap-style:square;v-text-anchor:top" fillcolor="#fbb09f" stroked="f"/>
            <v:rect id="_x0000_s1157" alt="" style="position:absolute;left:1477645;top:208915;width:219710;height:219710;mso-wrap-style:square;v-text-anchor:top" filled="f" strokecolor="#f2300f" strokeweight=".17525mm"/>
            <v:rect id="_x0000_s1158" alt="" style="position:absolute;left:1250950;top:208915;width:219710;height:219710;mso-wrap-style:square;v-text-anchor:top" fillcolor="#fbb09f" stroked="f"/>
            <w10:wrap anchorx="page"/>
          </v:group>
        </w:pict>
      </w:r>
      <w:r w:rsidR="00787276">
        <w:rPr>
          <w:rFonts w:ascii="Helvetica"/>
          <w:color w:val="4D4D4D"/>
          <w:w w:val="110"/>
          <w:position w:val="1"/>
          <w:sz w:val="9"/>
        </w:rPr>
        <w:t>1.0</w:t>
      </w:r>
      <w:r w:rsidR="00787276">
        <w:rPr>
          <w:rFonts w:ascii="Helvetica"/>
          <w:color w:val="4D4D4D"/>
          <w:w w:val="110"/>
          <w:position w:val="1"/>
          <w:sz w:val="9"/>
        </w:rPr>
        <w:tab/>
      </w:r>
      <w:r w:rsidR="00787276">
        <w:rPr>
          <w:rFonts w:ascii="Helvetica"/>
          <w:color w:val="4D4D4D"/>
          <w:w w:val="110"/>
          <w:sz w:val="9"/>
        </w:rPr>
        <w:t>1.0</w:t>
      </w:r>
    </w:p>
    <w:p w14:paraId="4CC6B3D5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7DEDBE81" w14:textId="77777777" w:rsidR="00371D9F" w:rsidRDefault="00371D9F">
      <w:pPr>
        <w:pStyle w:val="BodyText"/>
        <w:spacing w:before="5"/>
        <w:ind w:left="0"/>
        <w:rPr>
          <w:rFonts w:ascii="Helvetica"/>
          <w:sz w:val="22"/>
        </w:rPr>
      </w:pPr>
    </w:p>
    <w:p w14:paraId="24B249AF" w14:textId="77777777" w:rsidR="00371D9F" w:rsidRDefault="00371D9F">
      <w:pPr>
        <w:pStyle w:val="BodyText"/>
        <w:spacing w:before="10"/>
        <w:ind w:left="0"/>
        <w:rPr>
          <w:rFonts w:ascii="Helvetica"/>
          <w:sz w:val="8"/>
        </w:rPr>
      </w:pPr>
    </w:p>
    <w:p w14:paraId="66C18AED" w14:textId="77777777" w:rsidR="00371D9F" w:rsidRDefault="00787276">
      <w:pPr>
        <w:tabs>
          <w:tab w:val="left" w:pos="5831"/>
        </w:tabs>
        <w:ind w:left="798"/>
        <w:rPr>
          <w:rFonts w:ascii="Helvetica"/>
          <w:sz w:val="9"/>
        </w:rPr>
      </w:pPr>
      <w:r>
        <w:rPr>
          <w:rFonts w:ascii="Helvetica"/>
          <w:color w:val="4D4D4D"/>
          <w:w w:val="110"/>
          <w:sz w:val="9"/>
        </w:rPr>
        <w:t>0.5</w:t>
      </w:r>
      <w:r>
        <w:rPr>
          <w:rFonts w:ascii="Helvetica"/>
          <w:color w:val="4D4D4D"/>
          <w:w w:val="110"/>
          <w:sz w:val="9"/>
        </w:rPr>
        <w:tab/>
        <w:t>0.5</w:t>
      </w:r>
    </w:p>
    <w:p w14:paraId="29FB8376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30EF05C8" w14:textId="77777777" w:rsidR="00371D9F" w:rsidRDefault="00371D9F">
      <w:pPr>
        <w:pStyle w:val="BodyText"/>
        <w:spacing w:before="6"/>
        <w:ind w:left="0"/>
        <w:rPr>
          <w:rFonts w:ascii="Helvetica"/>
          <w:sz w:val="22"/>
        </w:rPr>
      </w:pPr>
    </w:p>
    <w:p w14:paraId="5CBDA12C" w14:textId="77777777" w:rsidR="00371D9F" w:rsidRDefault="00371D9F">
      <w:pPr>
        <w:pStyle w:val="BodyText"/>
        <w:spacing w:before="0"/>
        <w:ind w:left="0"/>
        <w:rPr>
          <w:rFonts w:ascii="Helvetica"/>
          <w:sz w:val="9"/>
        </w:rPr>
      </w:pPr>
    </w:p>
    <w:p w14:paraId="71DCF4D1" w14:textId="77777777" w:rsidR="00371D9F" w:rsidRDefault="000A52AF">
      <w:pPr>
        <w:tabs>
          <w:tab w:val="left" w:pos="5831"/>
        </w:tabs>
        <w:ind w:left="798"/>
        <w:rPr>
          <w:rFonts w:ascii="Helvetica"/>
          <w:sz w:val="9"/>
        </w:rPr>
      </w:pPr>
      <w:r>
        <w:pict w14:anchorId="03005C32">
          <v:shape id="_x0000_s1027" type="#_x0000_t202" alt="" style="position:absolute;left:0;text-align:left;margin-left:74.9pt;margin-top:-6.65pt;width:8.7pt;height:13.1pt;z-index:25174016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548CB45C" w14:textId="77777777" w:rsidR="00787276" w:rsidRDefault="00787276">
                  <w:pPr>
                    <w:spacing w:before="14"/>
                    <w:ind w:left="20"/>
                    <w:rPr>
                      <w:rFonts w:ascii="Helvetica"/>
                      <w:sz w:val="12"/>
                    </w:rPr>
                  </w:pPr>
                  <w:r>
                    <w:rPr>
                      <w:rFonts w:ascii="Helvetica"/>
                      <w:sz w:val="12"/>
                    </w:rPr>
                    <w:t>Ly 1</w:t>
                  </w:r>
                </w:p>
              </w:txbxContent>
            </v:textbox>
            <w10:wrap anchorx="page"/>
          </v:shape>
        </w:pict>
      </w:r>
      <w:r>
        <w:pict w14:anchorId="61B2AEA2">
          <v:shape id="_x0000_s1026" type="#_x0000_t202" alt="" style="position:absolute;left:0;text-align:left;margin-left:326.55pt;margin-top:-6.65pt;width:8.7pt;height:13.1pt;z-index:-25179648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797B4E2E" w14:textId="77777777" w:rsidR="00787276" w:rsidRDefault="00787276">
                  <w:pPr>
                    <w:spacing w:before="14"/>
                    <w:ind w:left="20"/>
                    <w:rPr>
                      <w:rFonts w:ascii="Helvetica"/>
                      <w:sz w:val="12"/>
                    </w:rPr>
                  </w:pPr>
                  <w:r>
                    <w:rPr>
                      <w:rFonts w:ascii="Helvetica"/>
                      <w:sz w:val="12"/>
                    </w:rPr>
                    <w:t>Ly 2</w:t>
                  </w:r>
                </w:p>
              </w:txbxContent>
            </v:textbox>
            <w10:wrap anchorx="page"/>
          </v:shape>
        </w:pict>
      </w:r>
      <w:r w:rsidR="00787276">
        <w:rPr>
          <w:rFonts w:ascii="Helvetica"/>
          <w:color w:val="4D4D4D"/>
          <w:w w:val="110"/>
          <w:sz w:val="9"/>
        </w:rPr>
        <w:t>0.0</w:t>
      </w:r>
      <w:r w:rsidR="00787276">
        <w:rPr>
          <w:rFonts w:ascii="Helvetica"/>
          <w:color w:val="4D4D4D"/>
          <w:w w:val="110"/>
          <w:sz w:val="9"/>
        </w:rPr>
        <w:tab/>
        <w:t>0.0</w:t>
      </w:r>
    </w:p>
    <w:p w14:paraId="44A8DBFA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1D0BEEF2" w14:textId="77777777" w:rsidR="00371D9F" w:rsidRDefault="00371D9F">
      <w:pPr>
        <w:pStyle w:val="BodyText"/>
        <w:spacing w:before="4"/>
        <w:ind w:left="0"/>
        <w:rPr>
          <w:rFonts w:ascii="Helvetica"/>
          <w:sz w:val="22"/>
        </w:rPr>
      </w:pPr>
    </w:p>
    <w:p w14:paraId="6DDA8DAE" w14:textId="77777777" w:rsidR="00371D9F" w:rsidRDefault="00787276">
      <w:pPr>
        <w:tabs>
          <w:tab w:val="left" w:pos="5774"/>
        </w:tabs>
        <w:spacing w:before="99"/>
        <w:ind w:left="741"/>
        <w:rPr>
          <w:rFonts w:ascii="Helvetica" w:hAnsi="Helvetica"/>
          <w:sz w:val="9"/>
        </w:rPr>
      </w:pPr>
      <w:r>
        <w:rPr>
          <w:rFonts w:ascii="Helvetica" w:hAnsi="Helvetica"/>
          <w:color w:val="4D4D4D"/>
          <w:w w:val="110"/>
          <w:sz w:val="9"/>
        </w:rPr>
        <w:t>−0.5</w:t>
      </w:r>
      <w:r>
        <w:rPr>
          <w:rFonts w:ascii="Helvetica" w:hAnsi="Helvetica"/>
          <w:color w:val="4D4D4D"/>
          <w:w w:val="110"/>
          <w:sz w:val="9"/>
        </w:rPr>
        <w:tab/>
      </w:r>
      <w:r>
        <w:rPr>
          <w:rFonts w:ascii="Helvetica" w:hAnsi="Helvetica"/>
          <w:color w:val="4D4D4D"/>
          <w:w w:val="110"/>
          <w:position w:val="1"/>
          <w:sz w:val="9"/>
        </w:rPr>
        <w:t>−0.5</w:t>
      </w:r>
    </w:p>
    <w:p w14:paraId="747A4F42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133F8B58" w14:textId="77777777" w:rsidR="00371D9F" w:rsidRDefault="00371D9F">
      <w:pPr>
        <w:pStyle w:val="BodyText"/>
        <w:spacing w:before="0"/>
        <w:ind w:left="0"/>
        <w:rPr>
          <w:rFonts w:ascii="Helvetica"/>
          <w:sz w:val="22"/>
        </w:rPr>
      </w:pPr>
    </w:p>
    <w:p w14:paraId="07D165E5" w14:textId="77777777" w:rsidR="00371D9F" w:rsidRDefault="00787276">
      <w:pPr>
        <w:tabs>
          <w:tab w:val="left" w:pos="5774"/>
        </w:tabs>
        <w:spacing w:before="104"/>
        <w:ind w:left="741"/>
        <w:rPr>
          <w:rFonts w:ascii="Helvetica" w:hAnsi="Helvetica"/>
          <w:sz w:val="9"/>
        </w:rPr>
      </w:pPr>
      <w:r>
        <w:rPr>
          <w:rFonts w:ascii="Helvetica" w:hAnsi="Helvetica"/>
          <w:color w:val="4D4D4D"/>
          <w:w w:val="110"/>
          <w:sz w:val="9"/>
        </w:rPr>
        <w:t>−1.0</w:t>
      </w:r>
      <w:r>
        <w:rPr>
          <w:rFonts w:ascii="Helvetica" w:hAnsi="Helvetica"/>
          <w:color w:val="4D4D4D"/>
          <w:w w:val="110"/>
          <w:sz w:val="9"/>
        </w:rPr>
        <w:tab/>
      </w:r>
      <w:r>
        <w:rPr>
          <w:rFonts w:ascii="Helvetica" w:hAnsi="Helvetica"/>
          <w:color w:val="4D4D4D"/>
          <w:w w:val="110"/>
          <w:position w:val="1"/>
          <w:sz w:val="9"/>
        </w:rPr>
        <w:t>−1.0</w:t>
      </w:r>
    </w:p>
    <w:p w14:paraId="073EBB24" w14:textId="77777777" w:rsidR="00371D9F" w:rsidRDefault="00371D9F">
      <w:pPr>
        <w:pStyle w:val="BodyText"/>
        <w:spacing w:before="0"/>
        <w:ind w:left="0"/>
        <w:rPr>
          <w:rFonts w:ascii="Helvetica"/>
          <w:sz w:val="20"/>
        </w:rPr>
      </w:pPr>
    </w:p>
    <w:p w14:paraId="0C9E095B" w14:textId="77777777" w:rsidR="00371D9F" w:rsidRDefault="00371D9F">
      <w:pPr>
        <w:pStyle w:val="BodyText"/>
        <w:spacing w:before="9"/>
        <w:ind w:left="0"/>
        <w:rPr>
          <w:rFonts w:ascii="Helvetica"/>
          <w:sz w:val="17"/>
        </w:rPr>
      </w:pPr>
    </w:p>
    <w:p w14:paraId="25D9A128" w14:textId="77777777" w:rsidR="00371D9F" w:rsidRDefault="00371D9F">
      <w:pPr>
        <w:rPr>
          <w:rFonts w:ascii="Helvetica"/>
          <w:sz w:val="17"/>
        </w:r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29083EBE" w14:textId="77777777" w:rsidR="00371D9F" w:rsidRDefault="00371D9F">
      <w:pPr>
        <w:pStyle w:val="BodyText"/>
        <w:spacing w:before="8"/>
        <w:ind w:left="0"/>
        <w:rPr>
          <w:rFonts w:ascii="Helvetica"/>
          <w:sz w:val="8"/>
        </w:rPr>
      </w:pPr>
    </w:p>
    <w:p w14:paraId="3C5BD63E" w14:textId="77777777" w:rsidR="00371D9F" w:rsidRDefault="00787276">
      <w:pPr>
        <w:tabs>
          <w:tab w:val="left" w:pos="1686"/>
          <w:tab w:val="left" w:pos="2399"/>
          <w:tab w:val="left" w:pos="3140"/>
          <w:tab w:val="left" w:pos="3853"/>
          <w:tab w:val="left" w:pos="4566"/>
        </w:tabs>
        <w:spacing w:before="1"/>
        <w:ind w:left="973"/>
        <w:rPr>
          <w:rFonts w:ascii="Helvetica" w:hAnsi="Helvetica"/>
          <w:sz w:val="9"/>
        </w:rPr>
      </w:pPr>
      <w:r>
        <w:rPr>
          <w:rFonts w:ascii="Helvetica" w:hAnsi="Helvetica"/>
          <w:color w:val="4D4D4D"/>
          <w:w w:val="110"/>
          <w:sz w:val="9"/>
        </w:rPr>
        <w:t>−1.5</w:t>
      </w:r>
      <w:r>
        <w:rPr>
          <w:rFonts w:ascii="Helvetica" w:hAnsi="Helvetica"/>
          <w:color w:val="4D4D4D"/>
          <w:w w:val="110"/>
          <w:sz w:val="9"/>
        </w:rPr>
        <w:tab/>
        <w:t>−1.0</w:t>
      </w:r>
      <w:r>
        <w:rPr>
          <w:rFonts w:ascii="Helvetica" w:hAnsi="Helvetica"/>
          <w:color w:val="4D4D4D"/>
          <w:w w:val="110"/>
          <w:sz w:val="9"/>
        </w:rPr>
        <w:tab/>
        <w:t>−0.5</w:t>
      </w:r>
      <w:r>
        <w:rPr>
          <w:rFonts w:ascii="Helvetica" w:hAnsi="Helvetica"/>
          <w:color w:val="4D4D4D"/>
          <w:w w:val="110"/>
          <w:sz w:val="9"/>
        </w:rPr>
        <w:tab/>
        <w:t>0.0</w:t>
      </w:r>
      <w:r>
        <w:rPr>
          <w:rFonts w:ascii="Helvetica" w:hAnsi="Helvetica"/>
          <w:color w:val="4D4D4D"/>
          <w:w w:val="110"/>
          <w:sz w:val="9"/>
        </w:rPr>
        <w:tab/>
        <w:t>0.5</w:t>
      </w:r>
      <w:r>
        <w:rPr>
          <w:rFonts w:ascii="Helvetica" w:hAnsi="Helvetica"/>
          <w:color w:val="4D4D4D"/>
          <w:w w:val="110"/>
          <w:sz w:val="9"/>
        </w:rPr>
        <w:tab/>
        <w:t>1.0</w:t>
      </w:r>
    </w:p>
    <w:p w14:paraId="2A36CC7C" w14:textId="77777777" w:rsidR="00371D9F" w:rsidRDefault="00787276">
      <w:pPr>
        <w:spacing w:before="2"/>
        <w:ind w:left="2900" w:right="1575"/>
        <w:jc w:val="center"/>
        <w:rPr>
          <w:rFonts w:ascii="Helvetica"/>
          <w:sz w:val="12"/>
        </w:rPr>
      </w:pPr>
      <w:r>
        <w:rPr>
          <w:rFonts w:ascii="Helvetica"/>
          <w:sz w:val="12"/>
        </w:rPr>
        <w:t>Lx 1</w:t>
      </w:r>
    </w:p>
    <w:p w14:paraId="134F8139" w14:textId="77777777" w:rsidR="00371D9F" w:rsidRDefault="00787276">
      <w:pPr>
        <w:pStyle w:val="BodyText"/>
        <w:spacing w:before="8"/>
        <w:ind w:left="0"/>
        <w:rPr>
          <w:rFonts w:ascii="Helvetica"/>
          <w:sz w:val="8"/>
        </w:rPr>
      </w:pPr>
      <w:r>
        <w:br w:type="column"/>
      </w:r>
    </w:p>
    <w:p w14:paraId="6C1D28D1" w14:textId="77777777" w:rsidR="00371D9F" w:rsidRDefault="00787276">
      <w:pPr>
        <w:tabs>
          <w:tab w:val="left" w:pos="1682"/>
          <w:tab w:val="left" w:pos="2418"/>
          <w:tab w:val="left" w:pos="3127"/>
          <w:tab w:val="left" w:pos="3835"/>
        </w:tabs>
        <w:spacing w:before="1"/>
        <w:ind w:left="973"/>
        <w:rPr>
          <w:rFonts w:ascii="Helvetica" w:hAnsi="Helvetica"/>
          <w:sz w:val="9"/>
        </w:rPr>
      </w:pPr>
      <w:r>
        <w:rPr>
          <w:rFonts w:ascii="Helvetica" w:hAnsi="Helvetica"/>
          <w:color w:val="4D4D4D"/>
          <w:w w:val="110"/>
          <w:sz w:val="9"/>
        </w:rPr>
        <w:t>−1.0</w:t>
      </w:r>
      <w:r>
        <w:rPr>
          <w:rFonts w:ascii="Helvetica" w:hAnsi="Helvetica"/>
          <w:color w:val="4D4D4D"/>
          <w:w w:val="110"/>
          <w:sz w:val="9"/>
        </w:rPr>
        <w:tab/>
        <w:t>−0.5</w:t>
      </w:r>
      <w:r>
        <w:rPr>
          <w:rFonts w:ascii="Helvetica" w:hAnsi="Helvetica"/>
          <w:color w:val="4D4D4D"/>
          <w:w w:val="110"/>
          <w:sz w:val="9"/>
        </w:rPr>
        <w:tab/>
        <w:t>0.0</w:t>
      </w:r>
      <w:r>
        <w:rPr>
          <w:rFonts w:ascii="Helvetica" w:hAnsi="Helvetica"/>
          <w:color w:val="4D4D4D"/>
          <w:w w:val="110"/>
          <w:sz w:val="9"/>
        </w:rPr>
        <w:tab/>
        <w:t>0.5</w:t>
      </w:r>
      <w:r>
        <w:rPr>
          <w:rFonts w:ascii="Helvetica" w:hAnsi="Helvetica"/>
          <w:color w:val="4D4D4D"/>
          <w:w w:val="110"/>
          <w:sz w:val="9"/>
        </w:rPr>
        <w:tab/>
        <w:t>1.0</w:t>
      </w:r>
    </w:p>
    <w:p w14:paraId="35B3D436" w14:textId="77777777" w:rsidR="00371D9F" w:rsidRDefault="00787276">
      <w:pPr>
        <w:spacing w:before="2"/>
        <w:ind w:left="2464" w:right="3451"/>
        <w:jc w:val="center"/>
        <w:rPr>
          <w:rFonts w:ascii="Helvetica"/>
          <w:sz w:val="12"/>
        </w:rPr>
      </w:pPr>
      <w:r>
        <w:rPr>
          <w:rFonts w:ascii="Helvetica"/>
          <w:sz w:val="12"/>
        </w:rPr>
        <w:t>Lx 2</w:t>
      </w:r>
    </w:p>
    <w:p w14:paraId="4EE0DFE0" w14:textId="77777777" w:rsidR="00371D9F" w:rsidRDefault="00371D9F">
      <w:pPr>
        <w:jc w:val="center"/>
        <w:rPr>
          <w:rFonts w:ascii="Helvetica"/>
          <w:sz w:val="12"/>
        </w:rPr>
        <w:sectPr w:rsidR="00371D9F">
          <w:type w:val="continuous"/>
          <w:pgSz w:w="12240" w:h="15840"/>
          <w:pgMar w:top="1260" w:right="0" w:bottom="280" w:left="940" w:header="720" w:footer="720" w:gutter="0"/>
          <w:cols w:num="2" w:space="720" w:equalWidth="0">
            <w:col w:w="4742" w:space="375"/>
            <w:col w:w="6183"/>
          </w:cols>
        </w:sectPr>
      </w:pPr>
    </w:p>
    <w:p w14:paraId="23F9806C" w14:textId="77777777" w:rsidR="00371D9F" w:rsidRDefault="00371D9F">
      <w:pPr>
        <w:pStyle w:val="BodyText"/>
        <w:spacing w:before="0"/>
        <w:ind w:left="0"/>
        <w:rPr>
          <w:rFonts w:ascii="Helvetica"/>
          <w:sz w:val="19"/>
        </w:rPr>
      </w:pPr>
    </w:p>
    <w:p w14:paraId="35C0863A" w14:textId="77777777" w:rsidR="00371D9F" w:rsidRDefault="00787276">
      <w:pPr>
        <w:spacing w:before="145"/>
        <w:ind w:left="487"/>
        <w:rPr>
          <w:i/>
          <w:sz w:val="24"/>
        </w:rPr>
      </w:pPr>
      <w:r>
        <w:rPr>
          <w:i/>
          <w:sz w:val="24"/>
        </w:rPr>
        <w:t>Figure 15</w:t>
      </w:r>
    </w:p>
    <w:p w14:paraId="35EA347D" w14:textId="77777777" w:rsidR="00371D9F" w:rsidRDefault="00371D9F">
      <w:pPr>
        <w:pStyle w:val="BodyText"/>
        <w:spacing w:before="0"/>
        <w:ind w:left="0"/>
        <w:rPr>
          <w:i/>
          <w:sz w:val="20"/>
        </w:rPr>
      </w:pPr>
    </w:p>
    <w:p w14:paraId="74EC7BF2" w14:textId="77777777" w:rsidR="00371D9F" w:rsidRDefault="00371D9F">
      <w:pPr>
        <w:pStyle w:val="BodyText"/>
        <w:spacing w:before="10"/>
        <w:ind w:left="0"/>
        <w:rPr>
          <w:i/>
          <w:sz w:val="27"/>
        </w:rPr>
      </w:pPr>
    </w:p>
    <w:p w14:paraId="2F5BD944" w14:textId="77777777" w:rsidR="00371D9F" w:rsidRDefault="00787276">
      <w:pPr>
        <w:pStyle w:val="Heading3"/>
        <w:tabs>
          <w:tab w:val="left" w:pos="4060"/>
        </w:tabs>
        <w:spacing w:before="0"/>
      </w:pPr>
      <w:r>
        <w:rPr>
          <w:rFonts w:ascii="Arial"/>
          <w:b w:val="0"/>
          <w:w w:val="110"/>
          <w:sz w:val="12"/>
        </w:rPr>
        <w:t>580</w:t>
      </w:r>
      <w:r>
        <w:rPr>
          <w:rFonts w:ascii="Arial"/>
          <w:b w:val="0"/>
          <w:w w:val="110"/>
          <w:sz w:val="12"/>
        </w:rPr>
        <w:tab/>
      </w:r>
      <w:bookmarkStart w:id="192" w:name="General_Discussion"/>
      <w:bookmarkEnd w:id="192"/>
      <w:r>
        <w:rPr>
          <w:w w:val="110"/>
        </w:rPr>
        <w:t>General</w:t>
      </w:r>
      <w:r>
        <w:rPr>
          <w:spacing w:val="23"/>
          <w:w w:val="110"/>
        </w:rPr>
        <w:t xml:space="preserve"> </w:t>
      </w:r>
      <w:r>
        <w:rPr>
          <w:w w:val="110"/>
        </w:rPr>
        <w:t>Discussion</w:t>
      </w:r>
    </w:p>
    <w:p w14:paraId="71AAE456" w14:textId="77777777" w:rsidR="00371D9F" w:rsidRDefault="00371D9F">
      <w:pPr>
        <w:pStyle w:val="BodyText"/>
        <w:spacing w:before="6"/>
        <w:ind w:left="0"/>
        <w:rPr>
          <w:b/>
        </w:rPr>
      </w:pPr>
    </w:p>
    <w:p w14:paraId="4406A0E4" w14:textId="77777777" w:rsidR="00371D9F" w:rsidRDefault="00787276">
      <w:pPr>
        <w:pStyle w:val="BodyText"/>
        <w:tabs>
          <w:tab w:val="left" w:pos="1075"/>
        </w:tabs>
        <w:spacing w:before="146"/>
      </w:pPr>
      <w:r>
        <w:rPr>
          <w:rFonts w:ascii="Arial"/>
          <w:w w:val="105"/>
          <w:sz w:val="12"/>
        </w:rPr>
        <w:t>581</w:t>
      </w:r>
      <w:r>
        <w:rPr>
          <w:rFonts w:ascii="Arial"/>
          <w:w w:val="105"/>
          <w:sz w:val="12"/>
        </w:rPr>
        <w:tab/>
      </w:r>
      <w:r>
        <w:rPr>
          <w:w w:val="105"/>
        </w:rPr>
        <w:t>Although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study</w:t>
      </w:r>
      <w:r>
        <w:rPr>
          <w:spacing w:val="13"/>
          <w:w w:val="105"/>
        </w:rPr>
        <w:t xml:space="preserve"> </w:t>
      </w:r>
      <w:r>
        <w:rPr>
          <w:spacing w:val="-3"/>
          <w:w w:val="105"/>
        </w:rPr>
        <w:t>was</w:t>
      </w:r>
      <w:r>
        <w:rPr>
          <w:spacing w:val="14"/>
          <w:w w:val="105"/>
        </w:rPr>
        <w:t xml:space="preserve"> </w:t>
      </w:r>
      <w:r>
        <w:rPr>
          <w:w w:val="105"/>
        </w:rPr>
        <w:t>designed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evaluate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sensory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cognitive</w:t>
      </w:r>
      <w:r>
        <w:rPr>
          <w:spacing w:val="13"/>
          <w:w w:val="105"/>
        </w:rPr>
        <w:t xml:space="preserve"> </w:t>
      </w:r>
      <w:r>
        <w:rPr>
          <w:w w:val="105"/>
        </w:rPr>
        <w:t>response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</w:p>
    <w:p w14:paraId="4D57292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582 </w:t>
      </w:r>
      <w:r>
        <w:rPr>
          <w:w w:val="105"/>
        </w:rPr>
        <w:t>music, and not specifically the emotional response, there is significant overlap in the results</w:t>
      </w:r>
    </w:p>
    <w:p w14:paraId="23D2FE09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583 </w:t>
      </w:r>
      <w:r>
        <w:rPr>
          <w:w w:val="105"/>
        </w:rPr>
        <w:t>observed here and the results of the work investigating music and emotion. The</w:t>
      </w:r>
    </w:p>
    <w:p w14:paraId="70686793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584 </w:t>
      </w:r>
      <w:r>
        <w:rPr>
          <w:w w:val="105"/>
        </w:rPr>
        <w:t>appearance of the valence-arousal plane in the results of experiment 2 was not unexpected,</w:t>
      </w:r>
    </w:p>
    <w:p w14:paraId="705A571A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585      </w:t>
      </w:r>
      <w:r>
        <w:rPr>
          <w:w w:val="105"/>
        </w:rPr>
        <w:t xml:space="preserve">even though the adjectives </w:t>
      </w:r>
      <w:r>
        <w:rPr>
          <w:spacing w:val="-4"/>
          <w:w w:val="105"/>
        </w:rPr>
        <w:t xml:space="preserve">we </w:t>
      </w:r>
      <w:r>
        <w:rPr>
          <w:w w:val="105"/>
        </w:rPr>
        <w:t xml:space="preserve">selected were not intended to </w:t>
      </w:r>
      <w:r>
        <w:rPr>
          <w:spacing w:val="3"/>
          <w:w w:val="105"/>
        </w:rPr>
        <w:t xml:space="preserve">be </w:t>
      </w:r>
      <w:proofErr w:type="gramStart"/>
      <w:r>
        <w:rPr>
          <w:w w:val="105"/>
        </w:rPr>
        <w:t xml:space="preserve">explicitly </w:t>
      </w:r>
      <w:r>
        <w:rPr>
          <w:spacing w:val="11"/>
          <w:w w:val="105"/>
        </w:rPr>
        <w:t xml:space="preserve"> </w:t>
      </w:r>
      <w:r>
        <w:rPr>
          <w:w w:val="105"/>
        </w:rPr>
        <w:t>emotional</w:t>
      </w:r>
      <w:proofErr w:type="gramEnd"/>
      <w:r>
        <w:rPr>
          <w:w w:val="105"/>
        </w:rPr>
        <w:t>.  This</w:t>
      </w:r>
    </w:p>
    <w:p w14:paraId="54CC8571" w14:textId="77777777" w:rsidR="00371D9F" w:rsidRDefault="00787276">
      <w:pPr>
        <w:pStyle w:val="BodyText"/>
      </w:pPr>
      <w:r>
        <w:rPr>
          <w:rFonts w:ascii="Arial" w:hAnsi="Arial"/>
          <w:w w:val="105"/>
          <w:sz w:val="12"/>
        </w:rPr>
        <w:t xml:space="preserve">586    </w:t>
      </w:r>
      <w:r>
        <w:rPr>
          <w:rFonts w:ascii="Arial" w:hAnsi="Arial"/>
          <w:spacing w:val="5"/>
          <w:w w:val="105"/>
          <w:sz w:val="12"/>
        </w:rPr>
        <w:t xml:space="preserve"> </w:t>
      </w:r>
      <w:r>
        <w:rPr>
          <w:w w:val="105"/>
        </w:rPr>
        <w:t>goes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show</w:t>
      </w:r>
      <w:r>
        <w:rPr>
          <w:spacing w:val="7"/>
          <w:w w:val="105"/>
        </w:rPr>
        <w:t xml:space="preserve"> </w:t>
      </w:r>
      <w:r>
        <w:rPr>
          <w:w w:val="105"/>
        </w:rPr>
        <w:t>diﬀicult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spacing w:val="-3"/>
          <w:w w:val="105"/>
        </w:rPr>
        <w:t>avoid</w:t>
      </w:r>
      <w:r>
        <w:rPr>
          <w:spacing w:val="6"/>
          <w:w w:val="105"/>
        </w:rPr>
        <w:t xml:space="preserve"> </w:t>
      </w:r>
      <w:r>
        <w:rPr>
          <w:spacing w:val="-3"/>
          <w:w w:val="105"/>
        </w:rPr>
        <w:t>any</w:t>
      </w:r>
      <w:r>
        <w:rPr>
          <w:spacing w:val="7"/>
          <w:w w:val="105"/>
        </w:rPr>
        <w:t xml:space="preserve"> </w:t>
      </w:r>
      <w:r>
        <w:rPr>
          <w:w w:val="105"/>
        </w:rPr>
        <w:t>emotional</w:t>
      </w:r>
      <w:r>
        <w:rPr>
          <w:spacing w:val="7"/>
          <w:w w:val="105"/>
        </w:rPr>
        <w:t xml:space="preserve"> </w:t>
      </w:r>
      <w:r>
        <w:rPr>
          <w:w w:val="105"/>
        </w:rPr>
        <w:t>content</w:t>
      </w:r>
      <w:r>
        <w:rPr>
          <w:spacing w:val="7"/>
          <w:w w:val="105"/>
        </w:rPr>
        <w:t xml:space="preserve"> </w:t>
      </w:r>
      <w:r>
        <w:rPr>
          <w:w w:val="105"/>
        </w:rPr>
        <w:t>when</w:t>
      </w:r>
      <w:r>
        <w:rPr>
          <w:spacing w:val="7"/>
          <w:w w:val="105"/>
        </w:rPr>
        <w:t xml:space="preserve"> </w:t>
      </w:r>
      <w:r>
        <w:rPr>
          <w:w w:val="105"/>
        </w:rPr>
        <w:t>selecting</w:t>
      </w:r>
      <w:r>
        <w:rPr>
          <w:spacing w:val="7"/>
          <w:w w:val="105"/>
        </w:rPr>
        <w:t xml:space="preserve"> </w:t>
      </w:r>
      <w:r>
        <w:rPr>
          <w:w w:val="105"/>
        </w:rPr>
        <w:t>descriptors,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</w:p>
    <w:p w14:paraId="452829C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587      </w:t>
      </w:r>
      <w:r>
        <w:rPr>
          <w:w w:val="105"/>
        </w:rPr>
        <w:t xml:space="preserve">from another perspective, </w:t>
      </w:r>
      <w:r>
        <w:rPr>
          <w:spacing w:val="-3"/>
          <w:w w:val="105"/>
        </w:rPr>
        <w:t xml:space="preserve">how </w:t>
      </w:r>
      <w:proofErr w:type="gramStart"/>
      <w:r>
        <w:rPr>
          <w:spacing w:val="-4"/>
          <w:w w:val="105"/>
        </w:rPr>
        <w:t xml:space="preserve">much </w:t>
      </w:r>
      <w:r>
        <w:rPr>
          <w:spacing w:val="20"/>
          <w:w w:val="105"/>
        </w:rPr>
        <w:t xml:space="preserve"> </w:t>
      </w:r>
      <w:r>
        <w:rPr>
          <w:w w:val="105"/>
        </w:rPr>
        <w:t>emotional</w:t>
      </w:r>
      <w:proofErr w:type="gramEnd"/>
      <w:r>
        <w:rPr>
          <w:w w:val="105"/>
        </w:rPr>
        <w:t xml:space="preserve"> contagion the musical examples </w:t>
      </w:r>
      <w:r>
        <w:rPr>
          <w:spacing w:val="-4"/>
          <w:w w:val="105"/>
        </w:rPr>
        <w:t>carry.</w:t>
      </w:r>
    </w:p>
    <w:p w14:paraId="30D7761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588    </w:t>
      </w:r>
      <w:r>
        <w:rPr>
          <w:rFonts w:ascii="Arial"/>
          <w:spacing w:val="23"/>
          <w:w w:val="105"/>
          <w:sz w:val="12"/>
        </w:rPr>
        <w:t xml:space="preserve"> </w:t>
      </w:r>
      <w:r>
        <w:rPr>
          <w:w w:val="105"/>
        </w:rPr>
        <w:t>Overall,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supports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idea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first</w:t>
      </w:r>
      <w:r>
        <w:rPr>
          <w:spacing w:val="14"/>
          <w:w w:val="105"/>
        </w:rPr>
        <w:t xml:space="preserve"> </w:t>
      </w:r>
      <w:r>
        <w:rPr>
          <w:spacing w:val="-5"/>
          <w:w w:val="105"/>
        </w:rPr>
        <w:t>two</w:t>
      </w:r>
      <w:r>
        <w:rPr>
          <w:spacing w:val="14"/>
          <w:w w:val="105"/>
        </w:rPr>
        <w:t xml:space="preserve"> </w:t>
      </w:r>
      <w:r>
        <w:rPr>
          <w:w w:val="105"/>
        </w:rPr>
        <w:t>dimensions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which</w:t>
      </w:r>
      <w:r>
        <w:rPr>
          <w:spacing w:val="13"/>
          <w:w w:val="105"/>
        </w:rPr>
        <w:t xml:space="preserve"> </w:t>
      </w:r>
      <w:r>
        <w:rPr>
          <w:w w:val="105"/>
        </w:rPr>
        <w:t>music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judged</w:t>
      </w:r>
    </w:p>
    <w:p w14:paraId="54D9E5B6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589 </w:t>
      </w:r>
      <w:r>
        <w:rPr>
          <w:w w:val="105"/>
        </w:rPr>
        <w:t>holistically are valence and arousal. Some of the results discussed in Experiment 1 require</w:t>
      </w:r>
    </w:p>
    <w:p w14:paraId="464E480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590 </w:t>
      </w:r>
      <w:r>
        <w:rPr>
          <w:w w:val="105"/>
        </w:rPr>
        <w:t>more explanation. In experiment 1, there was an issue of having two individual excerpts</w:t>
      </w:r>
    </w:p>
    <w:p w14:paraId="442E8811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591    </w:t>
      </w:r>
      <w:r>
        <w:rPr>
          <w:rFonts w:ascii="Arial"/>
          <w:spacing w:val="23"/>
          <w:w w:val="105"/>
          <w:sz w:val="12"/>
        </w:rPr>
        <w:t xml:space="preserve"> </w:t>
      </w:r>
      <w:r>
        <w:rPr>
          <w:w w:val="105"/>
        </w:rPr>
        <w:t>dominate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factor</w:t>
      </w:r>
      <w:r>
        <w:rPr>
          <w:spacing w:val="14"/>
          <w:w w:val="105"/>
        </w:rPr>
        <w:t xml:space="preserve"> </w:t>
      </w:r>
      <w:r>
        <w:rPr>
          <w:w w:val="105"/>
        </w:rPr>
        <w:t>space,</w:t>
      </w:r>
      <w:r>
        <w:rPr>
          <w:spacing w:val="13"/>
          <w:w w:val="105"/>
        </w:rPr>
        <w:t xml:space="preserve"> </w:t>
      </w:r>
      <w:r>
        <w:rPr>
          <w:w w:val="105"/>
        </w:rPr>
        <w:t>numbers</w:t>
      </w:r>
      <w:r>
        <w:rPr>
          <w:spacing w:val="14"/>
          <w:w w:val="105"/>
        </w:rPr>
        <w:t xml:space="preserve"> </w:t>
      </w:r>
      <w:r>
        <w:rPr>
          <w:w w:val="105"/>
        </w:rPr>
        <w:t>6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14,</w:t>
      </w:r>
      <w:r>
        <w:rPr>
          <w:spacing w:val="14"/>
          <w:w w:val="105"/>
        </w:rPr>
        <w:t xml:space="preserve"> </w:t>
      </w:r>
      <w:r>
        <w:rPr>
          <w:w w:val="105"/>
        </w:rPr>
        <w:t>which</w:t>
      </w:r>
      <w:r>
        <w:rPr>
          <w:spacing w:val="13"/>
          <w:w w:val="105"/>
        </w:rPr>
        <w:t xml:space="preserve"> </w:t>
      </w:r>
      <w:r>
        <w:rPr>
          <w:w w:val="105"/>
        </w:rPr>
        <w:t>did</w:t>
      </w:r>
      <w:r>
        <w:rPr>
          <w:spacing w:val="14"/>
          <w:w w:val="105"/>
        </w:rPr>
        <w:t xml:space="preserve"> </w:t>
      </w:r>
      <w:r>
        <w:rPr>
          <w:w w:val="105"/>
        </w:rPr>
        <w:t>not</w:t>
      </w:r>
      <w:r>
        <w:rPr>
          <w:spacing w:val="14"/>
          <w:w w:val="105"/>
        </w:rPr>
        <w:t xml:space="preserve"> </w:t>
      </w:r>
      <w:r>
        <w:rPr>
          <w:w w:val="105"/>
        </w:rPr>
        <w:t>happen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experiment</w:t>
      </w:r>
      <w:r>
        <w:rPr>
          <w:spacing w:val="14"/>
          <w:w w:val="105"/>
        </w:rPr>
        <w:t xml:space="preserve"> </w:t>
      </w:r>
      <w:r>
        <w:rPr>
          <w:w w:val="105"/>
        </w:rPr>
        <w:t>2.</w:t>
      </w:r>
      <w:r>
        <w:rPr>
          <w:spacing w:val="39"/>
          <w:w w:val="105"/>
        </w:rPr>
        <w:t xml:space="preserve"> </w:t>
      </w:r>
      <w:r>
        <w:rPr>
          <w:w w:val="105"/>
        </w:rPr>
        <w:t>One</w:t>
      </w:r>
    </w:p>
    <w:p w14:paraId="4826C53F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592    </w:t>
      </w:r>
      <w:r>
        <w:rPr>
          <w:rFonts w:ascii="Arial"/>
          <w:spacing w:val="11"/>
          <w:w w:val="105"/>
          <w:sz w:val="12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4"/>
          <w:w w:val="105"/>
        </w:rPr>
        <w:t>ways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which</w:t>
      </w:r>
      <w:r>
        <w:rPr>
          <w:spacing w:val="9"/>
          <w:w w:val="105"/>
        </w:rPr>
        <w:t xml:space="preserve"> </w:t>
      </w:r>
      <w:r>
        <w:rPr>
          <w:w w:val="105"/>
        </w:rPr>
        <w:t>CA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different</w:t>
      </w:r>
      <w:r>
        <w:rPr>
          <w:spacing w:val="9"/>
          <w:w w:val="105"/>
        </w:rPr>
        <w:t xml:space="preserve"> </w:t>
      </w:r>
      <w:r>
        <w:rPr>
          <w:w w:val="105"/>
        </w:rPr>
        <w:t>from</w:t>
      </w:r>
      <w:r>
        <w:rPr>
          <w:spacing w:val="9"/>
          <w:w w:val="105"/>
        </w:rPr>
        <w:t xml:space="preserve"> </w:t>
      </w:r>
      <w:r>
        <w:rPr>
          <w:w w:val="105"/>
        </w:rPr>
        <w:t>PCA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PCA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usually</w:t>
      </w:r>
      <w:r>
        <w:rPr>
          <w:spacing w:val="9"/>
          <w:w w:val="105"/>
        </w:rPr>
        <w:t xml:space="preserve"> </w:t>
      </w:r>
      <w:r>
        <w:rPr>
          <w:w w:val="105"/>
        </w:rPr>
        <w:t>unweighted.</w:t>
      </w:r>
      <w:r>
        <w:rPr>
          <w:spacing w:val="34"/>
          <w:w w:val="105"/>
        </w:rPr>
        <w:t xml:space="preserve"> </w:t>
      </w:r>
      <w:r>
        <w:rPr>
          <w:w w:val="105"/>
        </w:rPr>
        <w:t>CA,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</w:p>
    <w:p w14:paraId="1269F042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593    </w:t>
      </w:r>
      <w:r>
        <w:rPr>
          <w:rFonts w:ascii="Arial"/>
          <w:spacing w:val="12"/>
          <w:w w:val="105"/>
          <w:sz w:val="12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other</w:t>
      </w:r>
      <w:r>
        <w:rPr>
          <w:spacing w:val="10"/>
          <w:w w:val="105"/>
        </w:rPr>
        <w:t xml:space="preserve"> </w:t>
      </w:r>
      <w:r>
        <w:rPr>
          <w:w w:val="105"/>
        </w:rPr>
        <w:t>hand,</w:t>
      </w:r>
      <w:r>
        <w:rPr>
          <w:spacing w:val="9"/>
          <w:w w:val="105"/>
        </w:rPr>
        <w:t xml:space="preserve"> </w:t>
      </w:r>
      <w:r>
        <w:rPr>
          <w:w w:val="105"/>
        </w:rPr>
        <w:t>makes</w:t>
      </w:r>
      <w:r>
        <w:rPr>
          <w:spacing w:val="10"/>
          <w:w w:val="105"/>
        </w:rPr>
        <w:t xml:space="preserve"> </w:t>
      </w:r>
      <w:r>
        <w:rPr>
          <w:w w:val="105"/>
        </w:rPr>
        <w:t>use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weights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masses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find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average</w:t>
      </w:r>
      <w:r>
        <w:rPr>
          <w:spacing w:val="9"/>
          <w:w w:val="105"/>
        </w:rPr>
        <w:t xml:space="preserve"> </w:t>
      </w:r>
      <w:r>
        <w:rPr>
          <w:w w:val="105"/>
        </w:rPr>
        <w:t>observation.</w:t>
      </w:r>
    </w:p>
    <w:p w14:paraId="0532DCD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594    </w:t>
      </w:r>
      <w:r>
        <w:rPr>
          <w:rFonts w:ascii="Arial"/>
          <w:spacing w:val="20"/>
          <w:w w:val="105"/>
          <w:sz w:val="12"/>
        </w:rPr>
        <w:t xml:space="preserve"> </w:t>
      </w:r>
      <w:r>
        <w:rPr>
          <w:w w:val="105"/>
        </w:rPr>
        <w:t>Information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common,</w:t>
      </w:r>
      <w:r>
        <w:rPr>
          <w:spacing w:val="13"/>
          <w:w w:val="105"/>
        </w:rPr>
        <w:t xml:space="preserve"> </w:t>
      </w:r>
      <w:r>
        <w:rPr>
          <w:w w:val="105"/>
        </w:rPr>
        <w:t>therefore,</w:t>
      </w:r>
      <w:r>
        <w:rPr>
          <w:spacing w:val="12"/>
          <w:w w:val="105"/>
        </w:rPr>
        <w:t xml:space="preserve"> </w:t>
      </w:r>
      <w:r>
        <w:rPr>
          <w:w w:val="105"/>
        </w:rPr>
        <w:t>falls</w:t>
      </w:r>
      <w:r>
        <w:rPr>
          <w:spacing w:val="13"/>
          <w:w w:val="105"/>
        </w:rPr>
        <w:t xml:space="preserve"> </w:t>
      </w:r>
      <w:r>
        <w:rPr>
          <w:w w:val="105"/>
        </w:rPr>
        <w:t>towards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center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plot,</w:t>
      </w:r>
      <w:r>
        <w:rPr>
          <w:spacing w:val="12"/>
          <w:w w:val="105"/>
        </w:rPr>
        <w:t xml:space="preserve"> </w:t>
      </w:r>
      <w:r>
        <w:rPr>
          <w:w w:val="105"/>
        </w:rPr>
        <w:t>while</w:t>
      </w:r>
    </w:p>
    <w:p w14:paraId="0B4DB9F5" w14:textId="77777777" w:rsidR="00371D9F" w:rsidRDefault="00371D9F">
      <w:pPr>
        <w:sectPr w:rsidR="00371D9F">
          <w:type w:val="continuous"/>
          <w:pgSz w:w="12240" w:h="15840"/>
          <w:pgMar w:top="1260" w:right="0" w:bottom="280" w:left="940" w:header="720" w:footer="720" w:gutter="0"/>
          <w:cols w:space="720"/>
        </w:sectPr>
      </w:pPr>
    </w:p>
    <w:p w14:paraId="3FE3ADCB" w14:textId="77777777" w:rsidR="00371D9F" w:rsidRDefault="00787276">
      <w:pPr>
        <w:pStyle w:val="BodyText"/>
        <w:spacing w:before="239"/>
      </w:pPr>
      <w:r>
        <w:rPr>
          <w:rFonts w:ascii="Arial"/>
          <w:w w:val="105"/>
          <w:sz w:val="12"/>
        </w:rPr>
        <w:lastRenderedPageBreak/>
        <w:t xml:space="preserve">595 </w:t>
      </w:r>
      <w:r>
        <w:rPr>
          <w:w w:val="105"/>
        </w:rPr>
        <w:t xml:space="preserve">information that is further from the average, in other words, </w:t>
      </w:r>
      <w:proofErr w:type="gramStart"/>
      <w:r>
        <w:rPr>
          <w:w w:val="105"/>
        </w:rPr>
        <w:t>more rare</w:t>
      </w:r>
      <w:proofErr w:type="gramEnd"/>
      <w:r>
        <w:rPr>
          <w:w w:val="105"/>
        </w:rPr>
        <w:t>, ends up further</w:t>
      </w:r>
    </w:p>
    <w:p w14:paraId="1C8F0AA8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596 </w:t>
      </w:r>
      <w:r>
        <w:rPr>
          <w:w w:val="105"/>
        </w:rPr>
        <w:t>from the center of the factor plots. [cite] Therefore, if a survey like the one used in</w:t>
      </w:r>
    </w:p>
    <w:p w14:paraId="3698949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597 </w:t>
      </w:r>
      <w:r>
        <w:rPr>
          <w:w w:val="105"/>
        </w:rPr>
        <w:t xml:space="preserve">experiment 1 includes </w:t>
      </w:r>
      <w:proofErr w:type="spellStart"/>
      <w:proofErr w:type="gramStart"/>
      <w:r>
        <w:rPr>
          <w:w w:val="105"/>
        </w:rPr>
        <w:t>a</w:t>
      </w:r>
      <w:proofErr w:type="spellEnd"/>
      <w:proofErr w:type="gramEnd"/>
      <w:r>
        <w:rPr>
          <w:w w:val="105"/>
        </w:rPr>
        <w:t xml:space="preserve"> item that is wildly different than the others in the set, the ratings</w:t>
      </w:r>
    </w:p>
    <w:p w14:paraId="168847BC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598 </w:t>
      </w:r>
      <w:r>
        <w:rPr>
          <w:w w:val="105"/>
        </w:rPr>
        <w:t>will be very different, and that item will dominate the factor space. In this case we have</w:t>
      </w:r>
    </w:p>
    <w:p w14:paraId="0534AE99" w14:textId="77777777" w:rsidR="00371D9F" w:rsidRDefault="00787276">
      <w:pPr>
        <w:pStyle w:val="BodyText"/>
        <w:jc w:val="both"/>
      </w:pPr>
      <w:r>
        <w:rPr>
          <w:rFonts w:ascii="Arial"/>
          <w:w w:val="105"/>
          <w:sz w:val="12"/>
        </w:rPr>
        <w:t xml:space="preserve">599     </w:t>
      </w:r>
      <w:r>
        <w:rPr>
          <w:spacing w:val="-5"/>
          <w:w w:val="105"/>
        </w:rPr>
        <w:t xml:space="preserve">two </w:t>
      </w:r>
      <w:r>
        <w:rPr>
          <w:w w:val="105"/>
        </w:rPr>
        <w:t xml:space="preserve">such examples:  excerpts 6 and 14.  Excerpt 6 </w:t>
      </w:r>
      <w:r>
        <w:rPr>
          <w:spacing w:val="-3"/>
          <w:w w:val="105"/>
        </w:rPr>
        <w:t xml:space="preserve">was </w:t>
      </w:r>
      <w:r>
        <w:rPr>
          <w:w w:val="105"/>
        </w:rPr>
        <w:t>written as a</w:t>
      </w:r>
      <w:r>
        <w:rPr>
          <w:spacing w:val="40"/>
          <w:w w:val="105"/>
        </w:rPr>
        <w:t xml:space="preserve"> </w:t>
      </w:r>
      <w:r>
        <w:rPr>
          <w:w w:val="105"/>
        </w:rPr>
        <w:t>Steve-Reich-</w:t>
      </w:r>
      <w:proofErr w:type="spellStart"/>
      <w:r>
        <w:rPr>
          <w:w w:val="105"/>
        </w:rPr>
        <w:t>esque</w:t>
      </w:r>
      <w:proofErr w:type="spellEnd"/>
    </w:p>
    <w:p w14:paraId="511AD901" w14:textId="77777777" w:rsidR="00371D9F" w:rsidRDefault="00787276">
      <w:pPr>
        <w:pStyle w:val="BodyText"/>
        <w:spacing w:before="203" w:line="415" w:lineRule="auto"/>
        <w:ind w:right="1437"/>
        <w:jc w:val="both"/>
      </w:pPr>
      <w:r>
        <w:rPr>
          <w:rFonts w:ascii="Arial"/>
          <w:w w:val="105"/>
          <w:sz w:val="12"/>
        </w:rPr>
        <w:t xml:space="preserve">600 </w:t>
      </w:r>
      <w:r>
        <w:rPr>
          <w:w w:val="105"/>
        </w:rPr>
        <w:t xml:space="preserve">minimalist, ostinato based excerpt, and excerpt 14 </w:t>
      </w:r>
      <w:r>
        <w:rPr>
          <w:spacing w:val="-3"/>
          <w:w w:val="105"/>
        </w:rPr>
        <w:t>was</w:t>
      </w:r>
      <w:r>
        <w:rPr>
          <w:spacing w:val="57"/>
          <w:w w:val="105"/>
        </w:rPr>
        <w:t xml:space="preserve"> </w:t>
      </w:r>
      <w:r>
        <w:rPr>
          <w:w w:val="105"/>
        </w:rPr>
        <w:t xml:space="preserve">written to </w:t>
      </w:r>
      <w:r>
        <w:rPr>
          <w:spacing w:val="3"/>
          <w:w w:val="105"/>
        </w:rPr>
        <w:t xml:space="preserve">be </w:t>
      </w:r>
      <w:r>
        <w:rPr>
          <w:spacing w:val="-4"/>
          <w:w w:val="105"/>
        </w:rPr>
        <w:t>jazzy.</w:t>
      </w:r>
      <w:r>
        <w:rPr>
          <w:spacing w:val="55"/>
          <w:w w:val="105"/>
        </w:rPr>
        <w:t xml:space="preserve"> </w:t>
      </w:r>
      <w:r>
        <w:rPr>
          <w:w w:val="105"/>
        </w:rPr>
        <w:t xml:space="preserve">The reason </w:t>
      </w:r>
      <w:proofErr w:type="gramStart"/>
      <w:r>
        <w:rPr>
          <w:w w:val="105"/>
        </w:rPr>
        <w:t>this</w:t>
      </w:r>
      <w:r>
        <w:rPr>
          <w:spacing w:val="63"/>
          <w:w w:val="105"/>
        </w:rPr>
        <w:t xml:space="preserve"> </w:t>
      </w:r>
      <w:r>
        <w:rPr>
          <w:rFonts w:ascii="Arial"/>
          <w:w w:val="105"/>
          <w:sz w:val="12"/>
        </w:rPr>
        <w:t>601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>effect</w:t>
      </w:r>
      <w:proofErr w:type="gramEnd"/>
      <w:r>
        <w:rPr>
          <w:w w:val="105"/>
        </w:rPr>
        <w:t xml:space="preserve"> occurs with the first survey and not the second is that the musical qualities on which   </w:t>
      </w:r>
      <w:r>
        <w:rPr>
          <w:rFonts w:ascii="Arial"/>
          <w:w w:val="105"/>
          <w:sz w:val="12"/>
        </w:rPr>
        <w:t>602</w:t>
      </w:r>
      <w:r>
        <w:rPr>
          <w:rFonts w:ascii="Arial"/>
          <w:spacing w:val="25"/>
          <w:w w:val="105"/>
          <w:sz w:val="12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excerpts</w:t>
      </w:r>
      <w:r>
        <w:rPr>
          <w:spacing w:val="14"/>
          <w:w w:val="105"/>
        </w:rPr>
        <w:t xml:space="preserve"> </w:t>
      </w:r>
      <w:r>
        <w:rPr>
          <w:w w:val="105"/>
        </w:rPr>
        <w:t>were</w:t>
      </w:r>
      <w:r>
        <w:rPr>
          <w:spacing w:val="15"/>
          <w:w w:val="105"/>
        </w:rPr>
        <w:t xml:space="preserve"> </w:t>
      </w:r>
      <w:r>
        <w:rPr>
          <w:w w:val="105"/>
        </w:rPr>
        <w:t>rated</w:t>
      </w:r>
      <w:r>
        <w:rPr>
          <w:spacing w:val="14"/>
          <w:w w:val="105"/>
        </w:rPr>
        <w:t xml:space="preserve"> </w:t>
      </w:r>
      <w:r>
        <w:rPr>
          <w:w w:val="105"/>
        </w:rPr>
        <w:t>were</w:t>
      </w:r>
      <w:r>
        <w:rPr>
          <w:spacing w:val="15"/>
          <w:w w:val="105"/>
        </w:rPr>
        <w:t xml:space="preserve"> </w:t>
      </w:r>
      <w:r>
        <w:rPr>
          <w:w w:val="105"/>
        </w:rPr>
        <w:t>explicit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designed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separate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excerpts</w:t>
      </w:r>
      <w:r>
        <w:rPr>
          <w:spacing w:val="14"/>
          <w:w w:val="105"/>
        </w:rPr>
        <w:t xml:space="preserve"> </w:t>
      </w:r>
      <w:r>
        <w:rPr>
          <w:w w:val="105"/>
        </w:rPr>
        <w:t>along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</w:p>
    <w:p w14:paraId="0E03E8C3" w14:textId="77777777" w:rsidR="00371D9F" w:rsidRDefault="00787276">
      <w:pPr>
        <w:pStyle w:val="BodyText"/>
        <w:spacing w:before="2"/>
        <w:jc w:val="both"/>
      </w:pPr>
      <w:r>
        <w:rPr>
          <w:rFonts w:ascii="Arial"/>
          <w:w w:val="105"/>
          <w:sz w:val="12"/>
        </w:rPr>
        <w:t xml:space="preserve">603     </w:t>
      </w:r>
      <w:r>
        <w:rPr>
          <w:w w:val="105"/>
        </w:rPr>
        <w:t xml:space="preserve">various musical dimensions, while the adjectives survey </w:t>
      </w:r>
      <w:r>
        <w:rPr>
          <w:spacing w:val="-3"/>
          <w:w w:val="105"/>
        </w:rPr>
        <w:t xml:space="preserve">was </w:t>
      </w:r>
      <w:r>
        <w:rPr>
          <w:w w:val="105"/>
        </w:rPr>
        <w:t>designed to evaluate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</w:p>
    <w:p w14:paraId="47053BCF" w14:textId="77777777" w:rsidR="00371D9F" w:rsidRDefault="00787276">
      <w:pPr>
        <w:pStyle w:val="BodyText"/>
        <w:spacing w:line="415" w:lineRule="auto"/>
        <w:ind w:right="1632"/>
      </w:pPr>
      <w:r>
        <w:rPr>
          <w:rFonts w:ascii="Arial"/>
          <w:w w:val="105"/>
          <w:sz w:val="12"/>
        </w:rPr>
        <w:t xml:space="preserve">604      </w:t>
      </w:r>
      <w:r>
        <w:rPr>
          <w:w w:val="105"/>
        </w:rPr>
        <w:t xml:space="preserve">excerpts more generally on holistic qualities.  Excerpt 6 still appears as a minor outlier in   </w:t>
      </w:r>
      <w:r>
        <w:rPr>
          <w:rFonts w:ascii="Arial"/>
          <w:w w:val="105"/>
          <w:sz w:val="12"/>
        </w:rPr>
        <w:t>605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 xml:space="preserve">the visualizations for the second </w:t>
      </w:r>
      <w:proofErr w:type="gramStart"/>
      <w:r>
        <w:rPr>
          <w:spacing w:val="-4"/>
          <w:w w:val="105"/>
        </w:rPr>
        <w:t xml:space="preserve">survey, </w:t>
      </w:r>
      <w:r>
        <w:rPr>
          <w:w w:val="105"/>
        </w:rPr>
        <w:t>but</w:t>
      </w:r>
      <w:proofErr w:type="gramEnd"/>
      <w:r>
        <w:rPr>
          <w:w w:val="105"/>
        </w:rPr>
        <w:t xml:space="preserve"> does not dominate the space the </w:t>
      </w:r>
      <w:r>
        <w:rPr>
          <w:spacing w:val="-5"/>
          <w:w w:val="105"/>
        </w:rPr>
        <w:t xml:space="preserve">way </w:t>
      </w:r>
      <w:r>
        <w:rPr>
          <w:w w:val="105"/>
        </w:rPr>
        <w:t xml:space="preserve">it does in   </w:t>
      </w:r>
      <w:r>
        <w:rPr>
          <w:rFonts w:ascii="Arial"/>
          <w:w w:val="105"/>
          <w:sz w:val="12"/>
        </w:rPr>
        <w:t>606</w:t>
      </w:r>
      <w:r>
        <w:rPr>
          <w:rFonts w:ascii="Arial"/>
          <w:spacing w:val="32"/>
          <w:w w:val="105"/>
          <w:sz w:val="12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results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first.</w:t>
      </w:r>
      <w:r>
        <w:rPr>
          <w:spacing w:val="44"/>
          <w:w w:val="105"/>
        </w:rPr>
        <w:t xml:space="preserve"> </w:t>
      </w:r>
      <w:r>
        <w:rPr>
          <w:w w:val="105"/>
        </w:rPr>
        <w:t>What</w:t>
      </w:r>
      <w:r>
        <w:rPr>
          <w:spacing w:val="18"/>
          <w:w w:val="105"/>
        </w:rPr>
        <w:t xml:space="preserve"> </w:t>
      </w:r>
      <w:r>
        <w:rPr>
          <w:spacing w:val="-4"/>
          <w:w w:val="105"/>
        </w:rPr>
        <w:t>we</w:t>
      </w:r>
      <w:r>
        <w:rPr>
          <w:spacing w:val="17"/>
          <w:w w:val="105"/>
        </w:rPr>
        <w:t xml:space="preserve"> </w:t>
      </w:r>
      <w:r>
        <w:rPr>
          <w:w w:val="105"/>
        </w:rPr>
        <w:t>did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mitigate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use</w:t>
      </w:r>
      <w:r>
        <w:rPr>
          <w:spacing w:val="17"/>
          <w:w w:val="105"/>
        </w:rPr>
        <w:t xml:space="preserve"> </w:t>
      </w:r>
      <w:r>
        <w:rPr>
          <w:w w:val="105"/>
        </w:rPr>
        <w:t>those</w:t>
      </w:r>
      <w:r>
        <w:rPr>
          <w:spacing w:val="17"/>
          <w:w w:val="105"/>
        </w:rPr>
        <w:t xml:space="preserve"> </w:t>
      </w:r>
      <w:r>
        <w:rPr>
          <w:spacing w:val="-5"/>
          <w:w w:val="105"/>
        </w:rPr>
        <w:t>two</w:t>
      </w:r>
      <w:r>
        <w:rPr>
          <w:spacing w:val="18"/>
          <w:w w:val="105"/>
        </w:rPr>
        <w:t xml:space="preserve"> </w:t>
      </w:r>
      <w:r>
        <w:rPr>
          <w:w w:val="105"/>
        </w:rPr>
        <w:t>excerpts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</w:p>
    <w:p w14:paraId="2ED44C2B" w14:textId="77777777" w:rsidR="00371D9F" w:rsidRDefault="00787276">
      <w:pPr>
        <w:pStyle w:val="BodyText"/>
        <w:spacing w:before="2" w:line="415" w:lineRule="auto"/>
        <w:ind w:right="1632"/>
      </w:pPr>
      <w:r>
        <w:rPr>
          <w:rFonts w:ascii="Arial"/>
          <w:w w:val="105"/>
          <w:sz w:val="12"/>
        </w:rPr>
        <w:t xml:space="preserve">607     </w:t>
      </w:r>
      <w:r>
        <w:rPr>
          <w:i/>
          <w:w w:val="105"/>
        </w:rPr>
        <w:t xml:space="preserve">supplementary </w:t>
      </w:r>
      <w:r>
        <w:rPr>
          <w:i/>
          <w:spacing w:val="-3"/>
          <w:w w:val="105"/>
        </w:rPr>
        <w:t>projections</w:t>
      </w:r>
      <w:r>
        <w:rPr>
          <w:spacing w:val="-3"/>
          <w:w w:val="105"/>
        </w:rPr>
        <w:t xml:space="preserve">, </w:t>
      </w:r>
      <w:r>
        <w:rPr>
          <w:w w:val="105"/>
        </w:rPr>
        <w:t xml:space="preserve">sometimes also referred to as </w:t>
      </w:r>
      <w:r>
        <w:rPr>
          <w:i/>
          <w:w w:val="105"/>
        </w:rPr>
        <w:t>out of sample observations</w:t>
      </w:r>
      <w:r>
        <w:rPr>
          <w:w w:val="105"/>
        </w:rPr>
        <w:t xml:space="preserve">.  This </w:t>
      </w:r>
      <w:r>
        <w:rPr>
          <w:rFonts w:ascii="Arial"/>
          <w:w w:val="105"/>
          <w:sz w:val="12"/>
        </w:rPr>
        <w:t xml:space="preserve">608     </w:t>
      </w:r>
      <w:r>
        <w:rPr>
          <w:w w:val="105"/>
        </w:rPr>
        <w:t xml:space="preserve">allows us to evaluate what information is shared </w:t>
      </w:r>
      <w:r>
        <w:rPr>
          <w:spacing w:val="-4"/>
          <w:w w:val="105"/>
        </w:rPr>
        <w:t xml:space="preserve">by </w:t>
      </w:r>
      <w:r>
        <w:rPr>
          <w:w w:val="105"/>
        </w:rPr>
        <w:t xml:space="preserve">those outliers with the other elements   </w:t>
      </w:r>
      <w:r>
        <w:rPr>
          <w:rFonts w:ascii="Arial"/>
          <w:w w:val="105"/>
          <w:sz w:val="12"/>
        </w:rPr>
        <w:t>609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 xml:space="preserve">in the dataset without having them dominate the visualization of the factor space.  If, when   </w:t>
      </w:r>
      <w:r>
        <w:rPr>
          <w:rFonts w:ascii="Arial"/>
          <w:w w:val="105"/>
          <w:sz w:val="12"/>
        </w:rPr>
        <w:t>610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spacing w:val="-4"/>
          <w:w w:val="105"/>
        </w:rPr>
        <w:t xml:space="preserve">we </w:t>
      </w:r>
      <w:r>
        <w:rPr>
          <w:w w:val="105"/>
        </w:rPr>
        <w:t xml:space="preserve">projected those </w:t>
      </w:r>
      <w:r>
        <w:rPr>
          <w:spacing w:val="-3"/>
          <w:w w:val="105"/>
        </w:rPr>
        <w:t xml:space="preserve">values </w:t>
      </w:r>
      <w:r>
        <w:rPr>
          <w:w w:val="105"/>
        </w:rPr>
        <w:t xml:space="preserve">into the factor space, they projected onto the origin or very close   </w:t>
      </w:r>
      <w:r>
        <w:rPr>
          <w:rFonts w:ascii="Arial"/>
          <w:w w:val="105"/>
          <w:sz w:val="12"/>
        </w:rPr>
        <w:t>611</w:t>
      </w:r>
      <w:r>
        <w:rPr>
          <w:rFonts w:ascii="Arial"/>
          <w:spacing w:val="25"/>
          <w:w w:val="105"/>
          <w:sz w:val="12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it,</w:t>
      </w:r>
      <w:r>
        <w:rPr>
          <w:spacing w:val="15"/>
          <w:w w:val="105"/>
        </w:rPr>
        <w:t xml:space="preserve"> </w:t>
      </w:r>
      <w:r>
        <w:rPr>
          <w:spacing w:val="-4"/>
          <w:w w:val="105"/>
        </w:rPr>
        <w:t>we</w:t>
      </w:r>
      <w:r>
        <w:rPr>
          <w:spacing w:val="15"/>
          <w:w w:val="105"/>
        </w:rPr>
        <w:t xml:space="preserve"> </w:t>
      </w:r>
      <w:r>
        <w:rPr>
          <w:w w:val="105"/>
        </w:rPr>
        <w:t>would</w:t>
      </w:r>
      <w:r>
        <w:rPr>
          <w:spacing w:val="14"/>
          <w:w w:val="105"/>
        </w:rPr>
        <w:t xml:space="preserve"> </w:t>
      </w:r>
      <w:r>
        <w:rPr>
          <w:w w:val="105"/>
        </w:rPr>
        <w:t>know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those</w:t>
      </w:r>
      <w:r>
        <w:rPr>
          <w:spacing w:val="15"/>
          <w:w w:val="105"/>
        </w:rPr>
        <w:t xml:space="preserve"> </w:t>
      </w:r>
      <w:r>
        <w:rPr>
          <w:w w:val="105"/>
        </w:rPr>
        <w:t>observations</w:t>
      </w:r>
      <w:r>
        <w:rPr>
          <w:spacing w:val="14"/>
          <w:w w:val="105"/>
        </w:rPr>
        <w:t xml:space="preserve"> </w:t>
      </w:r>
      <w:r>
        <w:rPr>
          <w:w w:val="105"/>
        </w:rPr>
        <w:t>shared</w:t>
      </w:r>
      <w:r>
        <w:rPr>
          <w:spacing w:val="15"/>
          <w:w w:val="105"/>
        </w:rPr>
        <w:t xml:space="preserve"> </w:t>
      </w:r>
      <w:r>
        <w:rPr>
          <w:w w:val="105"/>
        </w:rPr>
        <w:t>no</w:t>
      </w:r>
      <w:r>
        <w:rPr>
          <w:spacing w:val="1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4"/>
          <w:w w:val="105"/>
        </w:rPr>
        <w:t xml:space="preserve"> </w:t>
      </w:r>
      <w:r>
        <w:rPr>
          <w:w w:val="105"/>
        </w:rPr>
        <w:t>with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other</w:t>
      </w:r>
    </w:p>
    <w:p w14:paraId="217ACA8A" w14:textId="77777777" w:rsidR="00371D9F" w:rsidRDefault="00787276">
      <w:pPr>
        <w:pStyle w:val="BodyText"/>
        <w:spacing w:before="4" w:line="415" w:lineRule="auto"/>
        <w:ind w:right="1711"/>
      </w:pPr>
      <w:r>
        <w:rPr>
          <w:rFonts w:ascii="Arial" w:hAnsi="Arial"/>
          <w:w w:val="105"/>
          <w:sz w:val="12"/>
        </w:rPr>
        <w:t xml:space="preserve">612  </w:t>
      </w:r>
      <w:r>
        <w:rPr>
          <w:rFonts w:ascii="Arial" w:hAnsi="Arial"/>
          <w:spacing w:val="35"/>
          <w:w w:val="105"/>
          <w:sz w:val="12"/>
        </w:rPr>
        <w:t xml:space="preserve"> </w:t>
      </w:r>
      <w:r>
        <w:rPr>
          <w:w w:val="105"/>
        </w:rPr>
        <w:t xml:space="preserve">variables.  The fact that they are where they are offers support to the idea that the first     </w:t>
      </w:r>
      <w:r>
        <w:rPr>
          <w:rFonts w:ascii="Arial" w:hAnsi="Arial"/>
          <w:w w:val="105"/>
          <w:sz w:val="12"/>
        </w:rPr>
        <w:t xml:space="preserve">613      </w:t>
      </w:r>
      <w:r>
        <w:rPr>
          <w:w w:val="105"/>
        </w:rPr>
        <w:t xml:space="preserve">survey separates the excerpts approximately </w:t>
      </w:r>
      <w:r>
        <w:rPr>
          <w:spacing w:val="-4"/>
          <w:w w:val="105"/>
        </w:rPr>
        <w:t xml:space="preserve">by </w:t>
      </w:r>
      <w:r>
        <w:rPr>
          <w:w w:val="105"/>
        </w:rPr>
        <w:t xml:space="preserve">genre.  Because the ‘genre’ information </w:t>
      </w:r>
      <w:r>
        <w:rPr>
          <w:rFonts w:ascii="Arial" w:hAnsi="Arial"/>
          <w:w w:val="105"/>
          <w:sz w:val="12"/>
        </w:rPr>
        <w:t>614</w:t>
      </w:r>
      <w:r>
        <w:rPr>
          <w:rFonts w:ascii="Arial" w:hAnsi="Arial"/>
          <w:spacing w:val="30"/>
          <w:w w:val="105"/>
          <w:sz w:val="12"/>
        </w:rPr>
        <w:t xml:space="preserve"> </w:t>
      </w:r>
      <w:r>
        <w:rPr>
          <w:w w:val="105"/>
        </w:rPr>
        <w:t>isn’t</w:t>
      </w:r>
      <w:r>
        <w:rPr>
          <w:spacing w:val="17"/>
          <w:w w:val="105"/>
        </w:rPr>
        <w:t xml:space="preserve"> </w:t>
      </w:r>
      <w:r>
        <w:rPr>
          <w:w w:val="105"/>
        </w:rPr>
        <w:t>shared</w:t>
      </w:r>
      <w:r>
        <w:rPr>
          <w:spacing w:val="16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other</w:t>
      </w:r>
      <w:r>
        <w:rPr>
          <w:spacing w:val="17"/>
          <w:w w:val="105"/>
        </w:rPr>
        <w:t xml:space="preserve"> </w:t>
      </w:r>
      <w:r>
        <w:rPr>
          <w:w w:val="105"/>
        </w:rPr>
        <w:t>observations,</w:t>
      </w:r>
      <w:r>
        <w:rPr>
          <w:spacing w:val="16"/>
          <w:w w:val="105"/>
        </w:rPr>
        <w:t xml:space="preserve"> </w:t>
      </w:r>
      <w:r>
        <w:rPr>
          <w:w w:val="105"/>
        </w:rPr>
        <w:t>they</w:t>
      </w:r>
      <w:r>
        <w:rPr>
          <w:spacing w:val="17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being</w:t>
      </w:r>
      <w:r>
        <w:rPr>
          <w:spacing w:val="17"/>
          <w:w w:val="105"/>
        </w:rPr>
        <w:t xml:space="preserve"> </w:t>
      </w:r>
      <w:r>
        <w:rPr>
          <w:w w:val="105"/>
        </w:rPr>
        <w:t>projected</w:t>
      </w:r>
      <w:r>
        <w:rPr>
          <w:spacing w:val="16"/>
          <w:w w:val="105"/>
        </w:rPr>
        <w:t xml:space="preserve"> </w:t>
      </w:r>
      <w:r>
        <w:rPr>
          <w:w w:val="105"/>
        </w:rPr>
        <w:t>onto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space</w:t>
      </w:r>
      <w:r>
        <w:rPr>
          <w:spacing w:val="17"/>
          <w:w w:val="105"/>
        </w:rPr>
        <w:t xml:space="preserve"> </w:t>
      </w:r>
      <w:r>
        <w:rPr>
          <w:w w:val="105"/>
        </w:rPr>
        <w:t>sharing</w:t>
      </w:r>
    </w:p>
    <w:p w14:paraId="7EB8DD75" w14:textId="77777777" w:rsidR="00371D9F" w:rsidRDefault="00787276">
      <w:pPr>
        <w:pStyle w:val="BodyText"/>
        <w:spacing w:before="2"/>
      </w:pPr>
      <w:r>
        <w:rPr>
          <w:rFonts w:ascii="Arial"/>
          <w:w w:val="105"/>
          <w:sz w:val="12"/>
        </w:rPr>
        <w:t xml:space="preserve">615 </w:t>
      </w:r>
      <w:r>
        <w:rPr>
          <w:w w:val="105"/>
        </w:rPr>
        <w:t>only the information that does not deal with genre, like tempo or range. What this tells us</w:t>
      </w:r>
    </w:p>
    <w:p w14:paraId="1514BCBB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616 </w:t>
      </w:r>
      <w:r>
        <w:rPr>
          <w:w w:val="105"/>
        </w:rPr>
        <w:t>is that musical qualities surveys captured a result that may have characterized by 4-6</w:t>
      </w:r>
    </w:p>
    <w:p w14:paraId="579902B6" w14:textId="77777777" w:rsidR="00371D9F" w:rsidRDefault="00787276">
      <w:pPr>
        <w:pStyle w:val="BodyText"/>
        <w:spacing w:line="415" w:lineRule="auto"/>
        <w:ind w:right="1976"/>
      </w:pPr>
      <w:r>
        <w:rPr>
          <w:rFonts w:ascii="Arial"/>
          <w:w w:val="105"/>
          <w:sz w:val="12"/>
        </w:rPr>
        <w:t xml:space="preserve">617     </w:t>
      </w:r>
      <w:r>
        <w:rPr>
          <w:w w:val="105"/>
        </w:rPr>
        <w:t xml:space="preserve">factors, each approximating genre and the qualities associated with that genre and the     </w:t>
      </w:r>
      <w:r>
        <w:rPr>
          <w:rFonts w:ascii="Arial"/>
          <w:w w:val="105"/>
          <w:sz w:val="12"/>
        </w:rPr>
        <w:t xml:space="preserve">618 </w:t>
      </w:r>
      <w:r>
        <w:rPr>
          <w:w w:val="105"/>
        </w:rPr>
        <w:t>general affective space captured an entirely different set of information about the stimuli</w:t>
      </w:r>
      <w:r>
        <w:rPr>
          <w:spacing w:val="63"/>
          <w:w w:val="105"/>
        </w:rPr>
        <w:t xml:space="preserve"> </w:t>
      </w:r>
      <w:r>
        <w:rPr>
          <w:rFonts w:ascii="Arial"/>
          <w:w w:val="105"/>
          <w:sz w:val="12"/>
        </w:rPr>
        <w:t xml:space="preserve">619 </w:t>
      </w:r>
      <w:r>
        <w:rPr>
          <w:w w:val="105"/>
        </w:rPr>
        <w:t>and the perception of the</w:t>
      </w:r>
      <w:r>
        <w:rPr>
          <w:spacing w:val="60"/>
          <w:w w:val="105"/>
        </w:rPr>
        <w:t xml:space="preserve"> </w:t>
      </w:r>
      <w:r>
        <w:rPr>
          <w:w w:val="105"/>
        </w:rPr>
        <w:t>stimuli.</w:t>
      </w:r>
    </w:p>
    <w:p w14:paraId="2409E379" w14:textId="77777777" w:rsidR="00371D9F" w:rsidRDefault="00787276">
      <w:pPr>
        <w:pStyle w:val="BodyText"/>
        <w:tabs>
          <w:tab w:val="left" w:pos="1075"/>
        </w:tabs>
        <w:spacing w:before="2"/>
      </w:pPr>
      <w:r>
        <w:rPr>
          <w:rFonts w:ascii="Arial"/>
          <w:w w:val="105"/>
          <w:sz w:val="12"/>
        </w:rPr>
        <w:t>620</w:t>
      </w:r>
      <w:r>
        <w:rPr>
          <w:rFonts w:ascii="Arial"/>
          <w:w w:val="105"/>
          <w:sz w:val="12"/>
        </w:rPr>
        <w:tab/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hierarchical</w:t>
      </w:r>
      <w:r>
        <w:rPr>
          <w:spacing w:val="11"/>
          <w:w w:val="105"/>
        </w:rPr>
        <w:t xml:space="preserve"> </w:t>
      </w:r>
      <w:r>
        <w:rPr>
          <w:w w:val="105"/>
        </w:rPr>
        <w:t>cluster</w:t>
      </w:r>
      <w:r>
        <w:rPr>
          <w:spacing w:val="11"/>
          <w:w w:val="105"/>
        </w:rPr>
        <w:t xml:space="preserve"> </w:t>
      </w:r>
      <w:r>
        <w:rPr>
          <w:w w:val="105"/>
        </w:rPr>
        <w:t>analyses</w:t>
      </w:r>
      <w:r>
        <w:rPr>
          <w:spacing w:val="11"/>
          <w:w w:val="105"/>
        </w:rPr>
        <w:t xml:space="preserve"> </w:t>
      </w:r>
      <w:r>
        <w:rPr>
          <w:w w:val="105"/>
        </w:rPr>
        <w:t>revealed</w:t>
      </w:r>
      <w:r>
        <w:rPr>
          <w:spacing w:val="10"/>
          <w:w w:val="105"/>
        </w:rPr>
        <w:t xml:space="preserve"> </w:t>
      </w:r>
      <w:r>
        <w:rPr>
          <w:w w:val="105"/>
        </w:rPr>
        <w:t>different</w:t>
      </w:r>
      <w:r>
        <w:rPr>
          <w:spacing w:val="11"/>
          <w:w w:val="105"/>
        </w:rPr>
        <w:t xml:space="preserve"> </w:t>
      </w:r>
      <w:r>
        <w:rPr>
          <w:w w:val="105"/>
        </w:rPr>
        <w:t>groupings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spacing w:val="-3"/>
          <w:w w:val="105"/>
        </w:rPr>
        <w:t>how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stimuli</w:t>
      </w:r>
      <w:r>
        <w:rPr>
          <w:spacing w:val="11"/>
          <w:w w:val="105"/>
        </w:rPr>
        <w:t xml:space="preserve"> </w:t>
      </w:r>
      <w:r>
        <w:rPr>
          <w:w w:val="105"/>
        </w:rPr>
        <w:t>were</w:t>
      </w:r>
    </w:p>
    <w:p w14:paraId="2A686D41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621 </w:t>
      </w:r>
      <w:r>
        <w:rPr>
          <w:w w:val="105"/>
        </w:rPr>
        <w:t>rated between the two surveys. The PLSC then showed that when including both sets of</w:t>
      </w:r>
    </w:p>
    <w:p w14:paraId="0334175B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0070AF24" w14:textId="77777777" w:rsidR="00371D9F" w:rsidRDefault="00787276">
      <w:pPr>
        <w:pStyle w:val="BodyText"/>
        <w:spacing w:before="239" w:line="415" w:lineRule="auto"/>
        <w:ind w:right="1682"/>
        <w:jc w:val="both"/>
      </w:pPr>
      <w:r>
        <w:rPr>
          <w:rFonts w:ascii="Arial"/>
          <w:w w:val="105"/>
          <w:sz w:val="12"/>
        </w:rPr>
        <w:lastRenderedPageBreak/>
        <w:t>622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 xml:space="preserve">data, there </w:t>
      </w:r>
      <w:proofErr w:type="gramStart"/>
      <w:r>
        <w:rPr>
          <w:spacing w:val="-3"/>
          <w:w w:val="105"/>
        </w:rPr>
        <w:t xml:space="preserve">was  </w:t>
      </w:r>
      <w:r>
        <w:rPr>
          <w:w w:val="105"/>
        </w:rPr>
        <w:t>a</w:t>
      </w:r>
      <w:proofErr w:type="gramEnd"/>
      <w:r>
        <w:rPr>
          <w:w w:val="105"/>
        </w:rPr>
        <w:t xml:space="preserve"> coherent interpretable factor space on which the excerpts were plotted.  </w:t>
      </w:r>
      <w:proofErr w:type="gramStart"/>
      <w:r>
        <w:rPr>
          <w:rFonts w:ascii="Arial"/>
          <w:w w:val="105"/>
          <w:sz w:val="12"/>
        </w:rPr>
        <w:t xml:space="preserve">623 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>There</w:t>
      </w:r>
      <w:proofErr w:type="gramEnd"/>
      <w:r>
        <w:rPr>
          <w:w w:val="105"/>
        </w:rPr>
        <w:t xml:space="preserve"> are a number of </w:t>
      </w:r>
      <w:r>
        <w:rPr>
          <w:spacing w:val="-4"/>
          <w:w w:val="105"/>
        </w:rPr>
        <w:t xml:space="preserve">ways  </w:t>
      </w:r>
      <w:r>
        <w:rPr>
          <w:w w:val="105"/>
        </w:rPr>
        <w:t xml:space="preserve">to further disambiguate the results of the surveys.  One </w:t>
      </w:r>
      <w:proofErr w:type="gramStart"/>
      <w:r>
        <w:rPr>
          <w:spacing w:val="-5"/>
          <w:w w:val="105"/>
        </w:rPr>
        <w:t xml:space="preserve">way  </w:t>
      </w:r>
      <w:r>
        <w:rPr>
          <w:rFonts w:ascii="Arial"/>
          <w:w w:val="105"/>
          <w:sz w:val="12"/>
        </w:rPr>
        <w:t>624</w:t>
      </w:r>
      <w:proofErr w:type="gramEnd"/>
      <w:r>
        <w:rPr>
          <w:rFonts w:ascii="Arial"/>
          <w:spacing w:val="15"/>
          <w:w w:val="105"/>
          <w:sz w:val="12"/>
        </w:rPr>
        <w:t xml:space="preserve"> </w:t>
      </w:r>
      <w:r>
        <w:rPr>
          <w:w w:val="105"/>
        </w:rPr>
        <w:t>would</w:t>
      </w:r>
      <w:r>
        <w:rPr>
          <w:spacing w:val="14"/>
          <w:w w:val="105"/>
        </w:rPr>
        <w:t xml:space="preserve"> </w:t>
      </w:r>
      <w:r>
        <w:rPr>
          <w:spacing w:val="3"/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run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7"/>
          <w:w w:val="105"/>
        </w:rPr>
        <w:t>MFA,</w:t>
      </w:r>
      <w:r>
        <w:rPr>
          <w:spacing w:val="14"/>
          <w:w w:val="105"/>
        </w:rPr>
        <w:t xml:space="preserve"> </w:t>
      </w:r>
      <w:r>
        <w:rPr>
          <w:w w:val="105"/>
        </w:rPr>
        <w:t>similar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one</w:t>
      </w:r>
      <w:r>
        <w:rPr>
          <w:spacing w:val="14"/>
          <w:w w:val="105"/>
        </w:rPr>
        <w:t xml:space="preserve"> </w:t>
      </w:r>
      <w:r>
        <w:rPr>
          <w:w w:val="105"/>
        </w:rPr>
        <w:t>above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plotted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difference</w:t>
      </w:r>
      <w:r>
        <w:rPr>
          <w:spacing w:val="14"/>
          <w:w w:val="105"/>
        </w:rPr>
        <w:t xml:space="preserve"> </w:t>
      </w:r>
      <w:r>
        <w:rPr>
          <w:w w:val="105"/>
        </w:rPr>
        <w:t>between</w:t>
      </w:r>
    </w:p>
    <w:p w14:paraId="7DFBAA94" w14:textId="77777777" w:rsidR="00371D9F" w:rsidRDefault="00787276">
      <w:pPr>
        <w:pStyle w:val="BodyText"/>
        <w:spacing w:before="2"/>
        <w:jc w:val="both"/>
      </w:pPr>
      <w:r>
        <w:rPr>
          <w:rFonts w:ascii="Arial"/>
          <w:w w:val="105"/>
          <w:sz w:val="12"/>
        </w:rPr>
        <w:t xml:space="preserve">625 </w:t>
      </w:r>
      <w:r>
        <w:rPr>
          <w:w w:val="105"/>
        </w:rPr>
        <w:t>French and American raters on the adjective survey. This would allow for a number of</w:t>
      </w:r>
    </w:p>
    <w:p w14:paraId="3ACBF0F0" w14:textId="77777777" w:rsidR="00371D9F" w:rsidRDefault="00787276">
      <w:pPr>
        <w:pStyle w:val="BodyText"/>
        <w:jc w:val="both"/>
      </w:pPr>
      <w:r>
        <w:rPr>
          <w:rFonts w:ascii="Arial"/>
          <w:w w:val="110"/>
          <w:sz w:val="12"/>
        </w:rPr>
        <w:t xml:space="preserve">626 </w:t>
      </w:r>
      <w:r>
        <w:rPr>
          <w:w w:val="110"/>
        </w:rPr>
        <w:t>different interpretations. Firstly, it would calculate the overall factor space for the excerpts,</w:t>
      </w:r>
    </w:p>
    <w:p w14:paraId="3CE6F3B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627 </w:t>
      </w:r>
      <w:r>
        <w:rPr>
          <w:w w:val="105"/>
        </w:rPr>
        <w:t>including all of the data from both surveys, without separating out the first and second</w:t>
      </w:r>
    </w:p>
    <w:p w14:paraId="031F923D" w14:textId="77777777" w:rsidR="00371D9F" w:rsidRDefault="00787276">
      <w:pPr>
        <w:pStyle w:val="BodyText"/>
        <w:spacing w:line="415" w:lineRule="auto"/>
        <w:ind w:right="1652"/>
      </w:pPr>
      <w:r>
        <w:rPr>
          <w:rFonts w:ascii="Arial"/>
          <w:w w:val="105"/>
          <w:sz w:val="12"/>
        </w:rPr>
        <w:t xml:space="preserve">628  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 xml:space="preserve">dimensions to plot them separately.  It would also identify the specific partial factor </w:t>
      </w:r>
      <w:proofErr w:type="gramStart"/>
      <w:r>
        <w:rPr>
          <w:w w:val="105"/>
        </w:rPr>
        <w:t xml:space="preserve">scores  </w:t>
      </w:r>
      <w:r>
        <w:rPr>
          <w:rFonts w:ascii="Arial"/>
          <w:w w:val="105"/>
          <w:sz w:val="12"/>
        </w:rPr>
        <w:t>629</w:t>
      </w:r>
      <w:proofErr w:type="gramEnd"/>
      <w:r>
        <w:rPr>
          <w:rFonts w:ascii="Arial"/>
          <w:w w:val="105"/>
          <w:sz w:val="12"/>
        </w:rPr>
        <w:t xml:space="preserve">     </w:t>
      </w:r>
      <w:r>
        <w:rPr>
          <w:w w:val="105"/>
        </w:rPr>
        <w:t xml:space="preserve">for each of the data tables within that factor space that would allow for the interpretation     </w:t>
      </w:r>
      <w:r>
        <w:rPr>
          <w:rFonts w:ascii="Arial"/>
          <w:w w:val="105"/>
          <w:sz w:val="12"/>
        </w:rPr>
        <w:t xml:space="preserve">630 </w:t>
      </w:r>
      <w:r>
        <w:rPr>
          <w:w w:val="105"/>
        </w:rPr>
        <w:t>of the relative differences between the data tables.</w:t>
      </w:r>
      <w:r>
        <w:rPr>
          <w:spacing w:val="63"/>
          <w:w w:val="105"/>
        </w:rPr>
        <w:t xml:space="preserve"> </w:t>
      </w:r>
      <w:r>
        <w:rPr>
          <w:w w:val="105"/>
        </w:rPr>
        <w:t xml:space="preserve">The drawback to both of these, </w:t>
      </w:r>
      <w:r>
        <w:rPr>
          <w:spacing w:val="-3"/>
          <w:w w:val="105"/>
        </w:rPr>
        <w:t>however,</w:t>
      </w:r>
      <w:r>
        <w:rPr>
          <w:spacing w:val="57"/>
          <w:w w:val="105"/>
        </w:rPr>
        <w:t xml:space="preserve"> </w:t>
      </w:r>
      <w:r>
        <w:rPr>
          <w:rFonts w:ascii="Arial"/>
          <w:w w:val="105"/>
          <w:sz w:val="12"/>
        </w:rPr>
        <w:t>631</w:t>
      </w:r>
      <w:r>
        <w:rPr>
          <w:rFonts w:ascii="Arial"/>
          <w:spacing w:val="22"/>
          <w:w w:val="105"/>
          <w:sz w:val="12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unlike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separate</w:t>
      </w:r>
      <w:r>
        <w:rPr>
          <w:spacing w:val="14"/>
          <w:w w:val="105"/>
        </w:rPr>
        <w:t xml:space="preserve"> </w:t>
      </w:r>
      <w:r>
        <w:rPr>
          <w:w w:val="105"/>
        </w:rPr>
        <w:t>correspondence</w:t>
      </w:r>
      <w:r>
        <w:rPr>
          <w:spacing w:val="13"/>
          <w:w w:val="105"/>
        </w:rPr>
        <w:t xml:space="preserve"> </w:t>
      </w:r>
      <w:r>
        <w:rPr>
          <w:w w:val="105"/>
        </w:rPr>
        <w:t>analyses</w:t>
      </w:r>
      <w:r>
        <w:rPr>
          <w:spacing w:val="14"/>
          <w:w w:val="105"/>
        </w:rPr>
        <w:t xml:space="preserve"> </w:t>
      </w:r>
      <w:r>
        <w:rPr>
          <w:spacing w:val="-4"/>
          <w:w w:val="105"/>
        </w:rPr>
        <w:t>we</w:t>
      </w:r>
      <w:r>
        <w:rPr>
          <w:spacing w:val="13"/>
          <w:w w:val="105"/>
        </w:rPr>
        <w:t xml:space="preserve"> </w:t>
      </w:r>
      <w:r>
        <w:rPr>
          <w:w w:val="105"/>
        </w:rPr>
        <w:t>ran</w:t>
      </w:r>
      <w:r>
        <w:rPr>
          <w:spacing w:val="13"/>
          <w:w w:val="105"/>
        </w:rPr>
        <w:t xml:space="preserve"> </w:t>
      </w:r>
      <w:r>
        <w:rPr>
          <w:w w:val="105"/>
        </w:rPr>
        <w:t>above,</w:t>
      </w:r>
      <w:r>
        <w:rPr>
          <w:spacing w:val="14"/>
          <w:w w:val="105"/>
        </w:rPr>
        <w:t xml:space="preserve"> </w:t>
      </w:r>
      <w:r>
        <w:rPr>
          <w:w w:val="105"/>
        </w:rPr>
        <w:t>where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3"/>
          <w:w w:val="105"/>
        </w:rPr>
        <w:t>row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</w:p>
    <w:p w14:paraId="6D39E5D4" w14:textId="77777777" w:rsidR="00371D9F" w:rsidRDefault="00787276">
      <w:pPr>
        <w:pStyle w:val="BodyText"/>
        <w:spacing w:before="3" w:line="415" w:lineRule="auto"/>
        <w:ind w:right="1632"/>
      </w:pPr>
      <w:r>
        <w:rPr>
          <w:rFonts w:ascii="Arial"/>
          <w:w w:val="105"/>
          <w:sz w:val="12"/>
        </w:rPr>
        <w:t>632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 xml:space="preserve">column scores can </w:t>
      </w:r>
      <w:r>
        <w:rPr>
          <w:spacing w:val="3"/>
          <w:w w:val="105"/>
        </w:rPr>
        <w:t xml:space="preserve">be </w:t>
      </w:r>
      <w:r>
        <w:rPr>
          <w:w w:val="105"/>
        </w:rPr>
        <w:t xml:space="preserve">plotted in the same space, neither </w:t>
      </w:r>
      <w:proofErr w:type="gramStart"/>
      <w:r>
        <w:rPr>
          <w:spacing w:val="-9"/>
          <w:w w:val="105"/>
        </w:rPr>
        <w:t xml:space="preserve">MFA  </w:t>
      </w:r>
      <w:r>
        <w:rPr>
          <w:w w:val="105"/>
        </w:rPr>
        <w:t>nor</w:t>
      </w:r>
      <w:proofErr w:type="gramEnd"/>
      <w:r>
        <w:rPr>
          <w:w w:val="105"/>
        </w:rPr>
        <w:t xml:space="preserve"> the PLSC allow for that   </w:t>
      </w:r>
      <w:r>
        <w:rPr>
          <w:rFonts w:ascii="Arial"/>
          <w:w w:val="105"/>
          <w:sz w:val="12"/>
        </w:rPr>
        <w:t xml:space="preserve">633     </w:t>
      </w:r>
      <w:r>
        <w:rPr>
          <w:w w:val="105"/>
        </w:rPr>
        <w:t xml:space="preserve">type of visualization.  That being said, because different types of analysis reveal </w:t>
      </w:r>
      <w:proofErr w:type="gramStart"/>
      <w:r>
        <w:rPr>
          <w:w w:val="105"/>
        </w:rPr>
        <w:t xml:space="preserve">different  </w:t>
      </w:r>
      <w:r>
        <w:rPr>
          <w:rFonts w:ascii="Arial"/>
          <w:w w:val="105"/>
          <w:sz w:val="12"/>
        </w:rPr>
        <w:t>634</w:t>
      </w:r>
      <w:proofErr w:type="gramEnd"/>
      <w:r>
        <w:rPr>
          <w:rFonts w:ascii="Arial"/>
          <w:spacing w:val="33"/>
          <w:w w:val="105"/>
          <w:sz w:val="12"/>
        </w:rPr>
        <w:t xml:space="preserve"> </w:t>
      </w:r>
      <w:r>
        <w:rPr>
          <w:w w:val="105"/>
        </w:rPr>
        <w:t>aspects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data,</w:t>
      </w:r>
      <w:r>
        <w:rPr>
          <w:spacing w:val="17"/>
          <w:w w:val="105"/>
        </w:rPr>
        <w:t xml:space="preserve"> </w:t>
      </w:r>
      <w:r>
        <w:rPr>
          <w:w w:val="105"/>
        </w:rPr>
        <w:t>running</w:t>
      </w:r>
      <w:r>
        <w:rPr>
          <w:spacing w:val="18"/>
          <w:w w:val="105"/>
        </w:rPr>
        <w:t xml:space="preserve"> </w:t>
      </w:r>
      <w:r>
        <w:rPr>
          <w:w w:val="105"/>
        </w:rPr>
        <w:t>both</w:t>
      </w:r>
      <w:r>
        <w:rPr>
          <w:spacing w:val="17"/>
          <w:w w:val="105"/>
        </w:rPr>
        <w:t xml:space="preserve"> </w:t>
      </w:r>
      <w:r>
        <w:rPr>
          <w:w w:val="105"/>
        </w:rPr>
        <w:t>analyses</w:t>
      </w:r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w w:val="105"/>
        </w:rPr>
        <w:t>provide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broader</w:t>
      </w:r>
      <w:r>
        <w:rPr>
          <w:spacing w:val="17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</w:p>
    <w:p w14:paraId="6132F4A5" w14:textId="77777777" w:rsidR="00371D9F" w:rsidRDefault="00787276">
      <w:pPr>
        <w:pStyle w:val="BodyText"/>
        <w:spacing w:before="2" w:line="415" w:lineRule="auto"/>
        <w:ind w:right="1964"/>
      </w:pPr>
      <w:r>
        <w:rPr>
          <w:rFonts w:ascii="Arial"/>
          <w:w w:val="105"/>
          <w:sz w:val="12"/>
        </w:rPr>
        <w:t>635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 xml:space="preserve">data, and each could provide explanations for what remains ambiguous in the other.  </w:t>
      </w:r>
      <w:proofErr w:type="gramStart"/>
      <w:r>
        <w:rPr>
          <w:w w:val="105"/>
        </w:rPr>
        <w:t xml:space="preserve">An  </w:t>
      </w:r>
      <w:r>
        <w:rPr>
          <w:rFonts w:ascii="Arial"/>
          <w:w w:val="105"/>
          <w:sz w:val="12"/>
        </w:rPr>
        <w:t>636</w:t>
      </w:r>
      <w:proofErr w:type="gramEnd"/>
      <w:r>
        <w:rPr>
          <w:rFonts w:ascii="Arial"/>
          <w:w w:val="105"/>
          <w:sz w:val="12"/>
        </w:rPr>
        <w:t xml:space="preserve">      </w:t>
      </w:r>
      <w:r>
        <w:rPr>
          <w:w w:val="105"/>
        </w:rPr>
        <w:t xml:space="preserve">important overall </w:t>
      </w:r>
      <w:r>
        <w:rPr>
          <w:spacing w:val="-4"/>
          <w:w w:val="105"/>
        </w:rPr>
        <w:t xml:space="preserve">takeaway  </w:t>
      </w:r>
      <w:r>
        <w:rPr>
          <w:w w:val="105"/>
        </w:rPr>
        <w:t xml:space="preserve">from this is that with a deep general understanding of the    </w:t>
      </w:r>
      <w:r>
        <w:rPr>
          <w:rFonts w:ascii="Arial"/>
          <w:w w:val="105"/>
          <w:sz w:val="12"/>
        </w:rPr>
        <w:t>637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 xml:space="preserve">stimuli, </w:t>
      </w:r>
      <w:r>
        <w:rPr>
          <w:spacing w:val="-4"/>
          <w:w w:val="105"/>
        </w:rPr>
        <w:t xml:space="preserve">we  </w:t>
      </w:r>
      <w:r>
        <w:rPr>
          <w:spacing w:val="-3"/>
          <w:w w:val="105"/>
        </w:rPr>
        <w:t xml:space="preserve">may </w:t>
      </w:r>
      <w:r>
        <w:rPr>
          <w:spacing w:val="3"/>
          <w:w w:val="105"/>
        </w:rPr>
        <w:t xml:space="preserve">be </w:t>
      </w:r>
      <w:r>
        <w:rPr>
          <w:w w:val="105"/>
        </w:rPr>
        <w:t xml:space="preserve">able to predict the approximate dimensionality of the solution factor  </w:t>
      </w:r>
      <w:r>
        <w:rPr>
          <w:rFonts w:ascii="Arial"/>
          <w:w w:val="105"/>
          <w:sz w:val="12"/>
        </w:rPr>
        <w:t xml:space="preserve">638 </w:t>
      </w:r>
      <w:r>
        <w:rPr>
          <w:w w:val="105"/>
        </w:rPr>
        <w:t xml:space="preserve">space. In the first </w:t>
      </w:r>
      <w:r>
        <w:rPr>
          <w:spacing w:val="-4"/>
          <w:w w:val="105"/>
        </w:rPr>
        <w:t xml:space="preserve">survey, </w:t>
      </w:r>
      <w:r>
        <w:rPr>
          <w:w w:val="105"/>
        </w:rPr>
        <w:t xml:space="preserve">the solution </w:t>
      </w:r>
      <w:r>
        <w:rPr>
          <w:spacing w:val="-3"/>
          <w:w w:val="105"/>
        </w:rPr>
        <w:t xml:space="preserve">was </w:t>
      </w:r>
      <w:r>
        <w:rPr>
          <w:w w:val="105"/>
        </w:rPr>
        <w:t>that the stimuli were largely separated</w:t>
      </w:r>
      <w:r>
        <w:rPr>
          <w:spacing w:val="55"/>
          <w:w w:val="105"/>
        </w:rPr>
        <w:t xml:space="preserve"> </w:t>
      </w:r>
      <w:r>
        <w:rPr>
          <w:w w:val="105"/>
        </w:rPr>
        <w:t>along</w:t>
      </w:r>
    </w:p>
    <w:p w14:paraId="7AE04DCE" w14:textId="77777777" w:rsidR="00371D9F" w:rsidRDefault="00787276">
      <w:pPr>
        <w:pStyle w:val="BodyText"/>
        <w:spacing w:before="3" w:line="415" w:lineRule="auto"/>
        <w:ind w:right="1438"/>
        <w:jc w:val="both"/>
      </w:pPr>
      <w:r>
        <w:rPr>
          <w:rFonts w:ascii="Arial" w:hAnsi="Arial"/>
          <w:w w:val="105"/>
          <w:sz w:val="12"/>
        </w:rPr>
        <w:t xml:space="preserve">639 </w:t>
      </w:r>
      <w:r>
        <w:rPr>
          <w:w w:val="105"/>
        </w:rPr>
        <w:t>genre or stylistic lines.</w:t>
      </w:r>
      <w:r>
        <w:rPr>
          <w:spacing w:val="63"/>
          <w:w w:val="105"/>
        </w:rPr>
        <w:t xml:space="preserve"> </w:t>
      </w:r>
      <w:r>
        <w:rPr>
          <w:w w:val="105"/>
        </w:rPr>
        <w:t xml:space="preserve">One issue that arose with this is that there </w:t>
      </w:r>
      <w:r>
        <w:rPr>
          <w:spacing w:val="-3"/>
          <w:w w:val="105"/>
        </w:rPr>
        <w:t xml:space="preserve">was </w:t>
      </w:r>
      <w:r>
        <w:rPr>
          <w:w w:val="105"/>
        </w:rPr>
        <w:t xml:space="preserve">only one example </w:t>
      </w:r>
      <w:proofErr w:type="gramStart"/>
      <w:r>
        <w:rPr>
          <w:spacing w:val="-6"/>
          <w:w w:val="105"/>
        </w:rPr>
        <w:t xml:space="preserve">of </w:t>
      </w:r>
      <w:r>
        <w:rPr>
          <w:spacing w:val="51"/>
          <w:w w:val="105"/>
        </w:rPr>
        <w:t xml:space="preserve"> </w:t>
      </w:r>
      <w:r>
        <w:rPr>
          <w:rFonts w:ascii="Arial" w:hAnsi="Arial"/>
          <w:w w:val="105"/>
          <w:sz w:val="12"/>
        </w:rPr>
        <w:t>640</w:t>
      </w:r>
      <w:proofErr w:type="gramEnd"/>
      <w:r>
        <w:rPr>
          <w:rFonts w:ascii="Arial" w:hAnsi="Arial"/>
          <w:w w:val="105"/>
          <w:sz w:val="12"/>
        </w:rPr>
        <w:t xml:space="preserve"> </w:t>
      </w:r>
      <w:r>
        <w:rPr>
          <w:w w:val="105"/>
        </w:rPr>
        <w:t>minimalist and jazz music.</w:t>
      </w:r>
      <w:r>
        <w:rPr>
          <w:spacing w:val="63"/>
          <w:w w:val="105"/>
        </w:rPr>
        <w:t xml:space="preserve"> </w:t>
      </w:r>
      <w:r>
        <w:rPr>
          <w:spacing w:val="-10"/>
          <w:w w:val="105"/>
        </w:rPr>
        <w:t xml:space="preserve">To </w:t>
      </w:r>
      <w:r>
        <w:rPr>
          <w:spacing w:val="-4"/>
          <w:w w:val="105"/>
        </w:rPr>
        <w:t xml:space="preserve">have </w:t>
      </w:r>
      <w:r>
        <w:rPr>
          <w:w w:val="105"/>
        </w:rPr>
        <w:t xml:space="preserve">a solution in which </w:t>
      </w:r>
      <w:r>
        <w:rPr>
          <w:spacing w:val="-4"/>
          <w:w w:val="105"/>
        </w:rPr>
        <w:t xml:space="preserve">we </w:t>
      </w:r>
      <w:r>
        <w:rPr>
          <w:w w:val="105"/>
        </w:rPr>
        <w:t xml:space="preserve">didn’t see these specific excerpts </w:t>
      </w:r>
      <w:r>
        <w:rPr>
          <w:rFonts w:ascii="Arial" w:hAnsi="Arial"/>
          <w:w w:val="105"/>
          <w:sz w:val="12"/>
        </w:rPr>
        <w:t>641</w:t>
      </w:r>
      <w:r>
        <w:rPr>
          <w:rFonts w:ascii="Arial" w:hAnsi="Arial"/>
          <w:spacing w:val="8"/>
          <w:w w:val="105"/>
          <w:sz w:val="12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outliers,</w:t>
      </w:r>
      <w:r>
        <w:rPr>
          <w:spacing w:val="8"/>
          <w:w w:val="105"/>
        </w:rPr>
        <w:t xml:space="preserve"> </w:t>
      </w:r>
      <w:r>
        <w:rPr>
          <w:w w:val="105"/>
        </w:rPr>
        <w:t>but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coherent</w:t>
      </w:r>
      <w:r>
        <w:rPr>
          <w:spacing w:val="8"/>
          <w:w w:val="105"/>
        </w:rPr>
        <w:t xml:space="preserve"> </w:t>
      </w:r>
      <w:r>
        <w:rPr>
          <w:w w:val="105"/>
        </w:rPr>
        <w:t>members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factor</w:t>
      </w:r>
      <w:r>
        <w:rPr>
          <w:spacing w:val="8"/>
          <w:w w:val="105"/>
        </w:rPr>
        <w:t xml:space="preserve"> </w:t>
      </w:r>
      <w:r>
        <w:rPr>
          <w:w w:val="105"/>
        </w:rPr>
        <w:t>space,</w:t>
      </w:r>
      <w:r>
        <w:rPr>
          <w:spacing w:val="8"/>
          <w:w w:val="105"/>
        </w:rPr>
        <w:t xml:space="preserve"> </w:t>
      </w:r>
      <w:r>
        <w:rPr>
          <w:spacing w:val="-4"/>
          <w:w w:val="105"/>
        </w:rPr>
        <w:t>we</w:t>
      </w:r>
      <w:r>
        <w:rPr>
          <w:spacing w:val="8"/>
          <w:w w:val="105"/>
        </w:rPr>
        <w:t xml:space="preserve"> </w:t>
      </w:r>
      <w:r>
        <w:rPr>
          <w:w w:val="105"/>
        </w:rPr>
        <w:t>would</w:t>
      </w:r>
      <w:r>
        <w:rPr>
          <w:spacing w:val="8"/>
          <w:w w:val="105"/>
        </w:rPr>
        <w:t xml:space="preserve"> </w:t>
      </w:r>
      <w:r>
        <w:rPr>
          <w:w w:val="105"/>
        </w:rPr>
        <w:t>need</w:t>
      </w:r>
      <w:r>
        <w:rPr>
          <w:spacing w:val="8"/>
          <w:w w:val="105"/>
        </w:rPr>
        <w:t xml:space="preserve"> </w:t>
      </w:r>
      <w:r>
        <w:rPr>
          <w:w w:val="105"/>
        </w:rPr>
        <w:t>more</w:t>
      </w:r>
      <w:r>
        <w:rPr>
          <w:spacing w:val="9"/>
          <w:w w:val="105"/>
        </w:rPr>
        <w:t xml:space="preserve"> </w:t>
      </w:r>
      <w:r>
        <w:rPr>
          <w:w w:val="105"/>
        </w:rPr>
        <w:t>examples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</w:p>
    <w:p w14:paraId="0A15DF4F" w14:textId="77777777" w:rsidR="00371D9F" w:rsidRDefault="00787276">
      <w:pPr>
        <w:pStyle w:val="BodyText"/>
        <w:spacing w:before="2" w:line="415" w:lineRule="auto"/>
        <w:ind w:right="1405"/>
        <w:jc w:val="both"/>
      </w:pPr>
      <w:r>
        <w:rPr>
          <w:rFonts w:ascii="Arial"/>
          <w:w w:val="105"/>
          <w:sz w:val="12"/>
        </w:rPr>
        <w:t xml:space="preserve">642 </w:t>
      </w:r>
      <w:r>
        <w:rPr>
          <w:w w:val="105"/>
        </w:rPr>
        <w:t>those styles.</w:t>
      </w:r>
      <w:r>
        <w:rPr>
          <w:spacing w:val="63"/>
          <w:w w:val="105"/>
        </w:rPr>
        <w:t xml:space="preserve"> </w:t>
      </w:r>
      <w:r>
        <w:rPr>
          <w:w w:val="105"/>
        </w:rPr>
        <w:t xml:space="preserve">This suggests that when creating surveys or designing stimuli, </w:t>
      </w:r>
      <w:r>
        <w:rPr>
          <w:spacing w:val="-4"/>
          <w:w w:val="105"/>
        </w:rPr>
        <w:t xml:space="preserve">we </w:t>
      </w:r>
      <w:r>
        <w:rPr>
          <w:w w:val="105"/>
        </w:rPr>
        <w:t>should keep</w:t>
      </w:r>
      <w:r>
        <w:rPr>
          <w:spacing w:val="63"/>
          <w:w w:val="105"/>
        </w:rPr>
        <w:t xml:space="preserve"> </w:t>
      </w:r>
      <w:proofErr w:type="gramStart"/>
      <w:r>
        <w:rPr>
          <w:rFonts w:ascii="Arial"/>
          <w:w w:val="105"/>
          <w:sz w:val="12"/>
        </w:rPr>
        <w:t xml:space="preserve">643 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>in</w:t>
      </w:r>
      <w:proofErr w:type="gramEnd"/>
      <w:r>
        <w:rPr>
          <w:w w:val="105"/>
        </w:rPr>
        <w:t xml:space="preserve"> mind that </w:t>
      </w:r>
      <w:r>
        <w:rPr>
          <w:spacing w:val="-4"/>
          <w:w w:val="105"/>
        </w:rPr>
        <w:t xml:space="preserve">we  </w:t>
      </w:r>
      <w:r>
        <w:rPr>
          <w:w w:val="105"/>
        </w:rPr>
        <w:t xml:space="preserve">need multiple items per group, or presumed dimension.  This is not to </w:t>
      </w:r>
      <w:r>
        <w:rPr>
          <w:spacing w:val="-3"/>
          <w:w w:val="105"/>
        </w:rPr>
        <w:t xml:space="preserve">say   </w:t>
      </w:r>
      <w:r>
        <w:rPr>
          <w:rFonts w:ascii="Arial"/>
          <w:w w:val="105"/>
          <w:sz w:val="12"/>
        </w:rPr>
        <w:t xml:space="preserve">644 </w:t>
      </w:r>
      <w:r>
        <w:rPr>
          <w:w w:val="105"/>
        </w:rPr>
        <w:t xml:space="preserve">that </w:t>
      </w:r>
      <w:r>
        <w:rPr>
          <w:spacing w:val="-4"/>
          <w:w w:val="105"/>
        </w:rPr>
        <w:t xml:space="preserve">we </w:t>
      </w:r>
      <w:r>
        <w:rPr>
          <w:w w:val="105"/>
        </w:rPr>
        <w:t xml:space="preserve">will </w:t>
      </w:r>
      <w:r>
        <w:rPr>
          <w:spacing w:val="-3"/>
          <w:w w:val="105"/>
        </w:rPr>
        <w:t xml:space="preserve">always </w:t>
      </w:r>
      <w:r>
        <w:rPr>
          <w:spacing w:val="3"/>
          <w:w w:val="105"/>
        </w:rPr>
        <w:t xml:space="preserve">be </w:t>
      </w:r>
      <w:r>
        <w:rPr>
          <w:w w:val="105"/>
        </w:rPr>
        <w:t>able to a priori predict the factor space of the solution.</w:t>
      </w:r>
      <w:r>
        <w:rPr>
          <w:spacing w:val="63"/>
          <w:w w:val="105"/>
        </w:rPr>
        <w:t xml:space="preserve"> </w:t>
      </w:r>
      <w:r>
        <w:rPr>
          <w:spacing w:val="-7"/>
          <w:w w:val="105"/>
        </w:rPr>
        <w:t>For</w:t>
      </w:r>
      <w:r>
        <w:rPr>
          <w:spacing w:val="49"/>
          <w:w w:val="105"/>
        </w:rPr>
        <w:t xml:space="preserve"> </w:t>
      </w:r>
      <w:proofErr w:type="gramStart"/>
      <w:r>
        <w:rPr>
          <w:w w:val="105"/>
        </w:rPr>
        <w:t xml:space="preserve">example,  </w:t>
      </w:r>
      <w:r>
        <w:rPr>
          <w:rFonts w:ascii="Arial"/>
          <w:w w:val="105"/>
          <w:sz w:val="12"/>
        </w:rPr>
        <w:t>645</w:t>
      </w:r>
      <w:proofErr w:type="gramEnd"/>
      <w:r>
        <w:rPr>
          <w:rFonts w:ascii="Arial"/>
          <w:w w:val="105"/>
          <w:sz w:val="12"/>
        </w:rPr>
        <w:t xml:space="preserve"> </w:t>
      </w:r>
      <w:r>
        <w:rPr>
          <w:w w:val="105"/>
        </w:rPr>
        <w:t xml:space="preserve">experiment 2 </w:t>
      </w:r>
      <w:r>
        <w:rPr>
          <w:spacing w:val="-3"/>
          <w:w w:val="105"/>
        </w:rPr>
        <w:t xml:space="preserve">may </w:t>
      </w:r>
      <w:r>
        <w:rPr>
          <w:w w:val="105"/>
        </w:rPr>
        <w:t xml:space="preserve">also </w:t>
      </w:r>
      <w:r>
        <w:rPr>
          <w:spacing w:val="-4"/>
          <w:w w:val="105"/>
        </w:rPr>
        <w:t xml:space="preserve">have </w:t>
      </w:r>
      <w:r>
        <w:rPr>
          <w:w w:val="105"/>
        </w:rPr>
        <w:t>benefitted from more minimalist or jazz examples - in a system</w:t>
      </w:r>
      <w:r>
        <w:rPr>
          <w:spacing w:val="63"/>
          <w:w w:val="105"/>
        </w:rPr>
        <w:t xml:space="preserve"> </w:t>
      </w:r>
      <w:r>
        <w:rPr>
          <w:rFonts w:ascii="Arial"/>
          <w:w w:val="105"/>
          <w:sz w:val="12"/>
        </w:rPr>
        <w:t>646</w:t>
      </w:r>
      <w:r>
        <w:rPr>
          <w:rFonts w:ascii="Arial"/>
          <w:spacing w:val="19"/>
          <w:w w:val="105"/>
          <w:sz w:val="12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which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overall</w:t>
      </w:r>
      <w:r>
        <w:rPr>
          <w:spacing w:val="12"/>
          <w:w w:val="105"/>
        </w:rPr>
        <w:t xml:space="preserve"> </w:t>
      </w:r>
      <w:r>
        <w:rPr>
          <w:w w:val="105"/>
        </w:rPr>
        <w:t>structure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obtained</w:t>
      </w:r>
      <w:r>
        <w:rPr>
          <w:spacing w:val="13"/>
          <w:w w:val="105"/>
        </w:rPr>
        <w:t xml:space="preserve"> </w:t>
      </w:r>
      <w:r>
        <w:rPr>
          <w:spacing w:val="-4"/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evaluating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stimuli</w:t>
      </w:r>
      <w:r>
        <w:rPr>
          <w:spacing w:val="13"/>
          <w:w w:val="105"/>
        </w:rPr>
        <w:t xml:space="preserve"> </w:t>
      </w:r>
      <w:r>
        <w:rPr>
          <w:w w:val="105"/>
        </w:rPr>
        <w:t>holistically,</w:t>
      </w:r>
      <w:r>
        <w:rPr>
          <w:spacing w:val="12"/>
          <w:w w:val="105"/>
        </w:rPr>
        <w:t xml:space="preserve"> </w:t>
      </w:r>
      <w:r>
        <w:rPr>
          <w:w w:val="105"/>
        </w:rPr>
        <w:t>having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</w:p>
    <w:p w14:paraId="04249CC4" w14:textId="77777777" w:rsidR="00371D9F" w:rsidRDefault="00787276">
      <w:pPr>
        <w:pStyle w:val="BodyText"/>
        <w:spacing w:before="4"/>
        <w:jc w:val="both"/>
      </w:pPr>
      <w:r>
        <w:rPr>
          <w:rFonts w:ascii="Arial"/>
          <w:w w:val="105"/>
          <w:sz w:val="12"/>
        </w:rPr>
        <w:t xml:space="preserve">647    </w:t>
      </w:r>
      <w:r>
        <w:rPr>
          <w:rFonts w:ascii="Arial"/>
          <w:spacing w:val="17"/>
          <w:w w:val="105"/>
          <w:sz w:val="12"/>
        </w:rPr>
        <w:t xml:space="preserve"> </w:t>
      </w:r>
      <w:r>
        <w:rPr>
          <w:w w:val="105"/>
        </w:rPr>
        <w:t>single</w:t>
      </w:r>
      <w:r>
        <w:rPr>
          <w:spacing w:val="11"/>
          <w:w w:val="105"/>
        </w:rPr>
        <w:t xml:space="preserve"> </w:t>
      </w:r>
      <w:proofErr w:type="gramStart"/>
      <w:r>
        <w:rPr>
          <w:w w:val="105"/>
        </w:rPr>
        <w:t>outlier</w:t>
      </w:r>
      <w:proofErr w:type="gramEnd"/>
      <w:r>
        <w:rPr>
          <w:spacing w:val="11"/>
          <w:w w:val="105"/>
        </w:rPr>
        <w:t xml:space="preserve"> </w:t>
      </w:r>
      <w:r>
        <w:rPr>
          <w:w w:val="105"/>
        </w:rPr>
        <w:t>will</w:t>
      </w:r>
      <w:r>
        <w:rPr>
          <w:spacing w:val="12"/>
          <w:w w:val="105"/>
        </w:rPr>
        <w:t xml:space="preserve"> </w:t>
      </w:r>
      <w:r>
        <w:rPr>
          <w:w w:val="105"/>
        </w:rPr>
        <w:t>necessarily</w:t>
      </w:r>
      <w:r>
        <w:rPr>
          <w:spacing w:val="11"/>
          <w:w w:val="105"/>
        </w:rPr>
        <w:t xml:space="preserve"> </w:t>
      </w:r>
      <w:r>
        <w:rPr>
          <w:w w:val="105"/>
        </w:rPr>
        <w:t>distort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space.</w:t>
      </w:r>
      <w:r>
        <w:rPr>
          <w:spacing w:val="36"/>
          <w:w w:val="105"/>
        </w:rPr>
        <w:t xml:space="preserve"> </w:t>
      </w:r>
      <w:r>
        <w:rPr>
          <w:w w:val="105"/>
        </w:rPr>
        <w:t>Either</w:t>
      </w:r>
      <w:r>
        <w:rPr>
          <w:spacing w:val="12"/>
          <w:w w:val="105"/>
        </w:rPr>
        <w:t xml:space="preserve"> </w:t>
      </w:r>
      <w:r>
        <w:rPr>
          <w:w w:val="105"/>
        </w:rPr>
        <w:t>because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an</w:t>
      </w:r>
      <w:r>
        <w:rPr>
          <w:spacing w:val="11"/>
          <w:w w:val="105"/>
        </w:rPr>
        <w:t xml:space="preserve"> </w:t>
      </w:r>
      <w:r>
        <w:rPr>
          <w:w w:val="105"/>
        </w:rPr>
        <w:t>outlier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sensory</w:t>
      </w:r>
    </w:p>
    <w:p w14:paraId="0B9EAE20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648 </w:t>
      </w:r>
      <w:r>
        <w:rPr>
          <w:w w:val="105"/>
        </w:rPr>
        <w:t>terms or because it is the only stimulus against which there is no direct reference. This in a</w:t>
      </w:r>
    </w:p>
    <w:p w14:paraId="618AA776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1F474FA8" w14:textId="77777777" w:rsidR="00371D9F" w:rsidRDefault="00787276">
      <w:pPr>
        <w:pStyle w:val="BodyText"/>
        <w:spacing w:before="239"/>
      </w:pPr>
      <w:r>
        <w:rPr>
          <w:rFonts w:ascii="Arial"/>
          <w:w w:val="105"/>
          <w:sz w:val="12"/>
        </w:rPr>
        <w:lastRenderedPageBreak/>
        <w:t xml:space="preserve">649 </w:t>
      </w:r>
      <w:r>
        <w:rPr>
          <w:w w:val="105"/>
        </w:rPr>
        <w:t>way embodies the issue described in the introduction, where we have a single dimension</w:t>
      </w:r>
    </w:p>
    <w:p w14:paraId="0DC7A831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650 </w:t>
      </w:r>
      <w:r>
        <w:rPr>
          <w:w w:val="105"/>
        </w:rPr>
        <w:t>that is noisy. This really only applies to experiment 2. The noise comes from the fact that</w:t>
      </w:r>
    </w:p>
    <w:p w14:paraId="3F8C1034" w14:textId="77777777" w:rsidR="00371D9F" w:rsidRDefault="00787276">
      <w:pPr>
        <w:pStyle w:val="BodyText"/>
        <w:spacing w:line="415" w:lineRule="auto"/>
        <w:ind w:right="1734"/>
      </w:pPr>
      <w:r>
        <w:rPr>
          <w:rFonts w:ascii="Arial"/>
          <w:w w:val="110"/>
          <w:sz w:val="12"/>
        </w:rPr>
        <w:t xml:space="preserve">651 </w:t>
      </w:r>
      <w:r>
        <w:rPr>
          <w:w w:val="110"/>
        </w:rPr>
        <w:t xml:space="preserve">participants were likely to </w:t>
      </w:r>
      <w:r>
        <w:rPr>
          <w:spacing w:val="3"/>
          <w:w w:val="110"/>
        </w:rPr>
        <w:t xml:space="preserve">be </w:t>
      </w:r>
      <w:r>
        <w:rPr>
          <w:w w:val="110"/>
        </w:rPr>
        <w:t xml:space="preserve">less familiar with </w:t>
      </w:r>
      <w:proofErr w:type="spellStart"/>
      <w:r>
        <w:rPr>
          <w:w w:val="110"/>
        </w:rPr>
        <w:t>mimalism</w:t>
      </w:r>
      <w:proofErr w:type="spellEnd"/>
      <w:r>
        <w:rPr>
          <w:w w:val="110"/>
        </w:rPr>
        <w:t xml:space="preserve"> and/or jazz than the trained </w:t>
      </w:r>
      <w:r>
        <w:rPr>
          <w:rFonts w:ascii="Arial"/>
          <w:w w:val="110"/>
          <w:sz w:val="12"/>
        </w:rPr>
        <w:t>652</w:t>
      </w:r>
      <w:r>
        <w:rPr>
          <w:rFonts w:ascii="Arial"/>
          <w:spacing w:val="10"/>
          <w:w w:val="110"/>
          <w:sz w:val="12"/>
        </w:rPr>
        <w:t xml:space="preserve"> </w:t>
      </w:r>
      <w:r>
        <w:rPr>
          <w:w w:val="110"/>
        </w:rPr>
        <w:t xml:space="preserve">musicians who took the QS, but the reason the results are overall robust to that noise is </w:t>
      </w:r>
      <w:r>
        <w:rPr>
          <w:rFonts w:ascii="Arial"/>
          <w:w w:val="110"/>
          <w:sz w:val="12"/>
        </w:rPr>
        <w:t xml:space="preserve">653 </w:t>
      </w:r>
      <w:r>
        <w:rPr>
          <w:w w:val="110"/>
        </w:rPr>
        <w:t xml:space="preserve">that the participants were not asked to rate the excerpts on </w:t>
      </w:r>
      <w:r>
        <w:rPr>
          <w:spacing w:val="-3"/>
          <w:w w:val="110"/>
        </w:rPr>
        <w:t xml:space="preserve">any </w:t>
      </w:r>
      <w:r>
        <w:rPr>
          <w:w w:val="110"/>
        </w:rPr>
        <w:t xml:space="preserve">explicit dimensions or </w:t>
      </w:r>
      <w:r>
        <w:rPr>
          <w:rFonts w:ascii="Arial"/>
          <w:w w:val="110"/>
          <w:sz w:val="12"/>
        </w:rPr>
        <w:t>654</w:t>
      </w:r>
      <w:r>
        <w:rPr>
          <w:rFonts w:ascii="Arial"/>
          <w:spacing w:val="13"/>
          <w:w w:val="110"/>
          <w:sz w:val="12"/>
        </w:rPr>
        <w:t xml:space="preserve"> </w:t>
      </w:r>
      <w:r>
        <w:rPr>
          <w:w w:val="110"/>
        </w:rPr>
        <w:t>qualities.</w:t>
      </w:r>
    </w:p>
    <w:p w14:paraId="7B5681C4" w14:textId="77777777" w:rsidR="00371D9F" w:rsidRDefault="00371D9F">
      <w:pPr>
        <w:pStyle w:val="BodyText"/>
        <w:spacing w:before="1"/>
        <w:ind w:left="0"/>
        <w:rPr>
          <w:sz w:val="29"/>
        </w:rPr>
      </w:pPr>
    </w:p>
    <w:p w14:paraId="40BD251A" w14:textId="77777777" w:rsidR="00371D9F" w:rsidRDefault="00787276">
      <w:pPr>
        <w:pStyle w:val="Heading3"/>
      </w:pPr>
      <w:r>
        <w:rPr>
          <w:rFonts w:ascii="Arial"/>
          <w:b w:val="0"/>
          <w:w w:val="110"/>
          <w:sz w:val="12"/>
        </w:rPr>
        <w:t>655</w:t>
      </w:r>
      <w:bookmarkStart w:id="193" w:name="Limitations_&amp;_future_directions"/>
      <w:bookmarkEnd w:id="193"/>
      <w:r>
        <w:rPr>
          <w:rFonts w:ascii="Arial"/>
          <w:b w:val="0"/>
          <w:w w:val="110"/>
          <w:sz w:val="12"/>
        </w:rPr>
        <w:t xml:space="preserve"> </w:t>
      </w:r>
      <w:r>
        <w:rPr>
          <w:w w:val="110"/>
        </w:rPr>
        <w:t>Limitations &amp; future directions</w:t>
      </w:r>
    </w:p>
    <w:p w14:paraId="33453BAD" w14:textId="77777777" w:rsidR="00371D9F" w:rsidRDefault="00371D9F">
      <w:pPr>
        <w:pStyle w:val="BodyText"/>
        <w:spacing w:before="11"/>
        <w:ind w:left="0"/>
        <w:rPr>
          <w:b/>
          <w:sz w:val="29"/>
        </w:rPr>
      </w:pPr>
    </w:p>
    <w:p w14:paraId="020F1E8A" w14:textId="77777777" w:rsidR="00371D9F" w:rsidRDefault="00787276">
      <w:pPr>
        <w:pStyle w:val="BodyText"/>
        <w:tabs>
          <w:tab w:val="left" w:pos="1075"/>
        </w:tabs>
        <w:spacing w:before="145" w:line="415" w:lineRule="auto"/>
        <w:ind w:right="1584"/>
      </w:pPr>
      <w:r>
        <w:rPr>
          <w:rFonts w:ascii="Arial"/>
          <w:w w:val="110"/>
          <w:sz w:val="12"/>
        </w:rPr>
        <w:t>656</w:t>
      </w:r>
      <w:r>
        <w:rPr>
          <w:rFonts w:ascii="Arial"/>
          <w:w w:val="110"/>
          <w:sz w:val="12"/>
        </w:rPr>
        <w:tab/>
      </w:r>
      <w:r>
        <w:rPr>
          <w:w w:val="110"/>
        </w:rPr>
        <w:t>Although</w:t>
      </w:r>
      <w:r>
        <w:rPr>
          <w:spacing w:val="-24"/>
          <w:w w:val="110"/>
        </w:rPr>
        <w:t xml:space="preserve"> </w:t>
      </w:r>
      <w:r>
        <w:rPr>
          <w:spacing w:val="-4"/>
          <w:w w:val="110"/>
        </w:rPr>
        <w:t>we</w:t>
      </w:r>
      <w:r>
        <w:rPr>
          <w:spacing w:val="-24"/>
          <w:w w:val="110"/>
        </w:rPr>
        <w:t xml:space="preserve"> </w:t>
      </w:r>
      <w:r>
        <w:rPr>
          <w:w w:val="110"/>
        </w:rPr>
        <w:t>evaluate</w:t>
      </w:r>
      <w:r>
        <w:rPr>
          <w:spacing w:val="-23"/>
          <w:w w:val="110"/>
        </w:rPr>
        <w:t xml:space="preserve"> </w:t>
      </w:r>
      <w:r>
        <w:rPr>
          <w:w w:val="110"/>
        </w:rPr>
        <w:t>the</w:t>
      </w:r>
      <w:r>
        <w:rPr>
          <w:spacing w:val="-24"/>
          <w:w w:val="110"/>
        </w:rPr>
        <w:t xml:space="preserve"> </w:t>
      </w:r>
      <w:r>
        <w:rPr>
          <w:w w:val="110"/>
        </w:rPr>
        <w:t>scores</w:t>
      </w:r>
      <w:r>
        <w:rPr>
          <w:spacing w:val="-24"/>
          <w:w w:val="110"/>
        </w:rPr>
        <w:t xml:space="preserve"> </w:t>
      </w:r>
      <w:r>
        <w:rPr>
          <w:w w:val="110"/>
        </w:rPr>
        <w:t>and</w:t>
      </w:r>
      <w:r>
        <w:rPr>
          <w:spacing w:val="-23"/>
          <w:w w:val="110"/>
        </w:rPr>
        <w:t xml:space="preserve"> </w:t>
      </w:r>
      <w:r>
        <w:rPr>
          <w:w w:val="110"/>
        </w:rPr>
        <w:t>ratings</w:t>
      </w:r>
      <w:r>
        <w:rPr>
          <w:spacing w:val="-24"/>
          <w:w w:val="110"/>
        </w:rPr>
        <w:t xml:space="preserve"> </w:t>
      </w:r>
      <w:r>
        <w:rPr>
          <w:w w:val="110"/>
        </w:rPr>
        <w:t>of</w:t>
      </w:r>
      <w:r>
        <w:rPr>
          <w:spacing w:val="-24"/>
          <w:w w:val="110"/>
        </w:rPr>
        <w:t xml:space="preserve"> </w:t>
      </w:r>
      <w:r>
        <w:rPr>
          <w:w w:val="110"/>
        </w:rPr>
        <w:t>participants</w:t>
      </w:r>
      <w:r>
        <w:rPr>
          <w:spacing w:val="-23"/>
          <w:w w:val="110"/>
        </w:rPr>
        <w:t xml:space="preserve"> </w:t>
      </w:r>
      <w:r>
        <w:rPr>
          <w:w w:val="110"/>
        </w:rPr>
        <w:t>from</w:t>
      </w:r>
      <w:r>
        <w:rPr>
          <w:spacing w:val="-24"/>
          <w:w w:val="110"/>
        </w:rPr>
        <w:t xml:space="preserve"> </w:t>
      </w:r>
      <w:r>
        <w:rPr>
          <w:w w:val="110"/>
        </w:rPr>
        <w:t>different</w:t>
      </w:r>
      <w:r>
        <w:rPr>
          <w:spacing w:val="-23"/>
          <w:w w:val="110"/>
        </w:rPr>
        <w:t xml:space="preserve"> </w:t>
      </w:r>
      <w:r>
        <w:rPr>
          <w:w w:val="110"/>
        </w:rPr>
        <w:t xml:space="preserve">countries, </w:t>
      </w:r>
      <w:r>
        <w:rPr>
          <w:rFonts w:ascii="Arial"/>
          <w:w w:val="110"/>
          <w:sz w:val="12"/>
        </w:rPr>
        <w:t xml:space="preserve">657 </w:t>
      </w:r>
      <w:r>
        <w:rPr>
          <w:spacing w:val="-4"/>
          <w:w w:val="110"/>
        </w:rPr>
        <w:t xml:space="preserve">we </w:t>
      </w:r>
      <w:r>
        <w:rPr>
          <w:w w:val="110"/>
        </w:rPr>
        <w:t xml:space="preserve">recognize that the issue of multiculturality is not addressed to a significant degree in </w:t>
      </w:r>
      <w:r>
        <w:rPr>
          <w:rFonts w:ascii="Arial"/>
          <w:w w:val="110"/>
          <w:sz w:val="12"/>
        </w:rPr>
        <w:t xml:space="preserve">658 </w:t>
      </w:r>
      <w:r>
        <w:rPr>
          <w:w w:val="110"/>
        </w:rPr>
        <w:t xml:space="preserve">this </w:t>
      </w:r>
      <w:r>
        <w:rPr>
          <w:spacing w:val="-4"/>
          <w:w w:val="110"/>
        </w:rPr>
        <w:t xml:space="preserve">study. </w:t>
      </w:r>
      <w:r>
        <w:rPr>
          <w:w w:val="110"/>
        </w:rPr>
        <w:t xml:space="preserve">The sample </w:t>
      </w:r>
      <w:r>
        <w:rPr>
          <w:spacing w:val="-3"/>
          <w:w w:val="110"/>
        </w:rPr>
        <w:t xml:space="preserve">was </w:t>
      </w:r>
      <w:r>
        <w:rPr>
          <w:w w:val="110"/>
        </w:rPr>
        <w:t xml:space="preserve">still largely students, and </w:t>
      </w:r>
      <w:r>
        <w:rPr>
          <w:spacing w:val="-4"/>
          <w:w w:val="110"/>
        </w:rPr>
        <w:t xml:space="preserve">France </w:t>
      </w:r>
      <w:r>
        <w:rPr>
          <w:w w:val="110"/>
        </w:rPr>
        <w:t xml:space="preserve">and the United States share </w:t>
      </w:r>
      <w:r>
        <w:rPr>
          <w:rFonts w:ascii="Arial"/>
          <w:w w:val="110"/>
          <w:sz w:val="12"/>
        </w:rPr>
        <w:t>659</w:t>
      </w:r>
      <w:r>
        <w:rPr>
          <w:rFonts w:ascii="Arial"/>
          <w:spacing w:val="3"/>
          <w:w w:val="110"/>
          <w:sz w:val="12"/>
        </w:rPr>
        <w:t xml:space="preserve"> </w:t>
      </w:r>
      <w:r>
        <w:rPr>
          <w:w w:val="110"/>
        </w:rPr>
        <w:t xml:space="preserve">similar musical cultures. </w:t>
      </w:r>
      <w:r>
        <w:rPr>
          <w:spacing w:val="-10"/>
          <w:w w:val="110"/>
        </w:rPr>
        <w:t xml:space="preserve">To </w:t>
      </w:r>
      <w:r>
        <w:rPr>
          <w:w w:val="110"/>
        </w:rPr>
        <w:t xml:space="preserve">truly address this question, it would </w:t>
      </w:r>
      <w:r>
        <w:rPr>
          <w:spacing w:val="3"/>
          <w:w w:val="110"/>
        </w:rPr>
        <w:t xml:space="preserve">be </w:t>
      </w:r>
      <w:r>
        <w:rPr>
          <w:w w:val="110"/>
        </w:rPr>
        <w:t>very interesting to</w:t>
      </w:r>
    </w:p>
    <w:p w14:paraId="19133A93" w14:textId="77777777" w:rsidR="00371D9F" w:rsidRDefault="00787276">
      <w:pPr>
        <w:pStyle w:val="BodyText"/>
        <w:spacing w:before="3"/>
      </w:pPr>
      <w:r>
        <w:rPr>
          <w:rFonts w:ascii="Arial"/>
          <w:w w:val="105"/>
          <w:sz w:val="12"/>
        </w:rPr>
        <w:t xml:space="preserve">660 </w:t>
      </w:r>
      <w:r>
        <w:rPr>
          <w:w w:val="105"/>
        </w:rPr>
        <w:t>include participants from multiple, contrasting musical cultures, with languages that are</w:t>
      </w:r>
    </w:p>
    <w:p w14:paraId="11BAD3DA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661 </w:t>
      </w:r>
      <w:r>
        <w:rPr>
          <w:w w:val="105"/>
        </w:rPr>
        <w:t>more distinct than English and French. This presents new problems, however, as the</w:t>
      </w:r>
    </w:p>
    <w:p w14:paraId="475E1063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662 </w:t>
      </w:r>
      <w:r>
        <w:rPr>
          <w:w w:val="105"/>
        </w:rPr>
        <w:t>specific musical qualities included in the surveys may not all apply to or translate well to</w:t>
      </w:r>
    </w:p>
    <w:p w14:paraId="7EA776A9" w14:textId="77777777" w:rsidR="00371D9F" w:rsidRDefault="00787276">
      <w:pPr>
        <w:pStyle w:val="BodyText"/>
        <w:spacing w:before="203"/>
      </w:pPr>
      <w:r>
        <w:rPr>
          <w:rFonts w:ascii="Arial"/>
          <w:w w:val="105"/>
          <w:sz w:val="12"/>
        </w:rPr>
        <w:t xml:space="preserve">663 </w:t>
      </w:r>
      <w:r>
        <w:rPr>
          <w:w w:val="105"/>
        </w:rPr>
        <w:t>other musical cultures. Harmony, for example, is a concept that is developed to a</w:t>
      </w:r>
    </w:p>
    <w:p w14:paraId="79802348" w14:textId="77777777" w:rsidR="00371D9F" w:rsidRDefault="00787276">
      <w:pPr>
        <w:pStyle w:val="BodyText"/>
        <w:spacing w:line="415" w:lineRule="auto"/>
        <w:ind w:right="1597"/>
      </w:pPr>
      <w:r>
        <w:rPr>
          <w:rFonts w:ascii="Arial"/>
          <w:w w:val="105"/>
          <w:sz w:val="12"/>
        </w:rPr>
        <w:t xml:space="preserve">664     </w:t>
      </w:r>
      <w:r>
        <w:rPr>
          <w:w w:val="105"/>
        </w:rPr>
        <w:t xml:space="preserve">significant degree in western music, but melody or rhythm </w:t>
      </w:r>
      <w:r>
        <w:rPr>
          <w:spacing w:val="-3"/>
          <w:w w:val="105"/>
        </w:rPr>
        <w:t xml:space="preserve">may </w:t>
      </w:r>
      <w:r>
        <w:rPr>
          <w:spacing w:val="3"/>
          <w:w w:val="105"/>
        </w:rPr>
        <w:t xml:space="preserve">be </w:t>
      </w:r>
      <w:r>
        <w:rPr>
          <w:w w:val="105"/>
        </w:rPr>
        <w:t xml:space="preserve">the fundamental focus   </w:t>
      </w:r>
      <w:r>
        <w:rPr>
          <w:rFonts w:ascii="Arial"/>
          <w:w w:val="105"/>
          <w:sz w:val="12"/>
        </w:rPr>
        <w:t>665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 xml:space="preserve">of other musical cultures (cite </w:t>
      </w:r>
      <w:proofErr w:type="spellStart"/>
      <w:r>
        <w:rPr>
          <w:w w:val="105"/>
        </w:rPr>
        <w:t>patel</w:t>
      </w:r>
      <w:proofErr w:type="spellEnd"/>
      <w:r>
        <w:rPr>
          <w:w w:val="105"/>
        </w:rPr>
        <w:t xml:space="preserve"> here?  I forget.).  Another question that fell beyond the   </w:t>
      </w:r>
      <w:r>
        <w:rPr>
          <w:rFonts w:ascii="Arial"/>
          <w:w w:val="105"/>
          <w:sz w:val="12"/>
        </w:rPr>
        <w:t xml:space="preserve">666 </w:t>
      </w:r>
      <w:r>
        <w:rPr>
          <w:w w:val="105"/>
        </w:rPr>
        <w:t>scope of this study is the concept of semantic drift between languages.</w:t>
      </w:r>
      <w:r>
        <w:rPr>
          <w:spacing w:val="63"/>
          <w:w w:val="105"/>
        </w:rPr>
        <w:t xml:space="preserve"> </w:t>
      </w:r>
      <w:r>
        <w:rPr>
          <w:w w:val="105"/>
        </w:rPr>
        <w:t>Although illustrated</w:t>
      </w:r>
      <w:r>
        <w:rPr>
          <w:spacing w:val="63"/>
          <w:w w:val="105"/>
        </w:rPr>
        <w:t xml:space="preserve"> </w:t>
      </w:r>
      <w:r>
        <w:rPr>
          <w:rFonts w:ascii="Arial"/>
          <w:w w:val="105"/>
          <w:sz w:val="12"/>
        </w:rPr>
        <w:t>667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 xml:space="preserve">in Figure </w:t>
      </w:r>
      <w:hyperlink w:anchor="_bookmark10" w:history="1">
        <w:r>
          <w:rPr>
            <w:w w:val="105"/>
          </w:rPr>
          <w:t>11</w:t>
        </w:r>
      </w:hyperlink>
      <w:r>
        <w:rPr>
          <w:w w:val="105"/>
        </w:rPr>
        <w:t xml:space="preserve">, the source of the differences between </w:t>
      </w:r>
      <w:r>
        <w:rPr>
          <w:spacing w:val="-5"/>
          <w:w w:val="105"/>
        </w:rPr>
        <w:t xml:space="preserve">French </w:t>
      </w:r>
      <w:r>
        <w:rPr>
          <w:w w:val="105"/>
        </w:rPr>
        <w:t xml:space="preserve">and American participants is </w:t>
      </w:r>
      <w:proofErr w:type="gramStart"/>
      <w:r>
        <w:rPr>
          <w:w w:val="105"/>
        </w:rPr>
        <w:t xml:space="preserve">not  </w:t>
      </w:r>
      <w:r>
        <w:rPr>
          <w:rFonts w:ascii="Arial"/>
          <w:w w:val="105"/>
          <w:sz w:val="12"/>
        </w:rPr>
        <w:t>668</w:t>
      </w:r>
      <w:proofErr w:type="gramEnd"/>
      <w:r>
        <w:rPr>
          <w:rFonts w:ascii="Arial"/>
          <w:w w:val="105"/>
          <w:sz w:val="12"/>
        </w:rPr>
        <w:t xml:space="preserve"> </w:t>
      </w:r>
      <w:r>
        <w:rPr>
          <w:w w:val="105"/>
        </w:rPr>
        <w:t>entirely clear.</w:t>
      </w:r>
      <w:r>
        <w:rPr>
          <w:spacing w:val="63"/>
          <w:w w:val="105"/>
        </w:rPr>
        <w:t xml:space="preserve"> </w:t>
      </w:r>
      <w:r>
        <w:rPr>
          <w:spacing w:val="-10"/>
          <w:w w:val="105"/>
        </w:rPr>
        <w:t xml:space="preserve">We </w:t>
      </w:r>
      <w:r>
        <w:rPr>
          <w:spacing w:val="-3"/>
          <w:w w:val="105"/>
        </w:rPr>
        <w:t xml:space="preserve">humbly </w:t>
      </w:r>
      <w:r>
        <w:rPr>
          <w:w w:val="105"/>
        </w:rPr>
        <w:t xml:space="preserve">hazard to guess that some of the sources of the difference include </w:t>
      </w:r>
      <w:r>
        <w:rPr>
          <w:rFonts w:ascii="Arial"/>
          <w:w w:val="105"/>
          <w:sz w:val="12"/>
        </w:rPr>
        <w:t>669</w:t>
      </w:r>
      <w:r>
        <w:rPr>
          <w:rFonts w:ascii="Arial"/>
          <w:spacing w:val="20"/>
          <w:w w:val="105"/>
          <w:sz w:val="12"/>
        </w:rPr>
        <w:t xml:space="preserve"> </w:t>
      </w:r>
      <w:r>
        <w:rPr>
          <w:w w:val="105"/>
        </w:rPr>
        <w:t>aspects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perception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extend</w:t>
      </w:r>
      <w:r>
        <w:rPr>
          <w:spacing w:val="12"/>
          <w:w w:val="105"/>
        </w:rPr>
        <w:t xml:space="preserve"> </w:t>
      </w:r>
      <w:r>
        <w:rPr>
          <w:w w:val="105"/>
        </w:rPr>
        <w:t>beyond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musical.</w:t>
      </w:r>
      <w:r>
        <w:rPr>
          <w:spacing w:val="39"/>
          <w:w w:val="105"/>
        </w:rPr>
        <w:t xml:space="preserve"> </w:t>
      </w:r>
      <w:r>
        <w:rPr>
          <w:w w:val="105"/>
        </w:rPr>
        <w:t>These</w:t>
      </w:r>
      <w:r>
        <w:rPr>
          <w:spacing w:val="12"/>
          <w:w w:val="105"/>
        </w:rPr>
        <w:t xml:space="preserve"> </w:t>
      </w:r>
      <w:r>
        <w:rPr>
          <w:w w:val="105"/>
        </w:rPr>
        <w:t>could</w:t>
      </w:r>
      <w:r>
        <w:rPr>
          <w:spacing w:val="13"/>
          <w:w w:val="105"/>
        </w:rPr>
        <w:t xml:space="preserve"> </w:t>
      </w:r>
      <w:r>
        <w:rPr>
          <w:spacing w:val="3"/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linguistic</w:t>
      </w:r>
      <w:r>
        <w:rPr>
          <w:spacing w:val="12"/>
          <w:w w:val="105"/>
        </w:rPr>
        <w:t xml:space="preserve"> </w:t>
      </w:r>
      <w:r>
        <w:rPr>
          <w:w w:val="105"/>
        </w:rPr>
        <w:t>sources,</w:t>
      </w:r>
    </w:p>
    <w:p w14:paraId="43D684F5" w14:textId="77777777" w:rsidR="00371D9F" w:rsidRDefault="00787276">
      <w:pPr>
        <w:pStyle w:val="BodyText"/>
        <w:spacing w:before="4" w:line="415" w:lineRule="auto"/>
        <w:ind w:right="1555"/>
        <w:jc w:val="both"/>
      </w:pPr>
      <w:r>
        <w:rPr>
          <w:rFonts w:ascii="Arial"/>
          <w:w w:val="105"/>
          <w:sz w:val="12"/>
        </w:rPr>
        <w:t xml:space="preserve">670 </w:t>
      </w:r>
      <w:r>
        <w:rPr>
          <w:w w:val="105"/>
        </w:rPr>
        <w:t>such as the physical characteristics of the words themselves, the cultural associations with</w:t>
      </w:r>
      <w:r>
        <w:rPr>
          <w:spacing w:val="63"/>
          <w:w w:val="105"/>
        </w:rPr>
        <w:t xml:space="preserve"> </w:t>
      </w:r>
      <w:r>
        <w:rPr>
          <w:rFonts w:ascii="Arial"/>
          <w:w w:val="105"/>
          <w:sz w:val="12"/>
        </w:rPr>
        <w:t xml:space="preserve">671 </w:t>
      </w:r>
      <w:r>
        <w:rPr>
          <w:w w:val="105"/>
        </w:rPr>
        <w:t>the words, or the frequency of use in either language.</w:t>
      </w:r>
      <w:r>
        <w:rPr>
          <w:spacing w:val="63"/>
          <w:w w:val="105"/>
        </w:rPr>
        <w:t xml:space="preserve"> </w:t>
      </w:r>
      <w:r>
        <w:rPr>
          <w:w w:val="105"/>
        </w:rPr>
        <w:t>Diving more into those questions of</w:t>
      </w:r>
      <w:r>
        <w:rPr>
          <w:spacing w:val="63"/>
          <w:w w:val="105"/>
        </w:rPr>
        <w:t xml:space="preserve"> </w:t>
      </w:r>
      <w:r>
        <w:rPr>
          <w:rFonts w:ascii="Arial"/>
          <w:w w:val="105"/>
          <w:sz w:val="12"/>
        </w:rPr>
        <w:t>672</w:t>
      </w:r>
      <w:r>
        <w:rPr>
          <w:rFonts w:ascii="Arial"/>
          <w:spacing w:val="19"/>
          <w:w w:val="105"/>
          <w:sz w:val="12"/>
        </w:rPr>
        <w:t xml:space="preserve"> </w:t>
      </w:r>
      <w:r>
        <w:rPr>
          <w:w w:val="105"/>
        </w:rPr>
        <w:t>linguistics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semantic</w:t>
      </w:r>
      <w:r>
        <w:rPr>
          <w:spacing w:val="13"/>
          <w:w w:val="105"/>
        </w:rPr>
        <w:t xml:space="preserve"> </w:t>
      </w:r>
      <w:r>
        <w:rPr>
          <w:w w:val="105"/>
        </w:rPr>
        <w:t>drift</w:t>
      </w:r>
      <w:r>
        <w:rPr>
          <w:spacing w:val="12"/>
          <w:w w:val="105"/>
        </w:rPr>
        <w:t xml:space="preserve"> </w:t>
      </w:r>
      <w:r>
        <w:rPr>
          <w:w w:val="105"/>
        </w:rPr>
        <w:t>between</w:t>
      </w:r>
      <w:r>
        <w:rPr>
          <w:spacing w:val="13"/>
          <w:w w:val="105"/>
        </w:rPr>
        <w:t xml:space="preserve"> </w:t>
      </w:r>
      <w:r>
        <w:rPr>
          <w:w w:val="105"/>
        </w:rPr>
        <w:t>languages</w:t>
      </w:r>
      <w:r>
        <w:rPr>
          <w:spacing w:val="12"/>
          <w:w w:val="105"/>
        </w:rPr>
        <w:t xml:space="preserve"> </w:t>
      </w:r>
      <w:r>
        <w:rPr>
          <w:w w:val="105"/>
        </w:rPr>
        <w:t>would</w:t>
      </w:r>
      <w:r>
        <w:rPr>
          <w:spacing w:val="12"/>
          <w:w w:val="105"/>
        </w:rPr>
        <w:t xml:space="preserve"> </w:t>
      </w:r>
      <w:r>
        <w:rPr>
          <w:spacing w:val="3"/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fascinating</w:t>
      </w:r>
      <w:r>
        <w:rPr>
          <w:spacing w:val="13"/>
          <w:w w:val="105"/>
        </w:rPr>
        <w:t xml:space="preserve"> </w:t>
      </w:r>
      <w:r>
        <w:rPr>
          <w:w w:val="105"/>
        </w:rPr>
        <w:t>future</w:t>
      </w:r>
      <w:r>
        <w:rPr>
          <w:spacing w:val="12"/>
          <w:w w:val="105"/>
        </w:rPr>
        <w:t xml:space="preserve"> </w:t>
      </w:r>
      <w:r>
        <w:rPr>
          <w:spacing w:val="-4"/>
          <w:w w:val="105"/>
        </w:rPr>
        <w:t>study.</w:t>
      </w:r>
    </w:p>
    <w:p w14:paraId="17B771F7" w14:textId="77777777" w:rsidR="00371D9F" w:rsidRDefault="00787276">
      <w:pPr>
        <w:pStyle w:val="BodyText"/>
        <w:spacing w:before="2"/>
        <w:jc w:val="both"/>
      </w:pPr>
      <w:r>
        <w:rPr>
          <w:rFonts w:ascii="Arial"/>
          <w:w w:val="105"/>
          <w:sz w:val="12"/>
        </w:rPr>
        <w:t xml:space="preserve">673 </w:t>
      </w:r>
      <w:r>
        <w:rPr>
          <w:w w:val="105"/>
        </w:rPr>
        <w:t>Another interesting study would be to repeat this study using adjectives from specific</w:t>
      </w:r>
    </w:p>
    <w:p w14:paraId="739BC4BA" w14:textId="77777777" w:rsidR="00371D9F" w:rsidRDefault="00787276">
      <w:pPr>
        <w:pStyle w:val="BodyText"/>
        <w:jc w:val="both"/>
      </w:pPr>
      <w:r>
        <w:rPr>
          <w:rFonts w:ascii="Arial"/>
          <w:w w:val="105"/>
          <w:sz w:val="12"/>
        </w:rPr>
        <w:t xml:space="preserve">674 </w:t>
      </w:r>
      <w:r>
        <w:rPr>
          <w:w w:val="105"/>
        </w:rPr>
        <w:t>domains or that that avoid explicit emotional or musical content, to see how music maps</w:t>
      </w:r>
    </w:p>
    <w:p w14:paraId="39D71605" w14:textId="77777777" w:rsidR="00371D9F" w:rsidRDefault="00371D9F">
      <w:pPr>
        <w:jc w:val="both"/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0B74A0CD" w14:textId="77777777" w:rsidR="00371D9F" w:rsidRDefault="00787276">
      <w:pPr>
        <w:pStyle w:val="BodyText"/>
        <w:spacing w:before="239"/>
        <w:jc w:val="both"/>
      </w:pPr>
      <w:r>
        <w:rPr>
          <w:rFonts w:ascii="Arial" w:hAnsi="Arial"/>
          <w:sz w:val="12"/>
        </w:rPr>
        <w:lastRenderedPageBreak/>
        <w:t xml:space="preserve">675 </w:t>
      </w:r>
      <w:r>
        <w:t>onto different sensory spaces. For example, ‘moist,’ ‘slimy,’ ‘dry,’ ‘puckered,’ ‘smooth.’</w:t>
      </w:r>
    </w:p>
    <w:p w14:paraId="144989EE" w14:textId="77777777" w:rsidR="00371D9F" w:rsidRDefault="00787276">
      <w:pPr>
        <w:pStyle w:val="BodyText"/>
        <w:spacing w:line="415" w:lineRule="auto"/>
        <w:ind w:right="1506"/>
        <w:jc w:val="both"/>
      </w:pPr>
      <w:r>
        <w:rPr>
          <w:rFonts w:ascii="Arial"/>
          <w:w w:val="105"/>
          <w:sz w:val="12"/>
        </w:rPr>
        <w:t xml:space="preserve">676 </w:t>
      </w:r>
      <w:r>
        <w:rPr>
          <w:w w:val="105"/>
        </w:rPr>
        <w:t xml:space="preserve">Although some of these adjectives </w:t>
      </w:r>
      <w:r>
        <w:rPr>
          <w:spacing w:val="-3"/>
          <w:w w:val="105"/>
        </w:rPr>
        <w:t xml:space="preserve">may </w:t>
      </w:r>
      <w:r>
        <w:rPr>
          <w:w w:val="105"/>
        </w:rPr>
        <w:t>carry musical weight, in the context of other words</w:t>
      </w:r>
      <w:r>
        <w:rPr>
          <w:spacing w:val="63"/>
          <w:w w:val="105"/>
        </w:rPr>
        <w:t xml:space="preserve"> </w:t>
      </w:r>
      <w:r>
        <w:rPr>
          <w:rFonts w:ascii="Arial"/>
          <w:w w:val="105"/>
          <w:sz w:val="12"/>
        </w:rPr>
        <w:t>677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 xml:space="preserve">that all relate to haptic sensation, it </w:t>
      </w:r>
      <w:proofErr w:type="gramStart"/>
      <w:r>
        <w:rPr>
          <w:spacing w:val="-3"/>
          <w:w w:val="105"/>
        </w:rPr>
        <w:t xml:space="preserve">may  </w:t>
      </w:r>
      <w:r>
        <w:rPr>
          <w:w w:val="105"/>
        </w:rPr>
        <w:t>provide</w:t>
      </w:r>
      <w:proofErr w:type="gramEnd"/>
      <w:r>
        <w:rPr>
          <w:w w:val="105"/>
        </w:rPr>
        <w:t xml:space="preserve"> some interesting feedback regarding </w:t>
      </w:r>
      <w:r>
        <w:rPr>
          <w:spacing w:val="-3"/>
          <w:w w:val="105"/>
        </w:rPr>
        <w:t xml:space="preserve">how  </w:t>
      </w:r>
      <w:r>
        <w:rPr>
          <w:rFonts w:ascii="Arial"/>
          <w:w w:val="105"/>
          <w:sz w:val="12"/>
        </w:rPr>
        <w:t>678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 xml:space="preserve">the music maps into other sensory domains.  </w:t>
      </w:r>
      <w:r>
        <w:rPr>
          <w:spacing w:val="-3"/>
          <w:w w:val="105"/>
        </w:rPr>
        <w:t xml:space="preserve">Finally, </w:t>
      </w:r>
      <w:r>
        <w:rPr>
          <w:w w:val="105"/>
        </w:rPr>
        <w:t xml:space="preserve">using these studies </w:t>
      </w:r>
      <w:r>
        <w:rPr>
          <w:spacing w:val="-3"/>
          <w:w w:val="105"/>
        </w:rPr>
        <w:t xml:space="preserve">may </w:t>
      </w:r>
      <w:r>
        <w:rPr>
          <w:w w:val="105"/>
        </w:rPr>
        <w:t xml:space="preserve">provide </w:t>
      </w:r>
      <w:proofErr w:type="gramStart"/>
      <w:r>
        <w:rPr>
          <w:w w:val="105"/>
        </w:rPr>
        <w:t xml:space="preserve">pilot  </w:t>
      </w:r>
      <w:r>
        <w:rPr>
          <w:rFonts w:ascii="Arial"/>
          <w:w w:val="105"/>
          <w:sz w:val="12"/>
        </w:rPr>
        <w:t>679</w:t>
      </w:r>
      <w:proofErr w:type="gramEnd"/>
      <w:r>
        <w:rPr>
          <w:rFonts w:ascii="Arial"/>
          <w:spacing w:val="9"/>
          <w:w w:val="105"/>
          <w:sz w:val="12"/>
        </w:rPr>
        <w:t xml:space="preserve"> </w:t>
      </w:r>
      <w:r>
        <w:rPr>
          <w:w w:val="105"/>
        </w:rPr>
        <w:t>work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5"/>
          <w:w w:val="105"/>
        </w:rPr>
        <w:t>way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which</w:t>
      </w:r>
      <w:r>
        <w:rPr>
          <w:spacing w:val="11"/>
          <w:w w:val="105"/>
        </w:rPr>
        <w:t xml:space="preserve"> </w:t>
      </w:r>
      <w:r>
        <w:rPr>
          <w:w w:val="105"/>
        </w:rPr>
        <w:t>people</w:t>
      </w:r>
      <w:r>
        <w:rPr>
          <w:spacing w:val="12"/>
          <w:w w:val="105"/>
        </w:rPr>
        <w:t xml:space="preserve"> </w:t>
      </w:r>
      <w:r>
        <w:rPr>
          <w:w w:val="105"/>
        </w:rPr>
        <w:t>without</w:t>
      </w:r>
      <w:r>
        <w:rPr>
          <w:spacing w:val="12"/>
          <w:w w:val="105"/>
        </w:rPr>
        <w:t xml:space="preserve"> </w:t>
      </w:r>
      <w:r>
        <w:rPr>
          <w:w w:val="105"/>
        </w:rPr>
        <w:t>language</w:t>
      </w:r>
      <w:r>
        <w:rPr>
          <w:spacing w:val="11"/>
          <w:w w:val="105"/>
        </w:rPr>
        <w:t xml:space="preserve"> </w:t>
      </w:r>
      <w:r>
        <w:rPr>
          <w:w w:val="105"/>
        </w:rPr>
        <w:t>react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music,</w:t>
      </w:r>
      <w:r>
        <w:rPr>
          <w:spacing w:val="12"/>
          <w:w w:val="105"/>
        </w:rPr>
        <w:t xml:space="preserve"> </w:t>
      </w:r>
      <w:r>
        <w:rPr>
          <w:w w:val="105"/>
        </w:rPr>
        <w:t>nonverbal</w:t>
      </w:r>
      <w:r>
        <w:rPr>
          <w:spacing w:val="12"/>
          <w:w w:val="105"/>
        </w:rPr>
        <w:t xml:space="preserve"> </w:t>
      </w:r>
      <w:r>
        <w:rPr>
          <w:w w:val="105"/>
        </w:rPr>
        <w:t>autistic</w:t>
      </w:r>
    </w:p>
    <w:p w14:paraId="643D1E70" w14:textId="77777777" w:rsidR="00371D9F" w:rsidRDefault="00787276">
      <w:pPr>
        <w:pStyle w:val="BodyText"/>
        <w:spacing w:before="3"/>
        <w:jc w:val="both"/>
      </w:pPr>
      <w:r>
        <w:rPr>
          <w:rFonts w:ascii="Arial"/>
          <w:w w:val="105"/>
          <w:sz w:val="12"/>
        </w:rPr>
        <w:t xml:space="preserve">680 </w:t>
      </w:r>
      <w:r>
        <w:rPr>
          <w:w w:val="105"/>
        </w:rPr>
        <w:t>people, for example. Whereas this study explicitly uses language as an interlocutor for</w:t>
      </w:r>
    </w:p>
    <w:p w14:paraId="17C5AA9F" w14:textId="77777777" w:rsidR="00371D9F" w:rsidRDefault="00787276">
      <w:pPr>
        <w:pStyle w:val="BodyText"/>
        <w:jc w:val="both"/>
      </w:pPr>
      <w:r>
        <w:rPr>
          <w:rFonts w:ascii="Arial"/>
          <w:w w:val="105"/>
          <w:sz w:val="12"/>
        </w:rPr>
        <w:t xml:space="preserve">681 </w:t>
      </w:r>
      <w:r>
        <w:rPr>
          <w:w w:val="105"/>
        </w:rPr>
        <w:t>music perception, it offers insight into ways to better communicate with people who do not</w:t>
      </w:r>
    </w:p>
    <w:p w14:paraId="152F59E0" w14:textId="77777777" w:rsidR="00371D9F" w:rsidRDefault="00787276">
      <w:pPr>
        <w:pStyle w:val="BodyText"/>
        <w:jc w:val="both"/>
      </w:pPr>
      <w:r>
        <w:rPr>
          <w:rFonts w:ascii="Arial"/>
          <w:w w:val="110"/>
          <w:sz w:val="12"/>
        </w:rPr>
        <w:t xml:space="preserve">682 </w:t>
      </w:r>
      <w:r>
        <w:rPr>
          <w:w w:val="110"/>
        </w:rPr>
        <w:t>have that ability.</w:t>
      </w:r>
    </w:p>
    <w:p w14:paraId="54979E1F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5799EA7F" w14:textId="77777777" w:rsidR="00371D9F" w:rsidRDefault="00371D9F">
      <w:pPr>
        <w:pStyle w:val="BodyText"/>
        <w:spacing w:before="5"/>
        <w:ind w:left="0"/>
        <w:rPr>
          <w:sz w:val="26"/>
        </w:rPr>
      </w:pPr>
    </w:p>
    <w:p w14:paraId="46C5DECE" w14:textId="77777777" w:rsidR="00371D9F" w:rsidRDefault="00787276">
      <w:pPr>
        <w:tabs>
          <w:tab w:val="left" w:pos="4483"/>
        </w:tabs>
        <w:spacing w:before="148"/>
        <w:ind w:left="110"/>
        <w:rPr>
          <w:b/>
          <w:sz w:val="24"/>
        </w:rPr>
      </w:pPr>
      <w:r>
        <w:rPr>
          <w:rFonts w:ascii="Arial"/>
          <w:w w:val="110"/>
          <w:sz w:val="12"/>
        </w:rPr>
        <w:t>683</w:t>
      </w:r>
      <w:r>
        <w:rPr>
          <w:rFonts w:ascii="Arial"/>
          <w:w w:val="110"/>
          <w:sz w:val="12"/>
        </w:rPr>
        <w:tab/>
      </w:r>
      <w:bookmarkStart w:id="194" w:name="Conclusions"/>
      <w:bookmarkEnd w:id="194"/>
      <w:r>
        <w:rPr>
          <w:b/>
          <w:w w:val="110"/>
          <w:sz w:val="24"/>
        </w:rPr>
        <w:t>Conclusions</w:t>
      </w:r>
    </w:p>
    <w:p w14:paraId="3001686B" w14:textId="77777777" w:rsidR="00371D9F" w:rsidRDefault="00371D9F">
      <w:pPr>
        <w:pStyle w:val="BodyText"/>
        <w:spacing w:before="10"/>
        <w:ind w:left="0"/>
        <w:rPr>
          <w:b/>
          <w:sz w:val="29"/>
        </w:rPr>
      </w:pPr>
    </w:p>
    <w:p w14:paraId="410F93B5" w14:textId="77777777" w:rsidR="00371D9F" w:rsidRDefault="00787276">
      <w:pPr>
        <w:pStyle w:val="BodyText"/>
        <w:tabs>
          <w:tab w:val="left" w:pos="1075"/>
        </w:tabs>
        <w:spacing w:before="146"/>
        <w:jc w:val="both"/>
      </w:pPr>
      <w:r>
        <w:rPr>
          <w:rFonts w:ascii="Arial"/>
          <w:w w:val="105"/>
          <w:sz w:val="12"/>
        </w:rPr>
        <w:t>684</w:t>
      </w:r>
      <w:r>
        <w:rPr>
          <w:rFonts w:ascii="Arial"/>
          <w:w w:val="105"/>
          <w:sz w:val="12"/>
        </w:rPr>
        <w:tab/>
      </w:r>
      <w:r>
        <w:rPr>
          <w:w w:val="105"/>
        </w:rPr>
        <w:t>Expanding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collection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analytical</w:t>
      </w:r>
      <w:r>
        <w:rPr>
          <w:spacing w:val="15"/>
          <w:w w:val="105"/>
        </w:rPr>
        <w:t xml:space="preserve"> </w:t>
      </w:r>
      <w:r>
        <w:rPr>
          <w:w w:val="105"/>
        </w:rPr>
        <w:t>paradigms,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thus</w:t>
      </w:r>
      <w:r>
        <w:rPr>
          <w:spacing w:val="14"/>
          <w:w w:val="105"/>
        </w:rPr>
        <w:t xml:space="preserve"> </w:t>
      </w:r>
      <w:r>
        <w:rPr>
          <w:w w:val="105"/>
        </w:rPr>
        <w:t>expanding</w:t>
      </w:r>
      <w:r>
        <w:rPr>
          <w:spacing w:val="15"/>
          <w:w w:val="105"/>
        </w:rPr>
        <w:t xml:space="preserve"> </w:t>
      </w:r>
      <w:r>
        <w:rPr>
          <w:w w:val="105"/>
        </w:rPr>
        <w:t>scientific</w:t>
      </w:r>
    </w:p>
    <w:p w14:paraId="0DA2617F" w14:textId="77777777" w:rsidR="00371D9F" w:rsidRDefault="00787276">
      <w:pPr>
        <w:pStyle w:val="BodyText"/>
        <w:spacing w:line="415" w:lineRule="auto"/>
        <w:ind w:right="1502"/>
        <w:jc w:val="both"/>
      </w:pPr>
      <w:r>
        <w:rPr>
          <w:rFonts w:ascii="Arial"/>
          <w:w w:val="105"/>
          <w:sz w:val="12"/>
        </w:rPr>
        <w:t xml:space="preserve">685 </w:t>
      </w:r>
      <w:r>
        <w:rPr>
          <w:w w:val="105"/>
        </w:rPr>
        <w:t xml:space="preserve">scope and </w:t>
      </w:r>
      <w:proofErr w:type="spellStart"/>
      <w:r>
        <w:rPr>
          <w:w w:val="105"/>
        </w:rPr>
        <w:t>perspecive</w:t>
      </w:r>
      <w:proofErr w:type="spellEnd"/>
      <w:r>
        <w:rPr>
          <w:w w:val="105"/>
        </w:rPr>
        <w:t>, has the added benefit of increasing reach.</w:t>
      </w:r>
      <w:r>
        <w:rPr>
          <w:spacing w:val="63"/>
          <w:w w:val="105"/>
        </w:rPr>
        <w:t xml:space="preserve"> </w:t>
      </w:r>
      <w:r>
        <w:rPr>
          <w:w w:val="105"/>
        </w:rPr>
        <w:t xml:space="preserve">By expanding the </w:t>
      </w:r>
      <w:r>
        <w:rPr>
          <w:spacing w:val="-4"/>
          <w:w w:val="105"/>
        </w:rPr>
        <w:t xml:space="preserve">ways </w:t>
      </w:r>
      <w:r>
        <w:rPr>
          <w:w w:val="105"/>
        </w:rPr>
        <w:t>in</w:t>
      </w:r>
      <w:r>
        <w:rPr>
          <w:spacing w:val="63"/>
          <w:w w:val="105"/>
        </w:rPr>
        <w:t xml:space="preserve"> </w:t>
      </w:r>
      <w:r>
        <w:rPr>
          <w:rFonts w:ascii="Arial"/>
          <w:w w:val="105"/>
          <w:sz w:val="12"/>
        </w:rPr>
        <w:t>686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 xml:space="preserve">which </w:t>
      </w:r>
      <w:r>
        <w:rPr>
          <w:spacing w:val="-4"/>
          <w:w w:val="105"/>
        </w:rPr>
        <w:t xml:space="preserve">we </w:t>
      </w:r>
      <w:r>
        <w:rPr>
          <w:w w:val="105"/>
        </w:rPr>
        <w:t xml:space="preserve">collect data, </w:t>
      </w:r>
      <w:r>
        <w:rPr>
          <w:spacing w:val="-4"/>
          <w:w w:val="105"/>
        </w:rPr>
        <w:t xml:space="preserve">we </w:t>
      </w:r>
      <w:r>
        <w:rPr>
          <w:w w:val="105"/>
        </w:rPr>
        <w:t xml:space="preserve">are able to more readily and consistently reach participants who   </w:t>
      </w:r>
      <w:r>
        <w:rPr>
          <w:rFonts w:ascii="Arial"/>
          <w:w w:val="105"/>
          <w:sz w:val="12"/>
        </w:rPr>
        <w:t xml:space="preserve">687 </w:t>
      </w:r>
      <w:r>
        <w:rPr>
          <w:w w:val="105"/>
        </w:rPr>
        <w:t xml:space="preserve">might normally </w:t>
      </w:r>
      <w:r>
        <w:rPr>
          <w:spacing w:val="3"/>
          <w:w w:val="105"/>
        </w:rPr>
        <w:t xml:space="preserve">be </w:t>
      </w:r>
      <w:r>
        <w:rPr>
          <w:w w:val="105"/>
        </w:rPr>
        <w:t xml:space="preserve">excluded from </w:t>
      </w:r>
      <w:proofErr w:type="spellStart"/>
      <w:r>
        <w:rPr>
          <w:w w:val="105"/>
        </w:rPr>
        <w:t>everday</w:t>
      </w:r>
      <w:proofErr w:type="spellEnd"/>
      <w:r>
        <w:rPr>
          <w:w w:val="105"/>
        </w:rPr>
        <w:t xml:space="preserve"> research paradigms, specifically racially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</w:p>
    <w:p w14:paraId="2982F757" w14:textId="77777777" w:rsidR="00371D9F" w:rsidRDefault="00787276">
      <w:pPr>
        <w:pStyle w:val="BodyText"/>
        <w:spacing w:before="2"/>
        <w:jc w:val="both"/>
      </w:pPr>
      <w:r>
        <w:rPr>
          <w:rFonts w:ascii="Arial"/>
          <w:w w:val="105"/>
          <w:sz w:val="12"/>
        </w:rPr>
        <w:t xml:space="preserve">688 </w:t>
      </w:r>
      <w:r>
        <w:rPr>
          <w:w w:val="105"/>
        </w:rPr>
        <w:t>ethnically diverse populations, poorer populations, those with limited access to</w:t>
      </w:r>
    </w:p>
    <w:p w14:paraId="205792E8" w14:textId="77777777" w:rsidR="00371D9F" w:rsidRDefault="00787276">
      <w:pPr>
        <w:pStyle w:val="BodyText"/>
        <w:spacing w:before="203"/>
        <w:jc w:val="both"/>
      </w:pPr>
      <w:r>
        <w:rPr>
          <w:rFonts w:ascii="Arial"/>
          <w:w w:val="105"/>
          <w:sz w:val="12"/>
        </w:rPr>
        <w:t xml:space="preserve">689 </w:t>
      </w:r>
      <w:r>
        <w:rPr>
          <w:w w:val="105"/>
        </w:rPr>
        <w:t>transportation, or who have a disability, or are immunocompromised. By developing</w:t>
      </w:r>
    </w:p>
    <w:p w14:paraId="5AABA100" w14:textId="77777777" w:rsidR="00371D9F" w:rsidRDefault="00787276">
      <w:pPr>
        <w:pStyle w:val="BodyText"/>
        <w:jc w:val="both"/>
      </w:pPr>
      <w:r>
        <w:rPr>
          <w:rFonts w:ascii="Arial"/>
          <w:w w:val="105"/>
          <w:sz w:val="12"/>
        </w:rPr>
        <w:t xml:space="preserve">690 </w:t>
      </w:r>
      <w:r>
        <w:rPr>
          <w:w w:val="105"/>
        </w:rPr>
        <w:t>investigative paradigms that are accessible on mobile platforms and that reduce participant</w:t>
      </w:r>
    </w:p>
    <w:p w14:paraId="054C6B39" w14:textId="77777777" w:rsidR="00371D9F" w:rsidRDefault="00787276">
      <w:pPr>
        <w:pStyle w:val="BodyText"/>
        <w:spacing w:line="415" w:lineRule="auto"/>
        <w:ind w:right="1839"/>
        <w:jc w:val="both"/>
      </w:pPr>
      <w:proofErr w:type="gramStart"/>
      <w:r>
        <w:rPr>
          <w:rFonts w:ascii="Arial"/>
          <w:w w:val="105"/>
          <w:sz w:val="12"/>
        </w:rPr>
        <w:t xml:space="preserve">691 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>demand</w:t>
      </w:r>
      <w:proofErr w:type="gramEnd"/>
      <w:r>
        <w:rPr>
          <w:w w:val="105"/>
        </w:rPr>
        <w:t xml:space="preserve"> while maintaining rigor and </w:t>
      </w:r>
      <w:r>
        <w:rPr>
          <w:spacing w:val="-4"/>
          <w:w w:val="105"/>
        </w:rPr>
        <w:t xml:space="preserve">integrity, we </w:t>
      </w:r>
      <w:r>
        <w:rPr>
          <w:w w:val="105"/>
        </w:rPr>
        <w:t xml:space="preserve">are likely to </w:t>
      </w:r>
      <w:r>
        <w:rPr>
          <w:spacing w:val="3"/>
          <w:w w:val="105"/>
        </w:rPr>
        <w:t xml:space="preserve">be </w:t>
      </w:r>
      <w:r>
        <w:rPr>
          <w:w w:val="105"/>
        </w:rPr>
        <w:t xml:space="preserve">able to reach a </w:t>
      </w:r>
      <w:r>
        <w:rPr>
          <w:spacing w:val="-4"/>
          <w:w w:val="105"/>
        </w:rPr>
        <w:t xml:space="preserve">much    </w:t>
      </w:r>
      <w:r>
        <w:rPr>
          <w:rFonts w:ascii="Arial"/>
          <w:w w:val="105"/>
          <w:sz w:val="12"/>
        </w:rPr>
        <w:t>692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 xml:space="preserve">greater subset of the population.  If </w:t>
      </w:r>
      <w:proofErr w:type="gramStart"/>
      <w:r>
        <w:rPr>
          <w:spacing w:val="-4"/>
          <w:w w:val="105"/>
        </w:rPr>
        <w:t xml:space="preserve">we  </w:t>
      </w:r>
      <w:r>
        <w:rPr>
          <w:w w:val="105"/>
        </w:rPr>
        <w:t>are</w:t>
      </w:r>
      <w:proofErr w:type="gramEnd"/>
      <w:r>
        <w:rPr>
          <w:w w:val="105"/>
        </w:rPr>
        <w:t xml:space="preserve"> able to pair this kind of data gathering with   </w:t>
      </w:r>
      <w:r>
        <w:rPr>
          <w:rFonts w:ascii="Arial"/>
          <w:w w:val="105"/>
          <w:sz w:val="12"/>
        </w:rPr>
        <w:t>693</w:t>
      </w:r>
      <w:r>
        <w:rPr>
          <w:rFonts w:ascii="Arial"/>
          <w:spacing w:val="31"/>
          <w:w w:val="105"/>
          <w:sz w:val="12"/>
        </w:rPr>
        <w:t xml:space="preserve"> </w:t>
      </w:r>
      <w:r>
        <w:rPr>
          <w:w w:val="105"/>
        </w:rPr>
        <w:t>appropriate</w:t>
      </w:r>
      <w:r>
        <w:rPr>
          <w:spacing w:val="17"/>
          <w:w w:val="105"/>
        </w:rPr>
        <w:t xml:space="preserve"> </w:t>
      </w:r>
      <w:r>
        <w:rPr>
          <w:w w:val="105"/>
        </w:rPr>
        <w:t>analysis,</w:t>
      </w:r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we</w:t>
      </w:r>
      <w:r>
        <w:rPr>
          <w:spacing w:val="17"/>
          <w:w w:val="105"/>
        </w:rPr>
        <w:t xml:space="preserve"> </w:t>
      </w:r>
      <w:r>
        <w:rPr>
          <w:w w:val="105"/>
        </w:rPr>
        <w:t>can</w:t>
      </w:r>
      <w:r>
        <w:rPr>
          <w:spacing w:val="17"/>
          <w:w w:val="105"/>
        </w:rPr>
        <w:t xml:space="preserve"> </w:t>
      </w:r>
      <w:r>
        <w:rPr>
          <w:w w:val="105"/>
        </w:rPr>
        <w:t>maintain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standards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scientific</w:t>
      </w:r>
      <w:r>
        <w:rPr>
          <w:spacing w:val="17"/>
          <w:w w:val="105"/>
        </w:rPr>
        <w:t xml:space="preserve"> </w:t>
      </w:r>
      <w:r>
        <w:rPr>
          <w:w w:val="105"/>
        </w:rPr>
        <w:t>integrity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we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</w:p>
    <w:p w14:paraId="5FBA2499" w14:textId="77777777" w:rsidR="00371D9F" w:rsidRDefault="00787276">
      <w:pPr>
        <w:pStyle w:val="BodyText"/>
        <w:spacing w:before="2" w:line="415" w:lineRule="auto"/>
        <w:ind w:right="1679"/>
      </w:pPr>
      <w:r>
        <w:rPr>
          <w:rFonts w:ascii="Arial"/>
          <w:w w:val="105"/>
          <w:sz w:val="12"/>
        </w:rPr>
        <w:t xml:space="preserve">694     </w:t>
      </w:r>
      <w:r>
        <w:rPr>
          <w:w w:val="105"/>
        </w:rPr>
        <w:t xml:space="preserve">community expect with traditional hypothesis testing.  The literature to date in the music    </w:t>
      </w:r>
      <w:r>
        <w:rPr>
          <w:rFonts w:ascii="Arial"/>
          <w:w w:val="105"/>
          <w:sz w:val="12"/>
        </w:rPr>
        <w:t xml:space="preserve">695 </w:t>
      </w:r>
      <w:r>
        <w:rPr>
          <w:w w:val="105"/>
        </w:rPr>
        <w:t xml:space="preserve">cognition domain has focused on a fairly small subset of the multivariate analyses </w:t>
      </w:r>
      <w:r>
        <w:rPr>
          <w:spacing w:val="-3"/>
          <w:w w:val="105"/>
        </w:rPr>
        <w:t>available</w:t>
      </w:r>
      <w:r>
        <w:rPr>
          <w:spacing w:val="57"/>
          <w:w w:val="105"/>
        </w:rPr>
        <w:t xml:space="preserve"> </w:t>
      </w:r>
      <w:r>
        <w:rPr>
          <w:rFonts w:ascii="Arial"/>
          <w:w w:val="105"/>
          <w:sz w:val="12"/>
        </w:rPr>
        <w:t>696</w:t>
      </w:r>
      <w:r>
        <w:rPr>
          <w:rFonts w:ascii="Arial"/>
          <w:spacing w:val="35"/>
          <w:w w:val="105"/>
          <w:sz w:val="12"/>
        </w:rPr>
        <w:t xml:space="preserve"> </w:t>
      </w:r>
      <w:r>
        <w:rPr>
          <w:w w:val="105"/>
        </w:rPr>
        <w:t xml:space="preserve">to investigate these questions.  As presented here, the number of </w:t>
      </w:r>
      <w:proofErr w:type="gramStart"/>
      <w:r>
        <w:rPr>
          <w:spacing w:val="-4"/>
          <w:w w:val="105"/>
        </w:rPr>
        <w:t xml:space="preserve">ways  </w:t>
      </w:r>
      <w:r>
        <w:rPr>
          <w:w w:val="105"/>
        </w:rPr>
        <w:t>that</w:t>
      </w:r>
      <w:proofErr w:type="gramEnd"/>
      <w:r>
        <w:rPr>
          <w:w w:val="105"/>
        </w:rPr>
        <w:t xml:space="preserve"> exist to analyze  </w:t>
      </w:r>
      <w:r>
        <w:rPr>
          <w:rFonts w:ascii="Arial"/>
          <w:w w:val="105"/>
          <w:sz w:val="12"/>
        </w:rPr>
        <w:t xml:space="preserve">697     </w:t>
      </w:r>
      <w:r>
        <w:rPr>
          <w:w w:val="105"/>
        </w:rPr>
        <w:t xml:space="preserve">the data from a single set of experiments is considerable, and the results of each analysis    </w:t>
      </w:r>
      <w:r>
        <w:rPr>
          <w:rFonts w:ascii="Arial"/>
          <w:w w:val="105"/>
          <w:sz w:val="12"/>
        </w:rPr>
        <w:t>698</w:t>
      </w:r>
      <w:r>
        <w:rPr>
          <w:rFonts w:ascii="Arial"/>
          <w:spacing w:val="22"/>
          <w:w w:val="105"/>
          <w:sz w:val="12"/>
        </w:rPr>
        <w:t xml:space="preserve"> </w:t>
      </w:r>
      <w:r>
        <w:rPr>
          <w:w w:val="105"/>
        </w:rPr>
        <w:t>illuminate</w:t>
      </w:r>
      <w:r>
        <w:rPr>
          <w:spacing w:val="13"/>
          <w:w w:val="105"/>
        </w:rPr>
        <w:t xml:space="preserve"> </w:t>
      </w:r>
      <w:r>
        <w:rPr>
          <w:w w:val="105"/>
        </w:rPr>
        <w:t>different</w:t>
      </w:r>
      <w:r>
        <w:rPr>
          <w:spacing w:val="14"/>
          <w:w w:val="105"/>
        </w:rPr>
        <w:t xml:space="preserve"> </w:t>
      </w:r>
      <w:r>
        <w:rPr>
          <w:w w:val="105"/>
        </w:rPr>
        <w:t>parts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story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data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r>
        <w:rPr>
          <w:w w:val="105"/>
        </w:rPr>
        <w:t>telling.</w:t>
      </w:r>
      <w:r>
        <w:rPr>
          <w:spacing w:val="39"/>
          <w:w w:val="105"/>
        </w:rPr>
        <w:t xml:space="preserve"> </w:t>
      </w:r>
      <w:r>
        <w:rPr>
          <w:w w:val="105"/>
        </w:rPr>
        <w:t>Not</w:t>
      </w:r>
      <w:r>
        <w:rPr>
          <w:spacing w:val="14"/>
          <w:w w:val="105"/>
        </w:rPr>
        <w:t xml:space="preserve"> </w:t>
      </w:r>
      <w:r>
        <w:rPr>
          <w:w w:val="105"/>
        </w:rPr>
        <w:t>every</w:t>
      </w:r>
      <w:r>
        <w:rPr>
          <w:spacing w:val="13"/>
          <w:w w:val="105"/>
        </w:rPr>
        <w:t xml:space="preserve"> </w:t>
      </w:r>
      <w:r>
        <w:rPr>
          <w:w w:val="105"/>
        </w:rPr>
        <w:t>form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analysis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</w:p>
    <w:p w14:paraId="031AF8F2" w14:textId="77777777" w:rsidR="00371D9F" w:rsidRDefault="00787276">
      <w:pPr>
        <w:pStyle w:val="BodyText"/>
        <w:spacing w:before="4"/>
      </w:pPr>
      <w:r>
        <w:rPr>
          <w:rFonts w:ascii="Arial"/>
          <w:w w:val="105"/>
          <w:sz w:val="12"/>
        </w:rPr>
        <w:t xml:space="preserve">699 </w:t>
      </w:r>
      <w:r>
        <w:rPr>
          <w:w w:val="105"/>
        </w:rPr>
        <w:t>appropriate in every context, but understanding how, and perhaps more importantly when,</w:t>
      </w:r>
    </w:p>
    <w:p w14:paraId="3CCD1CF4" w14:textId="77777777" w:rsidR="00371D9F" w:rsidRDefault="00787276">
      <w:pPr>
        <w:pStyle w:val="BodyText"/>
      </w:pPr>
      <w:r>
        <w:rPr>
          <w:rFonts w:ascii="Arial"/>
          <w:w w:val="105"/>
          <w:sz w:val="12"/>
        </w:rPr>
        <w:t xml:space="preserve">700 </w:t>
      </w:r>
      <w:r>
        <w:rPr>
          <w:w w:val="105"/>
        </w:rPr>
        <w:t>to apply a technique or type of analysis is an important to uncovering new perspectives or</w:t>
      </w:r>
    </w:p>
    <w:p w14:paraId="23DC8999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5E976B9A" w14:textId="77777777" w:rsidR="00371D9F" w:rsidRDefault="00787276">
      <w:pPr>
        <w:spacing w:before="239"/>
        <w:ind w:left="110"/>
        <w:rPr>
          <w:sz w:val="24"/>
        </w:rPr>
      </w:pPr>
      <w:r>
        <w:rPr>
          <w:rFonts w:ascii="Arial"/>
          <w:sz w:val="12"/>
        </w:rPr>
        <w:lastRenderedPageBreak/>
        <w:t xml:space="preserve">701 </w:t>
      </w:r>
      <w:r>
        <w:rPr>
          <w:sz w:val="24"/>
        </w:rPr>
        <w:t>insights.</w:t>
      </w:r>
    </w:p>
    <w:p w14:paraId="7207D58C" w14:textId="77777777" w:rsidR="00371D9F" w:rsidRDefault="00371D9F">
      <w:pPr>
        <w:rPr>
          <w:sz w:val="24"/>
        </w:r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31985D90" w14:textId="77777777" w:rsidR="00371D9F" w:rsidRDefault="00787276">
      <w:pPr>
        <w:tabs>
          <w:tab w:val="left" w:pos="4550"/>
        </w:tabs>
        <w:spacing w:before="239"/>
        <w:ind w:left="110"/>
        <w:rPr>
          <w:b/>
          <w:sz w:val="24"/>
        </w:rPr>
      </w:pPr>
      <w:r>
        <w:rPr>
          <w:rFonts w:ascii="Arial"/>
          <w:w w:val="110"/>
          <w:sz w:val="12"/>
        </w:rPr>
        <w:lastRenderedPageBreak/>
        <w:t>702</w:t>
      </w:r>
      <w:r>
        <w:rPr>
          <w:rFonts w:ascii="Arial"/>
          <w:w w:val="110"/>
          <w:sz w:val="12"/>
        </w:rPr>
        <w:tab/>
      </w:r>
      <w:bookmarkStart w:id="195" w:name="References"/>
      <w:bookmarkEnd w:id="195"/>
      <w:r>
        <w:rPr>
          <w:b/>
          <w:w w:val="110"/>
          <w:sz w:val="24"/>
        </w:rPr>
        <w:t>References</w:t>
      </w:r>
    </w:p>
    <w:p w14:paraId="3D4A20F9" w14:textId="77777777" w:rsidR="00371D9F" w:rsidRDefault="00371D9F">
      <w:pPr>
        <w:pStyle w:val="BodyText"/>
        <w:spacing w:before="0"/>
        <w:ind w:left="0"/>
        <w:rPr>
          <w:b/>
          <w:sz w:val="20"/>
        </w:rPr>
      </w:pPr>
    </w:p>
    <w:p w14:paraId="5FDFCB1E" w14:textId="77777777" w:rsidR="00371D9F" w:rsidRDefault="00371D9F">
      <w:pPr>
        <w:pStyle w:val="BodyText"/>
        <w:spacing w:before="9"/>
        <w:ind w:left="0"/>
        <w:rPr>
          <w:b/>
          <w:sz w:val="17"/>
        </w:rPr>
      </w:pPr>
    </w:p>
    <w:p w14:paraId="278035DC" w14:textId="77777777" w:rsidR="00371D9F" w:rsidRDefault="00787276">
      <w:pPr>
        <w:tabs>
          <w:tab w:val="left" w:pos="1219"/>
        </w:tabs>
        <w:spacing w:before="146"/>
        <w:ind w:left="110"/>
        <w:rPr>
          <w:sz w:val="24"/>
        </w:rPr>
      </w:pPr>
      <w:r>
        <w:rPr>
          <w:rFonts w:ascii="Arial"/>
          <w:w w:val="105"/>
          <w:sz w:val="12"/>
        </w:rPr>
        <w:t>703</w:t>
      </w:r>
      <w:r>
        <w:rPr>
          <w:rFonts w:ascii="Arial"/>
          <w:w w:val="105"/>
          <w:sz w:val="12"/>
        </w:rPr>
        <w:tab/>
      </w:r>
      <w:r>
        <w:rPr>
          <w:w w:val="105"/>
          <w:sz w:val="24"/>
        </w:rPr>
        <w:t xml:space="preserve">Abdi, H., &amp; Williams, L. J. (2010). </w:t>
      </w:r>
      <w:r>
        <w:rPr>
          <w:i/>
          <w:spacing w:val="-3"/>
          <w:w w:val="105"/>
          <w:sz w:val="24"/>
        </w:rPr>
        <w:t xml:space="preserve">Correspondence </w:t>
      </w:r>
      <w:r>
        <w:rPr>
          <w:i/>
          <w:w w:val="105"/>
          <w:sz w:val="24"/>
        </w:rPr>
        <w:t xml:space="preserve">Analysis </w:t>
      </w:r>
      <w:r>
        <w:rPr>
          <w:w w:val="105"/>
          <w:sz w:val="24"/>
        </w:rPr>
        <w:t>(N. Salkind,</w:t>
      </w:r>
      <w:r>
        <w:rPr>
          <w:spacing w:val="55"/>
          <w:w w:val="105"/>
          <w:sz w:val="24"/>
        </w:rPr>
        <w:t xml:space="preserve"> </w:t>
      </w:r>
      <w:r>
        <w:rPr>
          <w:w w:val="105"/>
          <w:sz w:val="24"/>
        </w:rPr>
        <w:t>Ed.).</w:t>
      </w:r>
    </w:p>
    <w:p w14:paraId="7C9F0B57" w14:textId="77777777" w:rsidR="00371D9F" w:rsidRDefault="00787276">
      <w:pPr>
        <w:tabs>
          <w:tab w:val="left" w:pos="1578"/>
        </w:tabs>
        <w:spacing w:before="202"/>
        <w:ind w:left="110"/>
        <w:rPr>
          <w:sz w:val="24"/>
        </w:rPr>
      </w:pPr>
      <w:r>
        <w:rPr>
          <w:rFonts w:ascii="Arial"/>
          <w:sz w:val="12"/>
        </w:rPr>
        <w:t>704</w:t>
      </w:r>
      <w:r>
        <w:rPr>
          <w:rFonts w:ascii="Arial"/>
          <w:sz w:val="12"/>
        </w:rPr>
        <w:tab/>
      </w:r>
      <w:r>
        <w:rPr>
          <w:sz w:val="24"/>
        </w:rPr>
        <w:t>Sage.</w:t>
      </w:r>
    </w:p>
    <w:p w14:paraId="7C830150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48D64BE1" w14:textId="77777777" w:rsidR="00371D9F" w:rsidRDefault="00371D9F">
      <w:pPr>
        <w:pStyle w:val="BodyText"/>
        <w:spacing w:before="3"/>
        <w:ind w:left="0"/>
        <w:rPr>
          <w:sz w:val="18"/>
        </w:rPr>
      </w:pPr>
    </w:p>
    <w:p w14:paraId="6029CD47" w14:textId="77777777" w:rsidR="00371D9F" w:rsidRDefault="00787276">
      <w:pPr>
        <w:tabs>
          <w:tab w:val="left" w:pos="1219"/>
        </w:tabs>
        <w:spacing w:before="146"/>
        <w:ind w:left="110"/>
        <w:rPr>
          <w:i/>
          <w:sz w:val="24"/>
        </w:rPr>
      </w:pPr>
      <w:r>
        <w:rPr>
          <w:rFonts w:ascii="Arial"/>
          <w:w w:val="105"/>
          <w:sz w:val="12"/>
        </w:rPr>
        <w:t>705</w:t>
      </w:r>
      <w:r>
        <w:rPr>
          <w:rFonts w:ascii="Arial"/>
          <w:w w:val="105"/>
          <w:sz w:val="12"/>
        </w:rPr>
        <w:tab/>
      </w:r>
      <w:r>
        <w:rPr>
          <w:w w:val="105"/>
          <w:sz w:val="24"/>
        </w:rPr>
        <w:t xml:space="preserve">Abdi, H., &amp; Williams, L. J. (2013). </w:t>
      </w:r>
      <w:r>
        <w:rPr>
          <w:i/>
          <w:w w:val="105"/>
          <w:sz w:val="24"/>
        </w:rPr>
        <w:t xml:space="preserve">Partial </w:t>
      </w:r>
      <w:r>
        <w:rPr>
          <w:i/>
          <w:spacing w:val="-5"/>
          <w:w w:val="105"/>
          <w:sz w:val="24"/>
        </w:rPr>
        <w:t xml:space="preserve">Least </w:t>
      </w:r>
      <w:r>
        <w:rPr>
          <w:i/>
          <w:w w:val="105"/>
          <w:sz w:val="24"/>
        </w:rPr>
        <w:t>Squares Methods: Partial</w:t>
      </w:r>
      <w:r>
        <w:rPr>
          <w:i/>
          <w:spacing w:val="29"/>
          <w:w w:val="105"/>
          <w:sz w:val="24"/>
        </w:rPr>
        <w:t xml:space="preserve"> </w:t>
      </w:r>
      <w:r>
        <w:rPr>
          <w:i/>
          <w:spacing w:val="-5"/>
          <w:w w:val="105"/>
          <w:sz w:val="24"/>
        </w:rPr>
        <w:t>Least</w:t>
      </w:r>
    </w:p>
    <w:p w14:paraId="3EB51521" w14:textId="77777777" w:rsidR="00371D9F" w:rsidRDefault="00787276">
      <w:pPr>
        <w:tabs>
          <w:tab w:val="left" w:pos="1566"/>
        </w:tabs>
        <w:spacing w:before="202"/>
        <w:ind w:left="110"/>
        <w:rPr>
          <w:sz w:val="24"/>
        </w:rPr>
      </w:pPr>
      <w:r>
        <w:rPr>
          <w:rFonts w:ascii="Arial"/>
          <w:w w:val="105"/>
          <w:sz w:val="12"/>
        </w:rPr>
        <w:t>706</w:t>
      </w:r>
      <w:r>
        <w:rPr>
          <w:rFonts w:ascii="Arial"/>
          <w:w w:val="105"/>
          <w:sz w:val="12"/>
        </w:rPr>
        <w:tab/>
      </w:r>
      <w:r>
        <w:rPr>
          <w:i/>
          <w:w w:val="105"/>
          <w:sz w:val="24"/>
        </w:rPr>
        <w:t xml:space="preserve">Squares Correlation and Partial </w:t>
      </w:r>
      <w:r>
        <w:rPr>
          <w:i/>
          <w:spacing w:val="-5"/>
          <w:w w:val="105"/>
          <w:sz w:val="24"/>
        </w:rPr>
        <w:t xml:space="preserve">Least </w:t>
      </w:r>
      <w:r>
        <w:rPr>
          <w:i/>
          <w:w w:val="105"/>
          <w:sz w:val="24"/>
        </w:rPr>
        <w:t xml:space="preserve">Square </w:t>
      </w:r>
      <w:r>
        <w:rPr>
          <w:i/>
          <w:spacing w:val="-4"/>
          <w:w w:val="105"/>
          <w:sz w:val="24"/>
        </w:rPr>
        <w:t xml:space="preserve">Regression: </w:t>
      </w:r>
      <w:r>
        <w:rPr>
          <w:i/>
          <w:spacing w:val="-5"/>
          <w:w w:val="105"/>
          <w:sz w:val="24"/>
        </w:rPr>
        <w:t xml:space="preserve">Vol. </w:t>
      </w:r>
      <w:r>
        <w:rPr>
          <w:i/>
          <w:w w:val="105"/>
          <w:sz w:val="24"/>
        </w:rPr>
        <w:t xml:space="preserve">II </w:t>
      </w:r>
      <w:r>
        <w:rPr>
          <w:w w:val="105"/>
          <w:sz w:val="24"/>
        </w:rPr>
        <w:t xml:space="preserve">(B. </w:t>
      </w:r>
      <w:proofErr w:type="spellStart"/>
      <w:r>
        <w:rPr>
          <w:w w:val="105"/>
          <w:sz w:val="24"/>
        </w:rPr>
        <w:t>Reisfeld</w:t>
      </w:r>
      <w:proofErr w:type="spellEnd"/>
      <w:r>
        <w:rPr>
          <w:w w:val="105"/>
          <w:sz w:val="24"/>
        </w:rPr>
        <w:t xml:space="preserve"> &amp;</w:t>
      </w:r>
    </w:p>
    <w:p w14:paraId="43F861E3" w14:textId="77777777" w:rsidR="00371D9F" w:rsidRDefault="00787276">
      <w:pPr>
        <w:pStyle w:val="BodyText"/>
        <w:tabs>
          <w:tab w:val="left" w:pos="1569"/>
        </w:tabs>
      </w:pPr>
      <w:r>
        <w:rPr>
          <w:rFonts w:ascii="Arial" w:hAnsi="Arial"/>
          <w:w w:val="105"/>
          <w:sz w:val="12"/>
        </w:rPr>
        <w:t>707</w:t>
      </w:r>
      <w:r>
        <w:rPr>
          <w:rFonts w:ascii="Arial" w:hAnsi="Arial"/>
          <w:w w:val="105"/>
          <w:sz w:val="12"/>
        </w:rPr>
        <w:tab/>
      </w:r>
      <w:r>
        <w:rPr>
          <w:w w:val="105"/>
        </w:rPr>
        <w:t xml:space="preserve">A. N. </w:t>
      </w:r>
      <w:proofErr w:type="spellStart"/>
      <w:r>
        <w:rPr>
          <w:w w:val="105"/>
        </w:rPr>
        <w:t>Mayeno</w:t>
      </w:r>
      <w:proofErr w:type="spellEnd"/>
      <w:r>
        <w:rPr>
          <w:w w:val="105"/>
        </w:rPr>
        <w:t xml:space="preserve">, Eds.; pp. 1453–1454). Springer </w:t>
      </w:r>
      <w:proofErr w:type="spellStart"/>
      <w:r>
        <w:rPr>
          <w:w w:val="105"/>
        </w:rPr>
        <w:t>Science+Business</w:t>
      </w:r>
      <w:proofErr w:type="spellEnd"/>
      <w:r>
        <w:rPr>
          <w:w w:val="105"/>
        </w:rPr>
        <w:t xml:space="preserve"> Media,</w:t>
      </w:r>
      <w:r>
        <w:rPr>
          <w:spacing w:val="5"/>
          <w:w w:val="105"/>
        </w:rPr>
        <w:t xml:space="preserve"> </w:t>
      </w:r>
      <w:r>
        <w:rPr>
          <w:w w:val="105"/>
        </w:rPr>
        <w:t>LLC.</w:t>
      </w:r>
    </w:p>
    <w:p w14:paraId="2AD02592" w14:textId="77777777" w:rsidR="00371D9F" w:rsidRDefault="00787276">
      <w:pPr>
        <w:pStyle w:val="BodyText"/>
        <w:tabs>
          <w:tab w:val="left" w:pos="1578"/>
        </w:tabs>
      </w:pPr>
      <w:r>
        <w:rPr>
          <w:rFonts w:ascii="Arial"/>
          <w:w w:val="105"/>
          <w:sz w:val="12"/>
        </w:rPr>
        <w:t>708</w:t>
      </w:r>
      <w:r>
        <w:rPr>
          <w:rFonts w:ascii="Arial"/>
          <w:w w:val="105"/>
          <w:sz w:val="12"/>
        </w:rPr>
        <w:tab/>
      </w:r>
      <w:hyperlink r:id="rId52">
        <w:r>
          <w:rPr>
            <w:w w:val="105"/>
          </w:rPr>
          <w:t>https://doi.org/10.1007/978-1-62703-059-5</w:t>
        </w:r>
      </w:hyperlink>
    </w:p>
    <w:p w14:paraId="0E3E1F4B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00433E24" w14:textId="77777777" w:rsidR="00371D9F" w:rsidRDefault="00371D9F">
      <w:pPr>
        <w:pStyle w:val="BodyText"/>
        <w:spacing w:before="3"/>
        <w:ind w:left="0"/>
        <w:rPr>
          <w:sz w:val="18"/>
        </w:rPr>
      </w:pPr>
    </w:p>
    <w:p w14:paraId="2EB39FE7" w14:textId="77777777" w:rsidR="00371D9F" w:rsidRDefault="00787276">
      <w:pPr>
        <w:pStyle w:val="BodyText"/>
        <w:tabs>
          <w:tab w:val="left" w:pos="1219"/>
        </w:tabs>
        <w:spacing w:before="146"/>
      </w:pPr>
      <w:r>
        <w:rPr>
          <w:rFonts w:ascii="Arial"/>
          <w:w w:val="105"/>
          <w:sz w:val="12"/>
        </w:rPr>
        <w:t>709</w:t>
      </w:r>
      <w:r>
        <w:rPr>
          <w:rFonts w:ascii="Arial"/>
          <w:w w:val="105"/>
          <w:sz w:val="12"/>
        </w:rPr>
        <w:tab/>
      </w:r>
      <w:r>
        <w:rPr>
          <w:w w:val="105"/>
        </w:rPr>
        <w:t>Abdi,</w:t>
      </w:r>
      <w:r>
        <w:rPr>
          <w:spacing w:val="13"/>
          <w:w w:val="105"/>
        </w:rPr>
        <w:t xml:space="preserve"> </w:t>
      </w:r>
      <w:r>
        <w:rPr>
          <w:w w:val="105"/>
        </w:rPr>
        <w:t>H.,</w:t>
      </w:r>
      <w:r>
        <w:rPr>
          <w:spacing w:val="14"/>
          <w:w w:val="105"/>
        </w:rPr>
        <w:t xml:space="preserve"> </w:t>
      </w:r>
      <w:r>
        <w:rPr>
          <w:w w:val="105"/>
        </w:rPr>
        <w:t>Williams,</w:t>
      </w:r>
      <w:r>
        <w:rPr>
          <w:spacing w:val="13"/>
          <w:w w:val="105"/>
        </w:rPr>
        <w:t xml:space="preserve"> </w:t>
      </w:r>
      <w:r>
        <w:rPr>
          <w:w w:val="105"/>
        </w:rPr>
        <w:t>L.</w:t>
      </w:r>
      <w:r>
        <w:rPr>
          <w:spacing w:val="14"/>
          <w:w w:val="105"/>
        </w:rPr>
        <w:t xml:space="preserve"> </w:t>
      </w:r>
      <w:r>
        <w:rPr>
          <w:w w:val="105"/>
        </w:rPr>
        <w:t>J.,</w:t>
      </w:r>
      <w:r>
        <w:rPr>
          <w:spacing w:val="14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spacing w:val="-3"/>
          <w:w w:val="105"/>
        </w:rPr>
        <w:t>Valentin,</w:t>
      </w:r>
      <w:r>
        <w:rPr>
          <w:spacing w:val="14"/>
          <w:w w:val="105"/>
        </w:rPr>
        <w:t xml:space="preserve"> </w:t>
      </w:r>
      <w:r>
        <w:rPr>
          <w:w w:val="105"/>
        </w:rPr>
        <w:t>D.</w:t>
      </w:r>
      <w:r>
        <w:rPr>
          <w:spacing w:val="14"/>
          <w:w w:val="105"/>
        </w:rPr>
        <w:t xml:space="preserve"> </w:t>
      </w:r>
      <w:r>
        <w:rPr>
          <w:w w:val="105"/>
        </w:rPr>
        <w:t>(2013).</w:t>
      </w:r>
      <w:r>
        <w:rPr>
          <w:spacing w:val="39"/>
          <w:w w:val="105"/>
        </w:rPr>
        <w:t xml:space="preserve"> </w:t>
      </w:r>
      <w:r>
        <w:rPr>
          <w:w w:val="105"/>
        </w:rPr>
        <w:t>Multiple</w:t>
      </w:r>
      <w:r>
        <w:rPr>
          <w:spacing w:val="14"/>
          <w:w w:val="105"/>
        </w:rPr>
        <w:t xml:space="preserve"> </w:t>
      </w:r>
      <w:r>
        <w:rPr>
          <w:w w:val="105"/>
        </w:rPr>
        <w:t>factor</w:t>
      </w:r>
      <w:r>
        <w:rPr>
          <w:spacing w:val="14"/>
          <w:w w:val="105"/>
        </w:rPr>
        <w:t xml:space="preserve"> </w:t>
      </w:r>
      <w:r>
        <w:rPr>
          <w:w w:val="105"/>
        </w:rPr>
        <w:t>analysis:</w:t>
      </w:r>
      <w:r>
        <w:rPr>
          <w:spacing w:val="40"/>
          <w:w w:val="105"/>
        </w:rPr>
        <w:t xml:space="preserve"> </w:t>
      </w:r>
      <w:r>
        <w:rPr>
          <w:w w:val="105"/>
        </w:rPr>
        <w:t>Principal</w:t>
      </w:r>
    </w:p>
    <w:p w14:paraId="3C0A3CEF" w14:textId="77777777" w:rsidR="00371D9F" w:rsidRDefault="00787276">
      <w:pPr>
        <w:pStyle w:val="BodyText"/>
        <w:tabs>
          <w:tab w:val="left" w:pos="1578"/>
        </w:tabs>
        <w:rPr>
          <w:i/>
        </w:rPr>
      </w:pPr>
      <w:r>
        <w:rPr>
          <w:rFonts w:ascii="Arial"/>
          <w:w w:val="105"/>
          <w:sz w:val="12"/>
        </w:rPr>
        <w:t>710</w:t>
      </w:r>
      <w:r>
        <w:rPr>
          <w:rFonts w:ascii="Arial"/>
          <w:w w:val="105"/>
          <w:sz w:val="12"/>
        </w:rPr>
        <w:tab/>
      </w:r>
      <w:r>
        <w:rPr>
          <w:w w:val="105"/>
        </w:rPr>
        <w:t>component</w:t>
      </w:r>
      <w:r>
        <w:rPr>
          <w:spacing w:val="20"/>
          <w:w w:val="105"/>
        </w:rPr>
        <w:t xml:space="preserve"> </w:t>
      </w:r>
      <w:r>
        <w:rPr>
          <w:w w:val="105"/>
        </w:rPr>
        <w:t>analysis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proofErr w:type="spellStart"/>
      <w:r>
        <w:rPr>
          <w:w w:val="105"/>
        </w:rPr>
        <w:t>multitable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multiblock</w:t>
      </w:r>
      <w:r>
        <w:rPr>
          <w:spacing w:val="21"/>
          <w:w w:val="105"/>
        </w:rPr>
        <w:t xml:space="preserve"> </w:t>
      </w:r>
      <w:r>
        <w:rPr>
          <w:w w:val="105"/>
        </w:rPr>
        <w:t>data</w:t>
      </w:r>
      <w:r>
        <w:rPr>
          <w:spacing w:val="20"/>
          <w:w w:val="105"/>
        </w:rPr>
        <w:t xml:space="preserve"> </w:t>
      </w:r>
      <w:r>
        <w:rPr>
          <w:w w:val="105"/>
        </w:rPr>
        <w:t>sets.</w:t>
      </w:r>
      <w:r>
        <w:rPr>
          <w:spacing w:val="48"/>
          <w:w w:val="105"/>
        </w:rPr>
        <w:t xml:space="preserve"> </w:t>
      </w:r>
      <w:r>
        <w:rPr>
          <w:i/>
          <w:w w:val="105"/>
        </w:rPr>
        <w:t>Wiley</w:t>
      </w:r>
    </w:p>
    <w:p w14:paraId="6FD060C8" w14:textId="77777777" w:rsidR="00371D9F" w:rsidRDefault="00787276">
      <w:pPr>
        <w:tabs>
          <w:tab w:val="left" w:pos="1565"/>
        </w:tabs>
        <w:spacing w:before="202"/>
        <w:ind w:left="110"/>
        <w:rPr>
          <w:sz w:val="24"/>
        </w:rPr>
      </w:pPr>
      <w:r>
        <w:rPr>
          <w:rFonts w:ascii="Arial" w:hAnsi="Arial"/>
          <w:w w:val="105"/>
          <w:sz w:val="12"/>
        </w:rPr>
        <w:t>711</w:t>
      </w:r>
      <w:r>
        <w:rPr>
          <w:rFonts w:ascii="Arial" w:hAnsi="Arial"/>
          <w:w w:val="105"/>
          <w:sz w:val="12"/>
        </w:rPr>
        <w:tab/>
      </w:r>
      <w:r>
        <w:rPr>
          <w:i/>
          <w:w w:val="105"/>
          <w:sz w:val="24"/>
        </w:rPr>
        <w:t>Interdisciplinary Reviews: Computational Statistics</w:t>
      </w:r>
      <w:r>
        <w:rPr>
          <w:w w:val="105"/>
          <w:sz w:val="24"/>
        </w:rPr>
        <w:t xml:space="preserve">, </w:t>
      </w:r>
      <w:r>
        <w:rPr>
          <w:i/>
          <w:spacing w:val="2"/>
          <w:w w:val="105"/>
          <w:sz w:val="24"/>
        </w:rPr>
        <w:t>5</w:t>
      </w:r>
      <w:r>
        <w:rPr>
          <w:spacing w:val="2"/>
          <w:w w:val="105"/>
          <w:sz w:val="24"/>
        </w:rPr>
        <w:t>(2),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149–179.</w:t>
      </w:r>
    </w:p>
    <w:p w14:paraId="281DCF32" w14:textId="77777777" w:rsidR="00371D9F" w:rsidRDefault="00787276">
      <w:pPr>
        <w:pStyle w:val="BodyText"/>
        <w:tabs>
          <w:tab w:val="left" w:pos="1578"/>
        </w:tabs>
        <w:spacing w:before="203"/>
      </w:pPr>
      <w:r>
        <w:rPr>
          <w:rFonts w:ascii="Arial"/>
          <w:w w:val="105"/>
          <w:sz w:val="12"/>
        </w:rPr>
        <w:t>712</w:t>
      </w:r>
      <w:r>
        <w:rPr>
          <w:rFonts w:ascii="Arial"/>
          <w:w w:val="105"/>
          <w:sz w:val="12"/>
        </w:rPr>
        <w:tab/>
      </w:r>
      <w:hyperlink r:id="rId53">
        <w:r>
          <w:rPr>
            <w:w w:val="105"/>
          </w:rPr>
          <w:t>https://doi.org/10.1002/wics.1246</w:t>
        </w:r>
      </w:hyperlink>
    </w:p>
    <w:p w14:paraId="1AA2726E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650CA174" w14:textId="77777777" w:rsidR="00371D9F" w:rsidRDefault="00371D9F">
      <w:pPr>
        <w:pStyle w:val="BodyText"/>
        <w:spacing w:before="3"/>
        <w:ind w:left="0"/>
        <w:rPr>
          <w:sz w:val="18"/>
        </w:rPr>
      </w:pPr>
    </w:p>
    <w:p w14:paraId="309AC186" w14:textId="77777777" w:rsidR="00371D9F" w:rsidRDefault="00787276">
      <w:pPr>
        <w:pStyle w:val="BodyText"/>
        <w:tabs>
          <w:tab w:val="left" w:pos="1219"/>
          <w:tab w:val="left" w:pos="1560"/>
        </w:tabs>
        <w:spacing w:before="145" w:line="415" w:lineRule="auto"/>
        <w:ind w:right="1437"/>
      </w:pPr>
      <w:r>
        <w:rPr>
          <w:rFonts w:ascii="Arial" w:hAnsi="Arial"/>
          <w:w w:val="105"/>
          <w:sz w:val="12"/>
        </w:rPr>
        <w:t>713</w:t>
      </w:r>
      <w:r>
        <w:rPr>
          <w:rFonts w:ascii="Arial" w:hAnsi="Arial"/>
          <w:w w:val="105"/>
          <w:sz w:val="12"/>
        </w:rPr>
        <w:tab/>
      </w:r>
      <w:r>
        <w:rPr>
          <w:w w:val="105"/>
        </w:rPr>
        <w:t xml:space="preserve">Ares, G., Deliza, R., Barreiro, C., </w:t>
      </w:r>
      <w:proofErr w:type="spellStart"/>
      <w:r>
        <w:rPr>
          <w:w w:val="105"/>
        </w:rPr>
        <w:t>Giménez</w:t>
      </w:r>
      <w:proofErr w:type="spellEnd"/>
      <w:r>
        <w:rPr>
          <w:w w:val="105"/>
        </w:rPr>
        <w:t xml:space="preserve">, A., &amp; </w:t>
      </w:r>
      <w:proofErr w:type="spellStart"/>
      <w:r>
        <w:rPr>
          <w:w w:val="105"/>
        </w:rPr>
        <w:t>Gámbaro</w:t>
      </w:r>
      <w:proofErr w:type="spellEnd"/>
      <w:r>
        <w:rPr>
          <w:w w:val="105"/>
        </w:rPr>
        <w:t xml:space="preserve">, A. (2010). Comparison </w:t>
      </w:r>
      <w:r>
        <w:rPr>
          <w:rFonts w:ascii="Arial" w:hAnsi="Arial"/>
          <w:w w:val="105"/>
          <w:sz w:val="12"/>
        </w:rPr>
        <w:t>714</w:t>
      </w:r>
      <w:r>
        <w:rPr>
          <w:rFonts w:ascii="Arial" w:hAnsi="Arial"/>
          <w:w w:val="105"/>
          <w:sz w:val="12"/>
        </w:rPr>
        <w:tab/>
      </w:r>
      <w:r>
        <w:rPr>
          <w:rFonts w:ascii="Arial" w:hAnsi="Arial"/>
          <w:w w:val="105"/>
          <w:sz w:val="12"/>
        </w:rPr>
        <w:tab/>
      </w:r>
      <w:r>
        <w:rPr>
          <w:w w:val="105"/>
        </w:rPr>
        <w:t xml:space="preserve">of </w:t>
      </w:r>
      <w:r>
        <w:rPr>
          <w:spacing w:val="-5"/>
          <w:w w:val="105"/>
        </w:rPr>
        <w:t xml:space="preserve">two </w:t>
      </w:r>
      <w:r>
        <w:rPr>
          <w:w w:val="105"/>
        </w:rPr>
        <w:t xml:space="preserve">sensory profiling techniques based on consumer perception. </w:t>
      </w:r>
      <w:r>
        <w:rPr>
          <w:i/>
          <w:spacing w:val="-11"/>
          <w:w w:val="105"/>
        </w:rPr>
        <w:t xml:space="preserve">Food </w:t>
      </w:r>
      <w:r>
        <w:rPr>
          <w:i/>
          <w:w w:val="105"/>
        </w:rPr>
        <w:t xml:space="preserve">Quality </w:t>
      </w:r>
      <w:r>
        <w:rPr>
          <w:rFonts w:ascii="Arial" w:hAnsi="Arial"/>
          <w:w w:val="105"/>
          <w:sz w:val="12"/>
        </w:rPr>
        <w:t>715</w:t>
      </w:r>
      <w:r>
        <w:rPr>
          <w:rFonts w:ascii="Arial" w:hAnsi="Arial"/>
          <w:w w:val="105"/>
          <w:sz w:val="12"/>
        </w:rPr>
        <w:tab/>
      </w:r>
      <w:r>
        <w:rPr>
          <w:rFonts w:ascii="Arial" w:hAnsi="Arial"/>
          <w:w w:val="105"/>
          <w:sz w:val="12"/>
        </w:rPr>
        <w:tab/>
      </w:r>
      <w:r>
        <w:rPr>
          <w:i/>
          <w:w w:val="105"/>
        </w:rPr>
        <w:t xml:space="preserve">and </w:t>
      </w:r>
      <w:r>
        <w:rPr>
          <w:i/>
          <w:spacing w:val="-4"/>
          <w:w w:val="105"/>
        </w:rPr>
        <w:t>Preference</w:t>
      </w:r>
      <w:r>
        <w:rPr>
          <w:spacing w:val="-4"/>
          <w:w w:val="105"/>
        </w:rPr>
        <w:t xml:space="preserve">, </w:t>
      </w:r>
      <w:r>
        <w:rPr>
          <w:i/>
          <w:w w:val="105"/>
        </w:rPr>
        <w:t>21</w:t>
      </w:r>
      <w:r>
        <w:rPr>
          <w:w w:val="105"/>
        </w:rPr>
        <w:t>(4), 417–426.</w:t>
      </w:r>
      <w:r>
        <w:rPr>
          <w:spacing w:val="24"/>
          <w:w w:val="105"/>
        </w:rPr>
        <w:t xml:space="preserve"> </w:t>
      </w:r>
      <w:hyperlink r:id="rId54">
        <w:r>
          <w:rPr>
            <w:w w:val="105"/>
          </w:rPr>
          <w:t>https://doi.org/10.1016/j.foodqual.2009.10.006</w:t>
        </w:r>
      </w:hyperlink>
    </w:p>
    <w:p w14:paraId="3BFEF81D" w14:textId="77777777" w:rsidR="00371D9F" w:rsidRDefault="00371D9F">
      <w:pPr>
        <w:pStyle w:val="BodyText"/>
        <w:spacing w:before="10"/>
        <w:ind w:left="0"/>
        <w:rPr>
          <w:sz w:val="20"/>
        </w:rPr>
      </w:pPr>
    </w:p>
    <w:p w14:paraId="3F81407C" w14:textId="77777777" w:rsidR="00371D9F" w:rsidRDefault="00787276">
      <w:pPr>
        <w:tabs>
          <w:tab w:val="left" w:pos="1219"/>
        </w:tabs>
        <w:spacing w:before="146"/>
        <w:ind w:left="110"/>
        <w:rPr>
          <w:sz w:val="24"/>
        </w:rPr>
      </w:pPr>
      <w:r>
        <w:rPr>
          <w:rFonts w:ascii="Arial" w:hAnsi="Arial"/>
          <w:w w:val="105"/>
          <w:sz w:val="12"/>
        </w:rPr>
        <w:t>716</w:t>
      </w:r>
      <w:r>
        <w:rPr>
          <w:rFonts w:ascii="Arial" w:hAnsi="Arial"/>
          <w:w w:val="105"/>
          <w:sz w:val="12"/>
        </w:rPr>
        <w:tab/>
      </w:r>
      <w:proofErr w:type="spellStart"/>
      <w:r>
        <w:rPr>
          <w:w w:val="105"/>
          <w:sz w:val="24"/>
        </w:rPr>
        <w:t>Benzécri</w:t>
      </w:r>
      <w:proofErr w:type="spellEnd"/>
      <w:r>
        <w:rPr>
          <w:w w:val="105"/>
          <w:sz w:val="24"/>
        </w:rPr>
        <w:t xml:space="preserve">, </w:t>
      </w:r>
      <w:r>
        <w:rPr>
          <w:spacing w:val="-4"/>
          <w:w w:val="105"/>
          <w:sz w:val="24"/>
        </w:rPr>
        <w:t xml:space="preserve">J.-P. </w:t>
      </w:r>
      <w:r>
        <w:rPr>
          <w:w w:val="105"/>
          <w:sz w:val="24"/>
        </w:rPr>
        <w:t xml:space="preserve">(1973). </w:t>
      </w:r>
      <w:proofErr w:type="spellStart"/>
      <w:r>
        <w:rPr>
          <w:i/>
          <w:w w:val="105"/>
          <w:sz w:val="24"/>
        </w:rPr>
        <w:t>L’analyse</w:t>
      </w:r>
      <w:proofErr w:type="spellEnd"/>
      <w:r>
        <w:rPr>
          <w:i/>
          <w:w w:val="105"/>
          <w:sz w:val="24"/>
        </w:rPr>
        <w:t xml:space="preserve"> des </w:t>
      </w:r>
      <w:proofErr w:type="spellStart"/>
      <w:r>
        <w:rPr>
          <w:i/>
          <w:w w:val="105"/>
          <w:sz w:val="24"/>
        </w:rPr>
        <w:t>données</w:t>
      </w:r>
      <w:proofErr w:type="spellEnd"/>
      <w:r>
        <w:rPr>
          <w:i/>
          <w:w w:val="105"/>
          <w:sz w:val="24"/>
        </w:rPr>
        <w:t xml:space="preserve">. </w:t>
      </w:r>
      <w:r>
        <w:rPr>
          <w:w w:val="105"/>
          <w:sz w:val="24"/>
        </w:rPr>
        <w:t>(p. 615).</w:t>
      </w:r>
      <w:r>
        <w:rPr>
          <w:spacing w:val="3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Dunod</w:t>
      </w:r>
      <w:proofErr w:type="spellEnd"/>
      <w:r>
        <w:rPr>
          <w:w w:val="105"/>
          <w:sz w:val="24"/>
        </w:rPr>
        <w:t>.</w:t>
      </w:r>
    </w:p>
    <w:p w14:paraId="5C93A79E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279238AF" w14:textId="77777777" w:rsidR="00371D9F" w:rsidRDefault="00371D9F">
      <w:pPr>
        <w:pStyle w:val="BodyText"/>
        <w:spacing w:before="3"/>
        <w:ind w:left="0"/>
        <w:rPr>
          <w:sz w:val="18"/>
        </w:rPr>
      </w:pPr>
    </w:p>
    <w:p w14:paraId="2F9554B6" w14:textId="77777777" w:rsidR="00371D9F" w:rsidRDefault="00787276">
      <w:pPr>
        <w:pStyle w:val="BodyText"/>
        <w:tabs>
          <w:tab w:val="left" w:pos="1219"/>
        </w:tabs>
        <w:spacing w:before="146"/>
        <w:rPr>
          <w:i/>
        </w:rPr>
      </w:pPr>
      <w:r>
        <w:rPr>
          <w:rFonts w:ascii="Arial"/>
          <w:w w:val="110"/>
          <w:sz w:val="12"/>
        </w:rPr>
        <w:t>717</w:t>
      </w:r>
      <w:r>
        <w:rPr>
          <w:rFonts w:ascii="Arial"/>
          <w:w w:val="110"/>
          <w:sz w:val="12"/>
        </w:rPr>
        <w:tab/>
      </w:r>
      <w:r>
        <w:rPr>
          <w:spacing w:val="-4"/>
          <w:w w:val="110"/>
        </w:rPr>
        <w:t xml:space="preserve">Berry, </w:t>
      </w:r>
      <w:r>
        <w:rPr>
          <w:w w:val="110"/>
        </w:rPr>
        <w:t xml:space="preserve">K. J., Johnston, J. E., &amp; Mielke, </w:t>
      </w:r>
      <w:r>
        <w:rPr>
          <w:spacing w:val="-10"/>
          <w:w w:val="110"/>
        </w:rPr>
        <w:t xml:space="preserve">P. </w:t>
      </w:r>
      <w:r>
        <w:rPr>
          <w:w w:val="110"/>
        </w:rPr>
        <w:t>W. (2011). Permutation methods.</w:t>
      </w:r>
      <w:r>
        <w:rPr>
          <w:spacing w:val="50"/>
          <w:w w:val="110"/>
        </w:rPr>
        <w:t xml:space="preserve"> </w:t>
      </w:r>
      <w:r>
        <w:rPr>
          <w:i/>
          <w:w w:val="110"/>
        </w:rPr>
        <w:t>Wiley</w:t>
      </w:r>
    </w:p>
    <w:p w14:paraId="0EDF9A5E" w14:textId="77777777" w:rsidR="00371D9F" w:rsidRDefault="00787276">
      <w:pPr>
        <w:tabs>
          <w:tab w:val="left" w:pos="1565"/>
        </w:tabs>
        <w:spacing w:before="202"/>
        <w:ind w:left="110"/>
        <w:rPr>
          <w:sz w:val="24"/>
        </w:rPr>
      </w:pPr>
      <w:r>
        <w:rPr>
          <w:rFonts w:ascii="Arial" w:hAnsi="Arial"/>
          <w:w w:val="105"/>
          <w:sz w:val="12"/>
        </w:rPr>
        <w:t>718</w:t>
      </w:r>
      <w:r>
        <w:rPr>
          <w:rFonts w:ascii="Arial" w:hAnsi="Arial"/>
          <w:w w:val="105"/>
          <w:sz w:val="12"/>
        </w:rPr>
        <w:tab/>
      </w:r>
      <w:r>
        <w:rPr>
          <w:i/>
          <w:w w:val="105"/>
          <w:sz w:val="24"/>
        </w:rPr>
        <w:t>Interdisciplinary Reviews: Computational Statistics</w:t>
      </w:r>
      <w:r>
        <w:rPr>
          <w:w w:val="105"/>
          <w:sz w:val="24"/>
        </w:rPr>
        <w:t xml:space="preserve">, </w:t>
      </w:r>
      <w:r>
        <w:rPr>
          <w:i/>
          <w:spacing w:val="2"/>
          <w:w w:val="105"/>
          <w:sz w:val="24"/>
        </w:rPr>
        <w:t>3</w:t>
      </w:r>
      <w:r>
        <w:rPr>
          <w:spacing w:val="2"/>
          <w:w w:val="105"/>
          <w:sz w:val="24"/>
        </w:rPr>
        <w:t>(6),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527–542.</w:t>
      </w:r>
    </w:p>
    <w:p w14:paraId="3331D03B" w14:textId="77777777" w:rsidR="00371D9F" w:rsidRDefault="00787276">
      <w:pPr>
        <w:pStyle w:val="BodyText"/>
        <w:tabs>
          <w:tab w:val="left" w:pos="1578"/>
        </w:tabs>
      </w:pPr>
      <w:r>
        <w:rPr>
          <w:rFonts w:ascii="Arial"/>
          <w:w w:val="105"/>
          <w:sz w:val="12"/>
        </w:rPr>
        <w:t>719</w:t>
      </w:r>
      <w:r>
        <w:rPr>
          <w:rFonts w:ascii="Arial"/>
          <w:w w:val="105"/>
          <w:sz w:val="12"/>
        </w:rPr>
        <w:tab/>
      </w:r>
      <w:hyperlink r:id="rId55">
        <w:r>
          <w:rPr>
            <w:w w:val="105"/>
          </w:rPr>
          <w:t>https://doi.org/10.1002/wics.177</w:t>
        </w:r>
      </w:hyperlink>
    </w:p>
    <w:p w14:paraId="190E373C" w14:textId="77777777" w:rsidR="00371D9F" w:rsidRDefault="00371D9F">
      <w:pPr>
        <w:pStyle w:val="BodyText"/>
        <w:spacing w:before="0"/>
        <w:ind w:left="0"/>
        <w:rPr>
          <w:sz w:val="20"/>
        </w:rPr>
      </w:pPr>
    </w:p>
    <w:p w14:paraId="5169BD6E" w14:textId="77777777" w:rsidR="00371D9F" w:rsidRDefault="00371D9F">
      <w:pPr>
        <w:pStyle w:val="BodyText"/>
        <w:spacing w:before="3"/>
        <w:ind w:left="0"/>
        <w:rPr>
          <w:sz w:val="18"/>
        </w:rPr>
      </w:pPr>
    </w:p>
    <w:p w14:paraId="60950D7C" w14:textId="77777777" w:rsidR="00371D9F" w:rsidRDefault="00787276">
      <w:pPr>
        <w:pStyle w:val="BodyText"/>
        <w:tabs>
          <w:tab w:val="left" w:pos="1219"/>
        </w:tabs>
        <w:spacing w:before="146"/>
      </w:pPr>
      <w:r>
        <w:rPr>
          <w:rFonts w:ascii="Arial"/>
          <w:w w:val="105"/>
          <w:sz w:val="12"/>
        </w:rPr>
        <w:t>720</w:t>
      </w:r>
      <w:r>
        <w:rPr>
          <w:rFonts w:ascii="Arial"/>
          <w:w w:val="105"/>
          <w:sz w:val="12"/>
        </w:rPr>
        <w:tab/>
      </w:r>
      <w:proofErr w:type="spellStart"/>
      <w:r>
        <w:rPr>
          <w:w w:val="105"/>
        </w:rPr>
        <w:t>Bigand</w:t>
      </w:r>
      <w:proofErr w:type="spellEnd"/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E.,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Vieillard</w:t>
      </w:r>
      <w:proofErr w:type="spellEnd"/>
      <w:r>
        <w:rPr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S.,</w:t>
      </w:r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Madurell</w:t>
      </w:r>
      <w:proofErr w:type="spellEnd"/>
      <w:r>
        <w:rPr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F.,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Marozeau</w:t>
      </w:r>
      <w:proofErr w:type="spellEnd"/>
      <w:r>
        <w:rPr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J.,</w:t>
      </w:r>
      <w:r>
        <w:rPr>
          <w:spacing w:val="13"/>
          <w:w w:val="105"/>
        </w:rPr>
        <w:t xml:space="preserve"> </w:t>
      </w:r>
      <w:r>
        <w:rPr>
          <w:w w:val="105"/>
        </w:rPr>
        <w:t>&amp;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Dacquet</w:t>
      </w:r>
      <w:proofErr w:type="spellEnd"/>
      <w:r>
        <w:rPr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A.</w:t>
      </w:r>
      <w:r>
        <w:rPr>
          <w:spacing w:val="14"/>
          <w:w w:val="105"/>
        </w:rPr>
        <w:t xml:space="preserve"> </w:t>
      </w:r>
      <w:r>
        <w:rPr>
          <w:w w:val="105"/>
        </w:rPr>
        <w:t>(2005).</w:t>
      </w:r>
    </w:p>
    <w:p w14:paraId="513336CC" w14:textId="77777777" w:rsidR="00371D9F" w:rsidRDefault="00787276">
      <w:pPr>
        <w:pStyle w:val="BodyText"/>
        <w:tabs>
          <w:tab w:val="left" w:pos="1578"/>
        </w:tabs>
      </w:pPr>
      <w:r>
        <w:rPr>
          <w:rFonts w:ascii="Arial"/>
          <w:w w:val="105"/>
          <w:sz w:val="12"/>
        </w:rPr>
        <w:t>721</w:t>
      </w:r>
      <w:r>
        <w:rPr>
          <w:rFonts w:ascii="Arial"/>
          <w:w w:val="105"/>
          <w:sz w:val="12"/>
        </w:rPr>
        <w:tab/>
      </w:r>
      <w:r>
        <w:rPr>
          <w:w w:val="105"/>
        </w:rPr>
        <w:t>Multidimensional scaling of emotional responses to music: The effect of</w:t>
      </w:r>
      <w:r>
        <w:rPr>
          <w:spacing w:val="46"/>
          <w:w w:val="105"/>
        </w:rPr>
        <w:t xml:space="preserve"> </w:t>
      </w:r>
      <w:r>
        <w:rPr>
          <w:w w:val="105"/>
        </w:rPr>
        <w:t>musical</w:t>
      </w:r>
    </w:p>
    <w:p w14:paraId="34CA0767" w14:textId="77777777" w:rsidR="00371D9F" w:rsidRDefault="00787276">
      <w:pPr>
        <w:tabs>
          <w:tab w:val="left" w:pos="1578"/>
        </w:tabs>
        <w:spacing w:before="202"/>
        <w:ind w:left="110"/>
        <w:rPr>
          <w:sz w:val="24"/>
        </w:rPr>
      </w:pPr>
      <w:r>
        <w:rPr>
          <w:rFonts w:ascii="Arial"/>
          <w:w w:val="105"/>
          <w:sz w:val="12"/>
        </w:rPr>
        <w:t>722</w:t>
      </w:r>
      <w:r>
        <w:rPr>
          <w:rFonts w:ascii="Arial"/>
          <w:w w:val="105"/>
          <w:sz w:val="12"/>
        </w:rPr>
        <w:tab/>
      </w:r>
      <w:r>
        <w:rPr>
          <w:w w:val="105"/>
          <w:sz w:val="24"/>
        </w:rPr>
        <w:t xml:space="preserve">expertise and of the duration of the excerpts. </w:t>
      </w:r>
      <w:r>
        <w:rPr>
          <w:i/>
          <w:w w:val="105"/>
          <w:sz w:val="24"/>
        </w:rPr>
        <w:t>Cognition and Emotion</w:t>
      </w:r>
      <w:r>
        <w:rPr>
          <w:w w:val="105"/>
          <w:sz w:val="24"/>
        </w:rPr>
        <w:t>,</w:t>
      </w:r>
      <w:r>
        <w:rPr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19</w:t>
      </w:r>
      <w:r>
        <w:rPr>
          <w:w w:val="105"/>
          <w:sz w:val="24"/>
        </w:rPr>
        <w:t>(8),</w:t>
      </w:r>
    </w:p>
    <w:p w14:paraId="458AC559" w14:textId="77777777" w:rsidR="00371D9F" w:rsidRDefault="00787276">
      <w:pPr>
        <w:pStyle w:val="BodyText"/>
        <w:tabs>
          <w:tab w:val="left" w:pos="1566"/>
        </w:tabs>
      </w:pPr>
      <w:r>
        <w:rPr>
          <w:rFonts w:ascii="Arial" w:hAnsi="Arial"/>
          <w:sz w:val="12"/>
        </w:rPr>
        <w:t>723</w:t>
      </w:r>
      <w:r>
        <w:rPr>
          <w:rFonts w:ascii="Arial" w:hAnsi="Arial"/>
          <w:sz w:val="12"/>
        </w:rPr>
        <w:tab/>
      </w:r>
      <w:r>
        <w:t>1113–1139.</w:t>
      </w:r>
      <w:r>
        <w:rPr>
          <w:spacing w:val="48"/>
        </w:rPr>
        <w:t xml:space="preserve"> </w:t>
      </w:r>
      <w:hyperlink r:id="rId56">
        <w:r>
          <w:t>https://doi.org/10.1080/02699930500204250</w:t>
        </w:r>
      </w:hyperlink>
    </w:p>
    <w:p w14:paraId="77C1B362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5D0B9E73" w14:textId="77777777" w:rsidR="00371D9F" w:rsidRDefault="00787276">
      <w:pPr>
        <w:tabs>
          <w:tab w:val="left" w:pos="1219"/>
        </w:tabs>
        <w:spacing w:before="239"/>
        <w:ind w:left="110"/>
        <w:rPr>
          <w:sz w:val="24"/>
        </w:rPr>
      </w:pPr>
      <w:r>
        <w:rPr>
          <w:rFonts w:ascii="Arial"/>
          <w:w w:val="105"/>
          <w:sz w:val="12"/>
        </w:rPr>
        <w:lastRenderedPageBreak/>
        <w:t>724</w:t>
      </w:r>
      <w:r>
        <w:rPr>
          <w:rFonts w:ascii="Arial"/>
          <w:w w:val="105"/>
          <w:sz w:val="12"/>
        </w:rPr>
        <w:tab/>
      </w:r>
      <w:r>
        <w:rPr>
          <w:w w:val="105"/>
          <w:sz w:val="24"/>
        </w:rPr>
        <w:t xml:space="preserve">Borg, I., &amp; </w:t>
      </w:r>
      <w:proofErr w:type="spellStart"/>
      <w:r>
        <w:rPr>
          <w:w w:val="105"/>
          <w:sz w:val="24"/>
        </w:rPr>
        <w:t>Groenen</w:t>
      </w:r>
      <w:proofErr w:type="spellEnd"/>
      <w:r>
        <w:rPr>
          <w:w w:val="105"/>
          <w:sz w:val="24"/>
        </w:rPr>
        <w:t xml:space="preserve">, </w:t>
      </w:r>
      <w:r>
        <w:rPr>
          <w:spacing w:val="-10"/>
          <w:w w:val="105"/>
          <w:sz w:val="24"/>
        </w:rPr>
        <w:t xml:space="preserve">P. </w:t>
      </w:r>
      <w:r>
        <w:rPr>
          <w:w w:val="105"/>
          <w:sz w:val="24"/>
        </w:rPr>
        <w:t xml:space="preserve">J. F. (2005). </w:t>
      </w:r>
      <w:r>
        <w:rPr>
          <w:i/>
          <w:w w:val="105"/>
          <w:sz w:val="24"/>
        </w:rPr>
        <w:t xml:space="preserve">Modern Multidimensional Scaling </w:t>
      </w:r>
      <w:r>
        <w:rPr>
          <w:w w:val="105"/>
          <w:sz w:val="24"/>
        </w:rPr>
        <w:t>(2nd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ed.,</w:t>
      </w:r>
    </w:p>
    <w:p w14:paraId="21CA98B1" w14:textId="77777777" w:rsidR="00371D9F" w:rsidRDefault="00787276">
      <w:pPr>
        <w:pStyle w:val="BodyText"/>
        <w:tabs>
          <w:tab w:val="left" w:pos="1569"/>
        </w:tabs>
      </w:pPr>
      <w:r>
        <w:rPr>
          <w:rFonts w:ascii="Arial" w:hAnsi="Arial"/>
          <w:w w:val="105"/>
          <w:sz w:val="12"/>
        </w:rPr>
        <w:t>725</w:t>
      </w:r>
      <w:r>
        <w:rPr>
          <w:rFonts w:ascii="Arial" w:hAnsi="Arial"/>
          <w:w w:val="105"/>
          <w:sz w:val="12"/>
        </w:rPr>
        <w:tab/>
      </w:r>
      <w:r>
        <w:rPr>
          <w:spacing w:val="-5"/>
          <w:w w:val="105"/>
        </w:rPr>
        <w:t xml:space="preserve">Vol. </w:t>
      </w:r>
      <w:r>
        <w:rPr>
          <w:w w:val="105"/>
        </w:rPr>
        <w:t xml:space="preserve">36, pp. 1–614). Springer </w:t>
      </w:r>
      <w:proofErr w:type="spellStart"/>
      <w:r>
        <w:rPr>
          <w:w w:val="105"/>
        </w:rPr>
        <w:t>Science+Business</w:t>
      </w:r>
      <w:proofErr w:type="spellEnd"/>
      <w:r>
        <w:rPr>
          <w:w w:val="105"/>
        </w:rPr>
        <w:t xml:space="preserve"> Media,</w:t>
      </w:r>
      <w:r>
        <w:rPr>
          <w:spacing w:val="-17"/>
          <w:w w:val="105"/>
        </w:rPr>
        <w:t xml:space="preserve"> </w:t>
      </w:r>
      <w:r>
        <w:rPr>
          <w:w w:val="105"/>
        </w:rPr>
        <w:t>Inc.</w:t>
      </w:r>
    </w:p>
    <w:p w14:paraId="74507BE4" w14:textId="77777777" w:rsidR="00371D9F" w:rsidRDefault="00371D9F">
      <w:pPr>
        <w:pStyle w:val="BodyText"/>
        <w:spacing w:before="10"/>
        <w:ind w:left="0"/>
        <w:rPr>
          <w:sz w:val="28"/>
        </w:rPr>
      </w:pPr>
    </w:p>
    <w:p w14:paraId="4EADBF81" w14:textId="77777777" w:rsidR="00371D9F" w:rsidRDefault="00787276">
      <w:pPr>
        <w:tabs>
          <w:tab w:val="left" w:pos="1219"/>
        </w:tabs>
        <w:spacing w:before="145"/>
        <w:ind w:left="110"/>
        <w:rPr>
          <w:sz w:val="24"/>
        </w:rPr>
      </w:pPr>
      <w:r>
        <w:rPr>
          <w:rFonts w:ascii="Arial"/>
          <w:w w:val="105"/>
          <w:sz w:val="12"/>
        </w:rPr>
        <w:t>726</w:t>
      </w:r>
      <w:r>
        <w:rPr>
          <w:rFonts w:ascii="Arial"/>
          <w:w w:val="105"/>
          <w:sz w:val="12"/>
        </w:rPr>
        <w:tab/>
      </w:r>
      <w:r>
        <w:rPr>
          <w:w w:val="105"/>
          <w:sz w:val="24"/>
        </w:rPr>
        <w:t xml:space="preserve">Bruner II, G. C. (1990). Music, </w:t>
      </w:r>
      <w:r>
        <w:rPr>
          <w:spacing w:val="2"/>
          <w:w w:val="105"/>
          <w:sz w:val="24"/>
        </w:rPr>
        <w:t xml:space="preserve">Mood, </w:t>
      </w:r>
      <w:r>
        <w:rPr>
          <w:w w:val="105"/>
          <w:sz w:val="24"/>
        </w:rPr>
        <w:t xml:space="preserve">and Marketing. </w:t>
      </w:r>
      <w:r>
        <w:rPr>
          <w:i/>
          <w:w w:val="105"/>
          <w:sz w:val="24"/>
        </w:rPr>
        <w:t>Journal of</w:t>
      </w:r>
      <w:r>
        <w:rPr>
          <w:i/>
          <w:spacing w:val="12"/>
          <w:w w:val="105"/>
          <w:sz w:val="24"/>
        </w:rPr>
        <w:t xml:space="preserve"> </w:t>
      </w:r>
      <w:r>
        <w:rPr>
          <w:i/>
          <w:w w:val="105"/>
          <w:sz w:val="24"/>
        </w:rPr>
        <w:t>Marketing</w:t>
      </w:r>
      <w:r>
        <w:rPr>
          <w:w w:val="105"/>
          <w:sz w:val="24"/>
        </w:rPr>
        <w:t>,</w:t>
      </w:r>
    </w:p>
    <w:p w14:paraId="7A98A46E" w14:textId="77777777" w:rsidR="00371D9F" w:rsidRDefault="00787276">
      <w:pPr>
        <w:tabs>
          <w:tab w:val="left" w:pos="1551"/>
        </w:tabs>
        <w:spacing w:before="202"/>
        <w:ind w:left="110"/>
        <w:rPr>
          <w:sz w:val="24"/>
        </w:rPr>
      </w:pPr>
      <w:r>
        <w:rPr>
          <w:rFonts w:ascii="Arial" w:hAnsi="Arial"/>
          <w:sz w:val="12"/>
        </w:rPr>
        <w:t>727</w:t>
      </w:r>
      <w:r>
        <w:rPr>
          <w:rFonts w:ascii="Arial" w:hAnsi="Arial"/>
          <w:sz w:val="12"/>
        </w:rPr>
        <w:tab/>
      </w:r>
      <w:r>
        <w:rPr>
          <w:i/>
          <w:sz w:val="24"/>
        </w:rPr>
        <w:t>October</w:t>
      </w:r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r>
        <w:rPr>
          <w:sz w:val="24"/>
        </w:rPr>
        <w:t>94–104.</w:t>
      </w:r>
    </w:p>
    <w:p w14:paraId="4CE917BB" w14:textId="77777777" w:rsidR="00371D9F" w:rsidRDefault="00371D9F">
      <w:pPr>
        <w:pStyle w:val="BodyText"/>
        <w:spacing w:before="10"/>
        <w:ind w:left="0"/>
        <w:rPr>
          <w:sz w:val="28"/>
        </w:rPr>
      </w:pPr>
    </w:p>
    <w:p w14:paraId="25403FDF" w14:textId="77777777" w:rsidR="00371D9F" w:rsidRDefault="00787276">
      <w:pPr>
        <w:pStyle w:val="BodyText"/>
        <w:tabs>
          <w:tab w:val="left" w:pos="1219"/>
        </w:tabs>
        <w:spacing w:before="146"/>
      </w:pPr>
      <w:r>
        <w:rPr>
          <w:rFonts w:ascii="Arial"/>
          <w:w w:val="105"/>
          <w:sz w:val="12"/>
        </w:rPr>
        <w:t>728</w:t>
      </w:r>
      <w:r>
        <w:rPr>
          <w:rFonts w:ascii="Arial"/>
          <w:w w:val="105"/>
          <w:sz w:val="12"/>
        </w:rPr>
        <w:tab/>
      </w:r>
      <w:r>
        <w:rPr>
          <w:w w:val="105"/>
        </w:rPr>
        <w:t>Coombs,</w:t>
      </w:r>
      <w:r>
        <w:rPr>
          <w:spacing w:val="10"/>
          <w:w w:val="105"/>
        </w:rPr>
        <w:t xml:space="preserve"> </w:t>
      </w:r>
      <w:r>
        <w:rPr>
          <w:w w:val="105"/>
        </w:rPr>
        <w:t>C.</w:t>
      </w:r>
      <w:r>
        <w:rPr>
          <w:spacing w:val="10"/>
          <w:w w:val="105"/>
        </w:rPr>
        <w:t xml:space="preserve"> </w:t>
      </w:r>
      <w:r>
        <w:rPr>
          <w:w w:val="105"/>
        </w:rPr>
        <w:t>H.,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Milholland</w:t>
      </w:r>
      <w:proofErr w:type="spellEnd"/>
      <w:r>
        <w:rPr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J.</w:t>
      </w:r>
      <w:r>
        <w:rPr>
          <w:spacing w:val="9"/>
          <w:w w:val="105"/>
        </w:rPr>
        <w:t xml:space="preserve"> </w:t>
      </w:r>
      <w:r>
        <w:rPr>
          <w:w w:val="105"/>
        </w:rPr>
        <w:t>E.,</w:t>
      </w:r>
      <w:r>
        <w:rPr>
          <w:spacing w:val="11"/>
          <w:w w:val="105"/>
        </w:rPr>
        <w:t xml:space="preserve"> </w:t>
      </w:r>
      <w:r>
        <w:rPr>
          <w:w w:val="105"/>
        </w:rPr>
        <w:t>&amp;</w:t>
      </w:r>
      <w:r>
        <w:rPr>
          <w:spacing w:val="9"/>
          <w:w w:val="105"/>
        </w:rPr>
        <w:t xml:space="preserve"> </w:t>
      </w:r>
      <w:proofErr w:type="spellStart"/>
      <w:r>
        <w:rPr>
          <w:spacing w:val="-4"/>
          <w:w w:val="105"/>
        </w:rPr>
        <w:t>Womer</w:t>
      </w:r>
      <w:proofErr w:type="spellEnd"/>
      <w:r>
        <w:rPr>
          <w:spacing w:val="-4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F.</w:t>
      </w:r>
      <w:r>
        <w:rPr>
          <w:spacing w:val="9"/>
          <w:w w:val="105"/>
        </w:rPr>
        <w:t xml:space="preserve"> </w:t>
      </w:r>
      <w:r>
        <w:rPr>
          <w:w w:val="105"/>
        </w:rPr>
        <w:t>B.</w:t>
      </w:r>
      <w:r>
        <w:rPr>
          <w:spacing w:val="10"/>
          <w:w w:val="105"/>
        </w:rPr>
        <w:t xml:space="preserve"> </w:t>
      </w:r>
      <w:r>
        <w:rPr>
          <w:w w:val="105"/>
        </w:rPr>
        <w:t>(1956).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assessment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partial</w:t>
      </w:r>
    </w:p>
    <w:p w14:paraId="2CDF06CF" w14:textId="77777777" w:rsidR="00371D9F" w:rsidRDefault="00787276">
      <w:pPr>
        <w:tabs>
          <w:tab w:val="left" w:pos="1578"/>
        </w:tabs>
        <w:spacing w:before="202"/>
        <w:ind w:left="110"/>
        <w:rPr>
          <w:sz w:val="24"/>
        </w:rPr>
      </w:pPr>
      <w:r>
        <w:rPr>
          <w:rFonts w:ascii="Arial" w:hAnsi="Arial"/>
          <w:sz w:val="12"/>
        </w:rPr>
        <w:t>729</w:t>
      </w:r>
      <w:r>
        <w:rPr>
          <w:rFonts w:ascii="Arial" w:hAnsi="Arial"/>
          <w:sz w:val="12"/>
        </w:rPr>
        <w:tab/>
      </w:r>
      <w:r>
        <w:rPr>
          <w:sz w:val="24"/>
        </w:rPr>
        <w:t xml:space="preserve">knowledge. </w:t>
      </w:r>
      <w:r>
        <w:rPr>
          <w:i/>
          <w:sz w:val="24"/>
        </w:rPr>
        <w:t>Educational and Psychological</w:t>
      </w:r>
      <w:r>
        <w:rPr>
          <w:i/>
          <w:spacing w:val="46"/>
          <w:sz w:val="24"/>
        </w:rPr>
        <w:t xml:space="preserve"> </w:t>
      </w:r>
      <w:r>
        <w:rPr>
          <w:i/>
          <w:spacing w:val="-3"/>
          <w:sz w:val="24"/>
        </w:rPr>
        <w:t>Measurement</w:t>
      </w:r>
      <w:r>
        <w:rPr>
          <w:spacing w:val="-3"/>
          <w:sz w:val="24"/>
        </w:rPr>
        <w:t xml:space="preserve">, </w:t>
      </w:r>
      <w:r>
        <w:rPr>
          <w:i/>
          <w:spacing w:val="2"/>
          <w:sz w:val="24"/>
        </w:rPr>
        <w:t>16</w:t>
      </w:r>
      <w:r>
        <w:rPr>
          <w:spacing w:val="2"/>
          <w:sz w:val="24"/>
        </w:rPr>
        <w:t xml:space="preserve">(1), </w:t>
      </w:r>
      <w:r>
        <w:rPr>
          <w:sz w:val="24"/>
        </w:rPr>
        <w:t>13–37.</w:t>
      </w:r>
    </w:p>
    <w:p w14:paraId="031500E7" w14:textId="77777777" w:rsidR="00371D9F" w:rsidRDefault="00787276">
      <w:pPr>
        <w:pStyle w:val="BodyText"/>
        <w:tabs>
          <w:tab w:val="left" w:pos="1578"/>
        </w:tabs>
      </w:pPr>
      <w:r>
        <w:rPr>
          <w:rFonts w:ascii="Arial"/>
          <w:sz w:val="12"/>
        </w:rPr>
        <w:t>730</w:t>
      </w:r>
      <w:r>
        <w:rPr>
          <w:rFonts w:ascii="Arial"/>
          <w:sz w:val="12"/>
        </w:rPr>
        <w:tab/>
      </w:r>
      <w:hyperlink r:id="rId57">
        <w:r>
          <w:t>https://doi.org/10.1177/001316445601600102</w:t>
        </w:r>
      </w:hyperlink>
    </w:p>
    <w:p w14:paraId="57D05F41" w14:textId="77777777" w:rsidR="00371D9F" w:rsidRDefault="00371D9F">
      <w:pPr>
        <w:pStyle w:val="BodyText"/>
        <w:spacing w:before="10"/>
        <w:ind w:left="0"/>
        <w:rPr>
          <w:sz w:val="28"/>
        </w:rPr>
      </w:pPr>
    </w:p>
    <w:p w14:paraId="6FE32970" w14:textId="77777777" w:rsidR="00371D9F" w:rsidRDefault="00787276">
      <w:pPr>
        <w:tabs>
          <w:tab w:val="left" w:pos="1219"/>
          <w:tab w:val="left" w:pos="1559"/>
        </w:tabs>
        <w:spacing w:before="146" w:line="415" w:lineRule="auto"/>
        <w:ind w:left="110" w:right="1632"/>
        <w:rPr>
          <w:sz w:val="24"/>
        </w:rPr>
      </w:pPr>
      <w:r>
        <w:rPr>
          <w:rFonts w:ascii="Arial" w:hAnsi="Arial"/>
          <w:sz w:val="12"/>
        </w:rPr>
        <w:t>731</w:t>
      </w:r>
      <w:r>
        <w:rPr>
          <w:rFonts w:ascii="Arial" w:hAnsi="Arial"/>
          <w:sz w:val="12"/>
        </w:rPr>
        <w:tab/>
      </w:r>
      <w:proofErr w:type="gramStart"/>
      <w:r>
        <w:rPr>
          <w:spacing w:val="-3"/>
          <w:sz w:val="24"/>
        </w:rPr>
        <w:t xml:space="preserve">Cowen,  </w:t>
      </w:r>
      <w:r>
        <w:rPr>
          <w:sz w:val="24"/>
        </w:rPr>
        <w:t>A.</w:t>
      </w:r>
      <w:proofErr w:type="gramEnd"/>
      <w:r>
        <w:rPr>
          <w:sz w:val="24"/>
        </w:rPr>
        <w:t xml:space="preserve"> S., &amp; Keltner, D. (2017).  Self-report captures 27 distinct categories of       </w:t>
      </w:r>
      <w:r>
        <w:rPr>
          <w:rFonts w:ascii="Arial" w:hAnsi="Arial"/>
          <w:sz w:val="12"/>
        </w:rPr>
        <w:t>732</w:t>
      </w:r>
      <w:r>
        <w:rPr>
          <w:rFonts w:ascii="Arial" w:hAnsi="Arial"/>
          <w:sz w:val="12"/>
        </w:rPr>
        <w:tab/>
      </w:r>
      <w:r>
        <w:rPr>
          <w:rFonts w:ascii="Arial" w:hAnsi="Arial"/>
          <w:sz w:val="12"/>
        </w:rPr>
        <w:tab/>
      </w:r>
      <w:r>
        <w:rPr>
          <w:sz w:val="24"/>
        </w:rPr>
        <w:t xml:space="preserve">emotion bridged </w:t>
      </w:r>
      <w:r>
        <w:rPr>
          <w:spacing w:val="-4"/>
          <w:sz w:val="24"/>
        </w:rPr>
        <w:t xml:space="preserve">by </w:t>
      </w:r>
      <w:proofErr w:type="gramStart"/>
      <w:r>
        <w:rPr>
          <w:sz w:val="24"/>
        </w:rPr>
        <w:t>continuous  gradients</w:t>
      </w:r>
      <w:proofErr w:type="gramEnd"/>
      <w:r>
        <w:rPr>
          <w:sz w:val="24"/>
        </w:rPr>
        <w:t xml:space="preserve">.  </w:t>
      </w:r>
      <w:proofErr w:type="gramStart"/>
      <w:r>
        <w:rPr>
          <w:i/>
          <w:spacing w:val="-6"/>
          <w:sz w:val="24"/>
        </w:rPr>
        <w:t xml:space="preserve">Proceedings  </w:t>
      </w:r>
      <w:r>
        <w:rPr>
          <w:i/>
          <w:sz w:val="24"/>
        </w:rPr>
        <w:t>of</w:t>
      </w:r>
      <w:proofErr w:type="gramEnd"/>
      <w:r>
        <w:rPr>
          <w:i/>
          <w:sz w:val="24"/>
        </w:rPr>
        <w:t xml:space="preserve">  the  National  </w:t>
      </w:r>
      <w:r>
        <w:rPr>
          <w:i/>
          <w:spacing w:val="-4"/>
          <w:sz w:val="24"/>
        </w:rPr>
        <w:t xml:space="preserve">Academy </w:t>
      </w:r>
      <w:r>
        <w:rPr>
          <w:rFonts w:ascii="Arial" w:hAnsi="Arial"/>
          <w:sz w:val="12"/>
        </w:rPr>
        <w:t>733</w:t>
      </w:r>
      <w:r>
        <w:rPr>
          <w:rFonts w:ascii="Arial" w:hAnsi="Arial"/>
          <w:sz w:val="12"/>
        </w:rPr>
        <w:tab/>
      </w:r>
      <w:r>
        <w:rPr>
          <w:rFonts w:ascii="Arial" w:hAnsi="Arial"/>
          <w:sz w:val="12"/>
        </w:rPr>
        <w:tab/>
      </w:r>
      <w:r>
        <w:rPr>
          <w:i/>
          <w:sz w:val="24"/>
        </w:rPr>
        <w:t>of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Sciences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United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States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1"/>
          <w:sz w:val="24"/>
        </w:rPr>
        <w:t xml:space="preserve"> </w:t>
      </w:r>
      <w:r>
        <w:rPr>
          <w:i/>
          <w:spacing w:val="-4"/>
          <w:sz w:val="24"/>
        </w:rPr>
        <w:t>America</w:t>
      </w:r>
      <w:r>
        <w:rPr>
          <w:spacing w:val="-4"/>
          <w:sz w:val="24"/>
        </w:rPr>
        <w:t>,</w:t>
      </w:r>
      <w:r>
        <w:rPr>
          <w:spacing w:val="25"/>
          <w:sz w:val="24"/>
        </w:rPr>
        <w:t xml:space="preserve"> </w:t>
      </w:r>
      <w:r>
        <w:rPr>
          <w:i/>
          <w:sz w:val="24"/>
        </w:rPr>
        <w:t>114</w:t>
      </w:r>
      <w:r>
        <w:rPr>
          <w:sz w:val="24"/>
        </w:rPr>
        <w:t>(38),</w:t>
      </w:r>
      <w:r>
        <w:rPr>
          <w:spacing w:val="24"/>
          <w:sz w:val="24"/>
        </w:rPr>
        <w:t xml:space="preserve"> </w:t>
      </w:r>
      <w:r>
        <w:rPr>
          <w:sz w:val="24"/>
        </w:rPr>
        <w:t>E7900–E7909.</w:t>
      </w:r>
    </w:p>
    <w:p w14:paraId="78B9A2F2" w14:textId="77777777" w:rsidR="00371D9F" w:rsidRDefault="00787276">
      <w:pPr>
        <w:pStyle w:val="BodyText"/>
        <w:tabs>
          <w:tab w:val="left" w:pos="1578"/>
        </w:tabs>
        <w:spacing w:before="2"/>
      </w:pPr>
      <w:r>
        <w:rPr>
          <w:rFonts w:ascii="Arial"/>
          <w:w w:val="105"/>
          <w:sz w:val="12"/>
        </w:rPr>
        <w:t>734</w:t>
      </w:r>
      <w:r>
        <w:rPr>
          <w:rFonts w:ascii="Arial"/>
          <w:w w:val="105"/>
          <w:sz w:val="12"/>
        </w:rPr>
        <w:tab/>
      </w:r>
      <w:hyperlink r:id="rId58">
        <w:r>
          <w:rPr>
            <w:w w:val="105"/>
          </w:rPr>
          <w:t>https://doi.org/10.1073/pnas.1702247114</w:t>
        </w:r>
      </w:hyperlink>
    </w:p>
    <w:p w14:paraId="04AD2876" w14:textId="77777777" w:rsidR="00371D9F" w:rsidRDefault="00371D9F">
      <w:pPr>
        <w:pStyle w:val="BodyText"/>
        <w:spacing w:before="10"/>
        <w:ind w:left="0"/>
        <w:rPr>
          <w:sz w:val="28"/>
        </w:rPr>
      </w:pPr>
    </w:p>
    <w:p w14:paraId="01F5E4CD" w14:textId="77777777" w:rsidR="00371D9F" w:rsidRDefault="00787276">
      <w:pPr>
        <w:tabs>
          <w:tab w:val="left" w:pos="1219"/>
        </w:tabs>
        <w:spacing w:before="145"/>
        <w:ind w:left="110"/>
        <w:rPr>
          <w:sz w:val="24"/>
        </w:rPr>
      </w:pPr>
      <w:r>
        <w:rPr>
          <w:rFonts w:ascii="Arial"/>
          <w:w w:val="105"/>
          <w:sz w:val="12"/>
        </w:rPr>
        <w:t>735</w:t>
      </w:r>
      <w:r>
        <w:rPr>
          <w:rFonts w:ascii="Arial"/>
          <w:w w:val="105"/>
          <w:sz w:val="12"/>
        </w:rPr>
        <w:tab/>
      </w:r>
      <w:r>
        <w:rPr>
          <w:w w:val="105"/>
          <w:sz w:val="24"/>
        </w:rPr>
        <w:t xml:space="preserve">Greenacre, M. J. (1984). </w:t>
      </w:r>
      <w:r>
        <w:rPr>
          <w:i/>
          <w:w w:val="105"/>
          <w:sz w:val="24"/>
        </w:rPr>
        <w:t xml:space="preserve">Theory and Applications of </w:t>
      </w:r>
      <w:r>
        <w:rPr>
          <w:i/>
          <w:spacing w:val="-3"/>
          <w:w w:val="105"/>
          <w:sz w:val="24"/>
        </w:rPr>
        <w:t xml:space="preserve">Correspondence </w:t>
      </w:r>
      <w:r>
        <w:rPr>
          <w:i/>
          <w:w w:val="105"/>
          <w:sz w:val="24"/>
        </w:rPr>
        <w:t>Analysis</w:t>
      </w:r>
      <w:r>
        <w:rPr>
          <w:i/>
          <w:spacing w:val="58"/>
          <w:w w:val="105"/>
          <w:sz w:val="24"/>
        </w:rPr>
        <w:t xml:space="preserve"> </w:t>
      </w:r>
      <w:r>
        <w:rPr>
          <w:w w:val="105"/>
          <w:sz w:val="24"/>
        </w:rPr>
        <w:t>(pp.</w:t>
      </w:r>
    </w:p>
    <w:p w14:paraId="51574D36" w14:textId="77777777" w:rsidR="00371D9F" w:rsidRDefault="00787276">
      <w:pPr>
        <w:pStyle w:val="BodyText"/>
        <w:tabs>
          <w:tab w:val="left" w:pos="1566"/>
        </w:tabs>
      </w:pPr>
      <w:r>
        <w:rPr>
          <w:rFonts w:ascii="Arial" w:hAnsi="Arial"/>
          <w:sz w:val="12"/>
        </w:rPr>
        <w:t>736</w:t>
      </w:r>
      <w:r>
        <w:rPr>
          <w:rFonts w:ascii="Arial" w:hAnsi="Arial"/>
          <w:sz w:val="12"/>
        </w:rPr>
        <w:tab/>
      </w:r>
      <w:r>
        <w:t>1–376). Academic</w:t>
      </w:r>
      <w:r>
        <w:rPr>
          <w:spacing w:val="1"/>
        </w:rPr>
        <w:t xml:space="preserve"> </w:t>
      </w:r>
      <w:r>
        <w:t>Press.</w:t>
      </w:r>
    </w:p>
    <w:p w14:paraId="1D39E810" w14:textId="77777777" w:rsidR="00371D9F" w:rsidRDefault="00371D9F">
      <w:pPr>
        <w:pStyle w:val="BodyText"/>
        <w:spacing w:before="10"/>
        <w:ind w:left="0"/>
        <w:rPr>
          <w:sz w:val="28"/>
        </w:rPr>
      </w:pPr>
    </w:p>
    <w:p w14:paraId="51887751" w14:textId="77777777" w:rsidR="00371D9F" w:rsidRDefault="00787276">
      <w:pPr>
        <w:tabs>
          <w:tab w:val="left" w:pos="1219"/>
        </w:tabs>
        <w:spacing w:before="146"/>
        <w:ind w:left="110"/>
        <w:rPr>
          <w:i/>
          <w:sz w:val="24"/>
        </w:rPr>
      </w:pPr>
      <w:r>
        <w:rPr>
          <w:rFonts w:ascii="Arial"/>
          <w:w w:val="105"/>
          <w:sz w:val="12"/>
        </w:rPr>
        <w:t>737</w:t>
      </w:r>
      <w:r>
        <w:rPr>
          <w:rFonts w:ascii="Arial"/>
          <w:w w:val="105"/>
          <w:sz w:val="12"/>
        </w:rPr>
        <w:tab/>
      </w:r>
      <w:proofErr w:type="spellStart"/>
      <w:r>
        <w:rPr>
          <w:w w:val="105"/>
          <w:sz w:val="24"/>
        </w:rPr>
        <w:t>Hesterberg</w:t>
      </w:r>
      <w:proofErr w:type="spellEnd"/>
      <w:r>
        <w:rPr>
          <w:w w:val="105"/>
          <w:sz w:val="24"/>
        </w:rPr>
        <w:t xml:space="preserve">, T. (2011). Bootstrap. </w:t>
      </w:r>
      <w:r>
        <w:rPr>
          <w:i/>
          <w:w w:val="105"/>
          <w:sz w:val="24"/>
        </w:rPr>
        <w:t>Wiley Interdisciplinary Reviews:</w:t>
      </w:r>
      <w:r>
        <w:rPr>
          <w:i/>
          <w:spacing w:val="5"/>
          <w:w w:val="105"/>
          <w:sz w:val="24"/>
        </w:rPr>
        <w:t xml:space="preserve"> </w:t>
      </w:r>
      <w:r>
        <w:rPr>
          <w:i/>
          <w:w w:val="105"/>
          <w:sz w:val="24"/>
        </w:rPr>
        <w:t>Computational</w:t>
      </w:r>
    </w:p>
    <w:p w14:paraId="7B563F88" w14:textId="77777777" w:rsidR="00371D9F" w:rsidRDefault="00787276">
      <w:pPr>
        <w:tabs>
          <w:tab w:val="left" w:pos="1566"/>
        </w:tabs>
        <w:spacing w:before="202"/>
        <w:ind w:left="110"/>
        <w:rPr>
          <w:sz w:val="24"/>
        </w:rPr>
      </w:pPr>
      <w:r>
        <w:rPr>
          <w:rFonts w:ascii="Arial" w:hAnsi="Arial"/>
          <w:w w:val="105"/>
          <w:sz w:val="12"/>
        </w:rPr>
        <w:t>738</w:t>
      </w:r>
      <w:r>
        <w:rPr>
          <w:rFonts w:ascii="Arial" w:hAnsi="Arial"/>
          <w:w w:val="105"/>
          <w:sz w:val="12"/>
        </w:rPr>
        <w:tab/>
      </w:r>
      <w:r>
        <w:rPr>
          <w:i/>
          <w:w w:val="105"/>
          <w:sz w:val="24"/>
        </w:rPr>
        <w:t>Statistics</w:t>
      </w:r>
      <w:r>
        <w:rPr>
          <w:w w:val="105"/>
          <w:sz w:val="24"/>
        </w:rPr>
        <w:t xml:space="preserve">, </w:t>
      </w:r>
      <w:r>
        <w:rPr>
          <w:i/>
          <w:spacing w:val="2"/>
          <w:w w:val="105"/>
          <w:sz w:val="24"/>
        </w:rPr>
        <w:t>3</w:t>
      </w:r>
      <w:r>
        <w:rPr>
          <w:spacing w:val="2"/>
          <w:w w:val="105"/>
          <w:sz w:val="24"/>
        </w:rPr>
        <w:t xml:space="preserve">(6), </w:t>
      </w:r>
      <w:r>
        <w:rPr>
          <w:w w:val="105"/>
          <w:sz w:val="24"/>
        </w:rPr>
        <w:t>497–526.</w:t>
      </w:r>
      <w:r>
        <w:rPr>
          <w:spacing w:val="8"/>
          <w:w w:val="105"/>
          <w:sz w:val="24"/>
        </w:rPr>
        <w:t xml:space="preserve"> </w:t>
      </w:r>
      <w:hyperlink r:id="rId59">
        <w:r>
          <w:rPr>
            <w:w w:val="105"/>
            <w:sz w:val="24"/>
          </w:rPr>
          <w:t>https://doi.org/10.1002/wics.182</w:t>
        </w:r>
      </w:hyperlink>
    </w:p>
    <w:p w14:paraId="36D02DD5" w14:textId="77777777" w:rsidR="00371D9F" w:rsidRDefault="00371D9F">
      <w:pPr>
        <w:pStyle w:val="BodyText"/>
        <w:spacing w:before="10"/>
        <w:ind w:left="0"/>
        <w:rPr>
          <w:sz w:val="28"/>
        </w:rPr>
      </w:pPr>
    </w:p>
    <w:p w14:paraId="6B7B0DBB" w14:textId="77777777" w:rsidR="00371D9F" w:rsidRDefault="00787276">
      <w:pPr>
        <w:tabs>
          <w:tab w:val="left" w:pos="1219"/>
        </w:tabs>
        <w:spacing w:before="145"/>
        <w:ind w:left="110"/>
        <w:rPr>
          <w:i/>
          <w:sz w:val="24"/>
        </w:rPr>
      </w:pPr>
      <w:r>
        <w:rPr>
          <w:rFonts w:ascii="Arial"/>
          <w:w w:val="105"/>
          <w:sz w:val="12"/>
        </w:rPr>
        <w:t>739</w:t>
      </w:r>
      <w:r>
        <w:rPr>
          <w:rFonts w:ascii="Arial"/>
          <w:w w:val="105"/>
          <w:sz w:val="12"/>
        </w:rPr>
        <w:tab/>
      </w:r>
      <w:proofErr w:type="spellStart"/>
      <w:r>
        <w:rPr>
          <w:w w:val="105"/>
          <w:sz w:val="24"/>
        </w:rPr>
        <w:t>Juslin</w:t>
      </w:r>
      <w:proofErr w:type="spellEnd"/>
      <w:r>
        <w:rPr>
          <w:w w:val="105"/>
          <w:sz w:val="24"/>
        </w:rPr>
        <w:t xml:space="preserve">, </w:t>
      </w:r>
      <w:r>
        <w:rPr>
          <w:spacing w:val="-10"/>
          <w:w w:val="105"/>
          <w:sz w:val="24"/>
        </w:rPr>
        <w:t xml:space="preserve">P. </w:t>
      </w:r>
      <w:r>
        <w:rPr>
          <w:w w:val="105"/>
          <w:sz w:val="24"/>
        </w:rPr>
        <w:t xml:space="preserve">N., &amp; Sloboda, J. A. (Eds.). (2010). </w:t>
      </w:r>
      <w:r>
        <w:rPr>
          <w:i/>
          <w:spacing w:val="-3"/>
          <w:w w:val="105"/>
          <w:sz w:val="24"/>
        </w:rPr>
        <w:t xml:space="preserve">Handbook </w:t>
      </w:r>
      <w:r>
        <w:rPr>
          <w:i/>
          <w:w w:val="105"/>
          <w:sz w:val="24"/>
        </w:rPr>
        <w:t>of music and</w:t>
      </w:r>
      <w:r>
        <w:rPr>
          <w:i/>
          <w:spacing w:val="23"/>
          <w:w w:val="105"/>
          <w:sz w:val="24"/>
        </w:rPr>
        <w:t xml:space="preserve"> </w:t>
      </w:r>
      <w:r>
        <w:rPr>
          <w:i/>
          <w:w w:val="105"/>
          <w:sz w:val="24"/>
        </w:rPr>
        <w:t>emotion:</w:t>
      </w:r>
    </w:p>
    <w:p w14:paraId="6ACAB877" w14:textId="77777777" w:rsidR="00371D9F" w:rsidRDefault="00787276">
      <w:pPr>
        <w:tabs>
          <w:tab w:val="left" w:pos="1541"/>
        </w:tabs>
        <w:spacing w:before="202"/>
        <w:ind w:left="110"/>
        <w:rPr>
          <w:sz w:val="24"/>
        </w:rPr>
      </w:pPr>
      <w:r>
        <w:rPr>
          <w:rFonts w:ascii="Arial" w:hAnsi="Arial"/>
          <w:w w:val="105"/>
          <w:sz w:val="12"/>
        </w:rPr>
        <w:t>740</w:t>
      </w:r>
      <w:r>
        <w:rPr>
          <w:rFonts w:ascii="Arial" w:hAnsi="Arial"/>
          <w:w w:val="105"/>
          <w:sz w:val="12"/>
        </w:rPr>
        <w:tab/>
      </w:r>
      <w:r>
        <w:rPr>
          <w:i/>
          <w:w w:val="105"/>
          <w:sz w:val="24"/>
        </w:rPr>
        <w:t xml:space="preserve">Theory, </w:t>
      </w:r>
      <w:r>
        <w:rPr>
          <w:i/>
          <w:spacing w:val="-4"/>
          <w:w w:val="105"/>
          <w:sz w:val="24"/>
        </w:rPr>
        <w:t xml:space="preserve">research, </w:t>
      </w:r>
      <w:r>
        <w:rPr>
          <w:i/>
          <w:w w:val="105"/>
          <w:sz w:val="24"/>
        </w:rPr>
        <w:t xml:space="preserve">applications. </w:t>
      </w:r>
      <w:r>
        <w:rPr>
          <w:w w:val="105"/>
          <w:sz w:val="24"/>
        </w:rPr>
        <w:t>(pp. xiv, 975–xiv, 975). Oxford University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Press.</w:t>
      </w:r>
    </w:p>
    <w:p w14:paraId="7E139F0B" w14:textId="77777777" w:rsidR="00371D9F" w:rsidRDefault="00371D9F">
      <w:pPr>
        <w:pStyle w:val="BodyText"/>
        <w:spacing w:before="10"/>
        <w:ind w:left="0"/>
        <w:rPr>
          <w:sz w:val="28"/>
        </w:rPr>
      </w:pPr>
    </w:p>
    <w:p w14:paraId="51C965E7" w14:textId="77777777" w:rsidR="00371D9F" w:rsidRDefault="00787276">
      <w:pPr>
        <w:pStyle w:val="BodyText"/>
        <w:tabs>
          <w:tab w:val="left" w:pos="1219"/>
        </w:tabs>
        <w:spacing w:before="146"/>
      </w:pPr>
      <w:r>
        <w:rPr>
          <w:rFonts w:ascii="Arial"/>
          <w:w w:val="105"/>
          <w:sz w:val="12"/>
        </w:rPr>
        <w:t>741</w:t>
      </w:r>
      <w:r>
        <w:rPr>
          <w:rFonts w:ascii="Arial"/>
          <w:w w:val="105"/>
          <w:sz w:val="12"/>
        </w:rPr>
        <w:tab/>
      </w:r>
      <w:r>
        <w:rPr>
          <w:w w:val="105"/>
        </w:rPr>
        <w:t>Katz,</w:t>
      </w:r>
      <w:r>
        <w:rPr>
          <w:spacing w:val="12"/>
          <w:w w:val="105"/>
        </w:rPr>
        <w:t xml:space="preserve"> </w:t>
      </w:r>
      <w:r>
        <w:rPr>
          <w:w w:val="105"/>
        </w:rPr>
        <w:t>D.,</w:t>
      </w:r>
      <w:r>
        <w:rPr>
          <w:spacing w:val="13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proofErr w:type="spellStart"/>
      <w:r>
        <w:rPr>
          <w:spacing w:val="-4"/>
          <w:w w:val="105"/>
        </w:rPr>
        <w:t>Braly</w:t>
      </w:r>
      <w:proofErr w:type="spellEnd"/>
      <w:r>
        <w:rPr>
          <w:spacing w:val="-4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K.</w:t>
      </w:r>
      <w:r>
        <w:rPr>
          <w:spacing w:val="13"/>
          <w:w w:val="105"/>
        </w:rPr>
        <w:t xml:space="preserve"> </w:t>
      </w:r>
      <w:r>
        <w:rPr>
          <w:w w:val="105"/>
        </w:rPr>
        <w:t>(1933).</w:t>
      </w:r>
      <w:r>
        <w:rPr>
          <w:spacing w:val="38"/>
          <w:w w:val="105"/>
        </w:rPr>
        <w:t xml:space="preserve"> </w:t>
      </w:r>
      <w:r>
        <w:rPr>
          <w:w w:val="105"/>
        </w:rPr>
        <w:t>Racial</w:t>
      </w:r>
      <w:r>
        <w:rPr>
          <w:spacing w:val="13"/>
          <w:w w:val="105"/>
        </w:rPr>
        <w:t xml:space="preserve"> </w:t>
      </w:r>
      <w:r>
        <w:rPr>
          <w:w w:val="105"/>
        </w:rPr>
        <w:t>stereotypes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one</w:t>
      </w:r>
      <w:r>
        <w:rPr>
          <w:spacing w:val="13"/>
          <w:w w:val="105"/>
        </w:rPr>
        <w:t xml:space="preserve"> </w:t>
      </w:r>
      <w:r>
        <w:rPr>
          <w:w w:val="105"/>
        </w:rPr>
        <w:t>hundred</w:t>
      </w:r>
      <w:r>
        <w:rPr>
          <w:spacing w:val="13"/>
          <w:w w:val="105"/>
        </w:rPr>
        <w:t xml:space="preserve"> </w:t>
      </w:r>
      <w:r>
        <w:rPr>
          <w:w w:val="105"/>
        </w:rPr>
        <w:t>college</w:t>
      </w:r>
      <w:r>
        <w:rPr>
          <w:spacing w:val="13"/>
          <w:w w:val="105"/>
        </w:rPr>
        <w:t xml:space="preserve"> </w:t>
      </w:r>
      <w:r>
        <w:rPr>
          <w:w w:val="105"/>
        </w:rPr>
        <w:t>students.</w:t>
      </w:r>
    </w:p>
    <w:p w14:paraId="365720F7" w14:textId="77777777" w:rsidR="00371D9F" w:rsidRDefault="00787276">
      <w:pPr>
        <w:tabs>
          <w:tab w:val="left" w:pos="1562"/>
        </w:tabs>
        <w:spacing w:before="202"/>
        <w:ind w:left="110"/>
        <w:rPr>
          <w:sz w:val="24"/>
        </w:rPr>
      </w:pPr>
      <w:r>
        <w:rPr>
          <w:rFonts w:ascii="Arial" w:hAnsi="Arial"/>
          <w:sz w:val="12"/>
        </w:rPr>
        <w:t>742</w:t>
      </w:r>
      <w:r>
        <w:rPr>
          <w:rFonts w:ascii="Arial" w:hAnsi="Arial"/>
          <w:sz w:val="12"/>
        </w:rPr>
        <w:tab/>
      </w:r>
      <w:r>
        <w:rPr>
          <w:i/>
          <w:sz w:val="24"/>
        </w:rPr>
        <w:t>Journal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Abnormal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Social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Psychology</w:t>
      </w:r>
      <w:r>
        <w:rPr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28</w:t>
      </w:r>
      <w:r>
        <w:rPr>
          <w:sz w:val="24"/>
        </w:rPr>
        <w:t>(3),</w:t>
      </w:r>
      <w:r>
        <w:rPr>
          <w:spacing w:val="18"/>
          <w:sz w:val="24"/>
        </w:rPr>
        <w:t xml:space="preserve"> </w:t>
      </w:r>
      <w:r>
        <w:rPr>
          <w:sz w:val="24"/>
        </w:rPr>
        <w:t>280–290.</w:t>
      </w:r>
    </w:p>
    <w:p w14:paraId="47987999" w14:textId="77777777" w:rsidR="00371D9F" w:rsidRDefault="00787276">
      <w:pPr>
        <w:pStyle w:val="BodyText"/>
        <w:tabs>
          <w:tab w:val="left" w:pos="1578"/>
        </w:tabs>
      </w:pPr>
      <w:r>
        <w:rPr>
          <w:rFonts w:ascii="Arial"/>
          <w:w w:val="105"/>
          <w:sz w:val="12"/>
        </w:rPr>
        <w:t>743</w:t>
      </w:r>
      <w:r>
        <w:rPr>
          <w:rFonts w:ascii="Arial"/>
          <w:w w:val="105"/>
          <w:sz w:val="12"/>
        </w:rPr>
        <w:tab/>
      </w:r>
      <w:hyperlink r:id="rId60">
        <w:r>
          <w:rPr>
            <w:w w:val="105"/>
          </w:rPr>
          <w:t>https://doi.org/10.1037/h0074049</w:t>
        </w:r>
      </w:hyperlink>
    </w:p>
    <w:p w14:paraId="3F7DC291" w14:textId="77777777" w:rsidR="00371D9F" w:rsidRDefault="00371D9F">
      <w:pPr>
        <w:pStyle w:val="BodyText"/>
        <w:spacing w:before="10"/>
        <w:ind w:left="0"/>
        <w:rPr>
          <w:sz w:val="28"/>
        </w:rPr>
      </w:pPr>
    </w:p>
    <w:p w14:paraId="569E024D" w14:textId="77777777" w:rsidR="00371D9F" w:rsidRDefault="00787276">
      <w:pPr>
        <w:pStyle w:val="BodyText"/>
        <w:tabs>
          <w:tab w:val="left" w:pos="1219"/>
        </w:tabs>
        <w:spacing w:before="146"/>
      </w:pPr>
      <w:r>
        <w:rPr>
          <w:rFonts w:ascii="Arial"/>
          <w:sz w:val="12"/>
        </w:rPr>
        <w:t>744</w:t>
      </w:r>
      <w:r>
        <w:rPr>
          <w:rFonts w:ascii="Arial"/>
          <w:sz w:val="12"/>
        </w:rPr>
        <w:tab/>
      </w:r>
      <w:r>
        <w:t>Kopacz,</w:t>
      </w:r>
      <w:r>
        <w:rPr>
          <w:spacing w:val="24"/>
        </w:rPr>
        <w:t xml:space="preserve"> </w:t>
      </w:r>
      <w:r>
        <w:t>M.</w:t>
      </w:r>
      <w:r>
        <w:rPr>
          <w:spacing w:val="25"/>
        </w:rPr>
        <w:t xml:space="preserve"> </w:t>
      </w:r>
      <w:r>
        <w:t>(2005).</w:t>
      </w:r>
      <w:r>
        <w:rPr>
          <w:spacing w:val="54"/>
        </w:rPr>
        <w:t xml:space="preserve"> </w:t>
      </w:r>
      <w:r>
        <w:t>Personality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music</w:t>
      </w:r>
      <w:r>
        <w:rPr>
          <w:spacing w:val="25"/>
        </w:rPr>
        <w:t xml:space="preserve"> </w:t>
      </w:r>
      <w:r>
        <w:t>preferences:</w:t>
      </w:r>
      <w:r>
        <w:rPr>
          <w:spacing w:val="5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influence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personality</w:t>
      </w:r>
    </w:p>
    <w:p w14:paraId="06CB24B5" w14:textId="77777777" w:rsidR="00371D9F" w:rsidRDefault="00787276">
      <w:pPr>
        <w:tabs>
          <w:tab w:val="left" w:pos="1578"/>
        </w:tabs>
        <w:spacing w:before="202"/>
        <w:ind w:left="110"/>
        <w:rPr>
          <w:sz w:val="24"/>
        </w:rPr>
      </w:pPr>
      <w:r>
        <w:rPr>
          <w:rFonts w:ascii="Arial"/>
          <w:w w:val="105"/>
          <w:sz w:val="12"/>
        </w:rPr>
        <w:t>745</w:t>
      </w:r>
      <w:r>
        <w:rPr>
          <w:rFonts w:ascii="Arial"/>
          <w:w w:val="105"/>
          <w:sz w:val="12"/>
        </w:rPr>
        <w:tab/>
      </w:r>
      <w:r>
        <w:rPr>
          <w:w w:val="105"/>
          <w:sz w:val="24"/>
        </w:rPr>
        <w:t xml:space="preserve">traits on preferences regarding musical elements. </w:t>
      </w:r>
      <w:r>
        <w:rPr>
          <w:i/>
          <w:w w:val="105"/>
          <w:sz w:val="24"/>
        </w:rPr>
        <w:t>Journal of Music</w:t>
      </w:r>
      <w:r>
        <w:rPr>
          <w:i/>
          <w:spacing w:val="28"/>
          <w:w w:val="105"/>
          <w:sz w:val="24"/>
        </w:rPr>
        <w:t xml:space="preserve"> </w:t>
      </w:r>
      <w:r>
        <w:rPr>
          <w:i/>
          <w:w w:val="105"/>
          <w:sz w:val="24"/>
        </w:rPr>
        <w:t>Therapy</w:t>
      </w:r>
      <w:r>
        <w:rPr>
          <w:w w:val="105"/>
          <w:sz w:val="24"/>
        </w:rPr>
        <w:t>,</w:t>
      </w:r>
    </w:p>
    <w:p w14:paraId="3A4BFA56" w14:textId="77777777" w:rsidR="00371D9F" w:rsidRDefault="00787276">
      <w:pPr>
        <w:pStyle w:val="BodyText"/>
        <w:tabs>
          <w:tab w:val="left" w:pos="1563"/>
        </w:tabs>
      </w:pPr>
      <w:r>
        <w:rPr>
          <w:rFonts w:ascii="Arial" w:hAnsi="Arial"/>
          <w:w w:val="105"/>
          <w:sz w:val="12"/>
        </w:rPr>
        <w:t>746</w:t>
      </w:r>
      <w:r>
        <w:rPr>
          <w:rFonts w:ascii="Arial" w:hAnsi="Arial"/>
          <w:w w:val="105"/>
          <w:sz w:val="12"/>
        </w:rPr>
        <w:tab/>
      </w:r>
      <w:r>
        <w:rPr>
          <w:i/>
          <w:w w:val="105"/>
        </w:rPr>
        <w:t>42</w:t>
      </w:r>
      <w:r>
        <w:rPr>
          <w:w w:val="105"/>
        </w:rPr>
        <w:t>(3), 216–239.</w:t>
      </w:r>
      <w:r>
        <w:rPr>
          <w:spacing w:val="59"/>
          <w:w w:val="105"/>
        </w:rPr>
        <w:t xml:space="preserve"> </w:t>
      </w:r>
      <w:hyperlink r:id="rId61">
        <w:r>
          <w:rPr>
            <w:w w:val="105"/>
          </w:rPr>
          <w:t>https://doi.org/10.1093/jmt/42.3.216</w:t>
        </w:r>
      </w:hyperlink>
    </w:p>
    <w:p w14:paraId="0FCF9321" w14:textId="77777777" w:rsidR="00371D9F" w:rsidRDefault="00371D9F">
      <w:pPr>
        <w:sectPr w:rsidR="00371D9F">
          <w:pgSz w:w="12240" w:h="15840"/>
          <w:pgMar w:top="1260" w:right="0" w:bottom="280" w:left="940" w:header="649" w:footer="0" w:gutter="0"/>
          <w:cols w:space="720"/>
        </w:sectPr>
      </w:pPr>
    </w:p>
    <w:p w14:paraId="294C2352" w14:textId="77777777" w:rsidR="00371D9F" w:rsidRDefault="00787276">
      <w:pPr>
        <w:pStyle w:val="BodyText"/>
        <w:tabs>
          <w:tab w:val="left" w:pos="1219"/>
          <w:tab w:val="left" w:pos="1559"/>
        </w:tabs>
        <w:spacing w:before="239" w:line="415" w:lineRule="auto"/>
        <w:ind w:right="1632"/>
      </w:pPr>
      <w:r>
        <w:rPr>
          <w:rFonts w:ascii="Arial" w:hAnsi="Arial"/>
          <w:w w:val="105"/>
          <w:sz w:val="12"/>
        </w:rPr>
        <w:lastRenderedPageBreak/>
        <w:t>747</w:t>
      </w:r>
      <w:r>
        <w:rPr>
          <w:rFonts w:ascii="Arial" w:hAnsi="Arial"/>
          <w:w w:val="105"/>
          <w:sz w:val="12"/>
        </w:rPr>
        <w:tab/>
      </w:r>
      <w:r>
        <w:rPr>
          <w:w w:val="105"/>
        </w:rPr>
        <w:t xml:space="preserve">Krishnan, A., Williams, L. J., McIntosh, A. R., &amp; Abdi, H. (2011).  Partial Least   </w:t>
      </w:r>
      <w:r>
        <w:rPr>
          <w:rFonts w:ascii="Arial" w:hAnsi="Arial"/>
          <w:w w:val="105"/>
          <w:sz w:val="12"/>
        </w:rPr>
        <w:t>748</w:t>
      </w:r>
      <w:r>
        <w:rPr>
          <w:rFonts w:ascii="Arial" w:hAnsi="Arial"/>
          <w:w w:val="105"/>
          <w:sz w:val="12"/>
        </w:rPr>
        <w:tab/>
      </w:r>
      <w:r>
        <w:rPr>
          <w:rFonts w:ascii="Arial" w:hAnsi="Arial"/>
          <w:w w:val="105"/>
          <w:sz w:val="12"/>
        </w:rPr>
        <w:tab/>
      </w:r>
      <w:r>
        <w:rPr>
          <w:w w:val="105"/>
        </w:rPr>
        <w:t xml:space="preserve">Squares (PLS) methods for neuroimaging: A tutorial and review. </w:t>
      </w:r>
      <w:proofErr w:type="spellStart"/>
      <w:r>
        <w:rPr>
          <w:i/>
          <w:w w:val="105"/>
        </w:rPr>
        <w:t>NeuroImage</w:t>
      </w:r>
      <w:proofErr w:type="spellEnd"/>
      <w:r>
        <w:rPr>
          <w:w w:val="105"/>
        </w:rPr>
        <w:t xml:space="preserve">, </w:t>
      </w:r>
      <w:r>
        <w:rPr>
          <w:rFonts w:ascii="Arial" w:hAnsi="Arial"/>
          <w:w w:val="105"/>
          <w:sz w:val="12"/>
        </w:rPr>
        <w:t>749</w:t>
      </w:r>
      <w:r>
        <w:rPr>
          <w:rFonts w:ascii="Arial" w:hAnsi="Arial"/>
          <w:w w:val="105"/>
          <w:sz w:val="12"/>
        </w:rPr>
        <w:tab/>
      </w:r>
      <w:r>
        <w:rPr>
          <w:rFonts w:ascii="Arial" w:hAnsi="Arial"/>
          <w:w w:val="105"/>
          <w:sz w:val="12"/>
        </w:rPr>
        <w:tab/>
      </w:r>
      <w:r>
        <w:rPr>
          <w:i/>
          <w:spacing w:val="2"/>
          <w:w w:val="105"/>
        </w:rPr>
        <w:t>56</w:t>
      </w:r>
      <w:r>
        <w:rPr>
          <w:spacing w:val="2"/>
          <w:w w:val="105"/>
        </w:rPr>
        <w:t xml:space="preserve">(2), </w:t>
      </w:r>
      <w:r>
        <w:rPr>
          <w:w w:val="105"/>
        </w:rPr>
        <w:t>455–475.</w:t>
      </w:r>
      <w:r>
        <w:rPr>
          <w:spacing w:val="52"/>
          <w:w w:val="105"/>
        </w:rPr>
        <w:t xml:space="preserve"> </w:t>
      </w:r>
      <w:hyperlink r:id="rId62">
        <w:r>
          <w:rPr>
            <w:w w:val="105"/>
          </w:rPr>
          <w:t>https://doi.org/10.1016/j.neuroimage.2010.07.034</w:t>
        </w:r>
      </w:hyperlink>
    </w:p>
    <w:p w14:paraId="68F3BB75" w14:textId="77777777" w:rsidR="00371D9F" w:rsidRDefault="00787276">
      <w:pPr>
        <w:pStyle w:val="BodyText"/>
        <w:tabs>
          <w:tab w:val="left" w:pos="1219"/>
        </w:tabs>
        <w:spacing w:before="241"/>
      </w:pPr>
      <w:r>
        <w:rPr>
          <w:rFonts w:ascii="Arial"/>
          <w:w w:val="105"/>
          <w:sz w:val="12"/>
        </w:rPr>
        <w:t>750</w:t>
      </w:r>
      <w:r>
        <w:rPr>
          <w:rFonts w:ascii="Arial"/>
          <w:w w:val="105"/>
          <w:sz w:val="12"/>
        </w:rPr>
        <w:tab/>
      </w:r>
      <w:r>
        <w:rPr>
          <w:w w:val="105"/>
        </w:rPr>
        <w:t>Madsen,</w:t>
      </w:r>
      <w:r>
        <w:rPr>
          <w:spacing w:val="13"/>
          <w:w w:val="105"/>
        </w:rPr>
        <w:t xml:space="preserve"> </w:t>
      </w:r>
      <w:r>
        <w:rPr>
          <w:w w:val="105"/>
        </w:rPr>
        <w:t>C.</w:t>
      </w:r>
      <w:r>
        <w:rPr>
          <w:spacing w:val="13"/>
          <w:w w:val="105"/>
        </w:rPr>
        <w:t xml:space="preserve"> </w:t>
      </w:r>
      <w:r>
        <w:rPr>
          <w:w w:val="105"/>
        </w:rPr>
        <w:t>K.</w:t>
      </w:r>
      <w:r>
        <w:rPr>
          <w:spacing w:val="13"/>
          <w:w w:val="105"/>
        </w:rPr>
        <w:t xml:space="preserve"> </w:t>
      </w:r>
      <w:r>
        <w:rPr>
          <w:w w:val="105"/>
        </w:rPr>
        <w:t>(1997).</w:t>
      </w:r>
      <w:r>
        <w:rPr>
          <w:spacing w:val="39"/>
          <w:w w:val="105"/>
        </w:rPr>
        <w:t xml:space="preserve"> </w:t>
      </w:r>
      <w:r>
        <w:rPr>
          <w:w w:val="105"/>
        </w:rPr>
        <w:t>Emotional</w:t>
      </w:r>
      <w:r>
        <w:rPr>
          <w:spacing w:val="13"/>
          <w:w w:val="105"/>
        </w:rPr>
        <w:t xml:space="preserve"> </w:t>
      </w:r>
      <w:r>
        <w:rPr>
          <w:w w:val="105"/>
        </w:rPr>
        <w:t>Response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Music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w w:val="105"/>
        </w:rPr>
        <w:t>Measured</w:t>
      </w:r>
      <w:r>
        <w:rPr>
          <w:spacing w:val="13"/>
          <w:w w:val="105"/>
        </w:rPr>
        <w:t xml:space="preserve"> </w:t>
      </w:r>
      <w:r>
        <w:rPr>
          <w:spacing w:val="-4"/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</w:p>
    <w:p w14:paraId="696B59F5" w14:textId="77777777" w:rsidR="00371D9F" w:rsidRDefault="00787276">
      <w:pPr>
        <w:tabs>
          <w:tab w:val="left" w:pos="1570"/>
        </w:tabs>
        <w:spacing w:before="202"/>
        <w:ind w:left="110"/>
        <w:rPr>
          <w:sz w:val="24"/>
        </w:rPr>
      </w:pPr>
      <w:r>
        <w:rPr>
          <w:rFonts w:ascii="Arial" w:hAnsi="Arial"/>
          <w:w w:val="105"/>
          <w:sz w:val="12"/>
        </w:rPr>
        <w:t>751</w:t>
      </w:r>
      <w:r>
        <w:rPr>
          <w:rFonts w:ascii="Arial" w:hAnsi="Arial"/>
          <w:w w:val="105"/>
          <w:sz w:val="12"/>
        </w:rPr>
        <w:tab/>
      </w:r>
      <w:r>
        <w:rPr>
          <w:w w:val="105"/>
          <w:sz w:val="24"/>
        </w:rPr>
        <w:t xml:space="preserve">Two-Dimensional CRDI. </w:t>
      </w:r>
      <w:r>
        <w:rPr>
          <w:i/>
          <w:w w:val="105"/>
          <w:sz w:val="24"/>
        </w:rPr>
        <w:t>Journal of Music</w:t>
      </w:r>
      <w:r>
        <w:rPr>
          <w:i/>
          <w:spacing w:val="27"/>
          <w:w w:val="105"/>
          <w:sz w:val="24"/>
        </w:rPr>
        <w:t xml:space="preserve"> </w:t>
      </w:r>
      <w:r>
        <w:rPr>
          <w:i/>
          <w:w w:val="105"/>
          <w:sz w:val="24"/>
        </w:rPr>
        <w:t>Therapy</w:t>
      </w:r>
      <w:r>
        <w:rPr>
          <w:w w:val="105"/>
          <w:sz w:val="24"/>
        </w:rPr>
        <w:t xml:space="preserve">, </w:t>
      </w:r>
      <w:r>
        <w:rPr>
          <w:i/>
          <w:w w:val="105"/>
          <w:sz w:val="24"/>
        </w:rPr>
        <w:t>34</w:t>
      </w:r>
      <w:r>
        <w:rPr>
          <w:w w:val="105"/>
          <w:sz w:val="24"/>
        </w:rPr>
        <w:t>(3), 187–199.</w:t>
      </w:r>
    </w:p>
    <w:p w14:paraId="5666FFC4" w14:textId="77777777" w:rsidR="00371D9F" w:rsidRDefault="00787276">
      <w:pPr>
        <w:pStyle w:val="BodyText"/>
        <w:tabs>
          <w:tab w:val="left" w:pos="1578"/>
        </w:tabs>
      </w:pPr>
      <w:r>
        <w:rPr>
          <w:rFonts w:ascii="Arial"/>
          <w:w w:val="105"/>
          <w:sz w:val="12"/>
        </w:rPr>
        <w:t>752</w:t>
      </w:r>
      <w:r>
        <w:rPr>
          <w:rFonts w:ascii="Arial"/>
          <w:w w:val="105"/>
          <w:sz w:val="12"/>
        </w:rPr>
        <w:tab/>
      </w:r>
      <w:hyperlink r:id="rId63">
        <w:r>
          <w:rPr>
            <w:w w:val="105"/>
          </w:rPr>
          <w:t>https://doi.org/10.1093/jmt/34.3.187</w:t>
        </w:r>
      </w:hyperlink>
    </w:p>
    <w:p w14:paraId="486EF465" w14:textId="77777777" w:rsidR="00371D9F" w:rsidRDefault="00371D9F">
      <w:pPr>
        <w:pStyle w:val="BodyText"/>
        <w:spacing w:before="8"/>
        <w:ind w:left="0"/>
        <w:rPr>
          <w:sz w:val="25"/>
        </w:rPr>
      </w:pPr>
    </w:p>
    <w:p w14:paraId="63A299A3" w14:textId="77777777" w:rsidR="00371D9F" w:rsidRDefault="00787276">
      <w:pPr>
        <w:tabs>
          <w:tab w:val="left" w:pos="1219"/>
          <w:tab w:val="left" w:pos="1560"/>
        </w:tabs>
        <w:spacing w:before="146" w:line="415" w:lineRule="auto"/>
        <w:ind w:left="110" w:right="1852"/>
        <w:rPr>
          <w:sz w:val="24"/>
        </w:rPr>
      </w:pPr>
      <w:r>
        <w:rPr>
          <w:rFonts w:ascii="Arial" w:hAnsi="Arial"/>
          <w:w w:val="105"/>
          <w:sz w:val="12"/>
        </w:rPr>
        <w:t>753</w:t>
      </w:r>
      <w:r>
        <w:rPr>
          <w:rFonts w:ascii="Arial" w:hAnsi="Arial"/>
          <w:w w:val="105"/>
          <w:sz w:val="12"/>
        </w:rPr>
        <w:tab/>
      </w:r>
      <w:proofErr w:type="spellStart"/>
      <w:r>
        <w:rPr>
          <w:w w:val="105"/>
          <w:sz w:val="24"/>
        </w:rPr>
        <w:t>Meyners</w:t>
      </w:r>
      <w:proofErr w:type="spellEnd"/>
      <w:r>
        <w:rPr>
          <w:w w:val="105"/>
          <w:sz w:val="24"/>
        </w:rPr>
        <w:t xml:space="preserve">, M., &amp; </w:t>
      </w:r>
      <w:proofErr w:type="spellStart"/>
      <w:r>
        <w:rPr>
          <w:w w:val="105"/>
          <w:sz w:val="24"/>
        </w:rPr>
        <w:t>Castura</w:t>
      </w:r>
      <w:proofErr w:type="spellEnd"/>
      <w:r>
        <w:rPr>
          <w:w w:val="105"/>
          <w:sz w:val="24"/>
        </w:rPr>
        <w:t xml:space="preserve">, J. (2014). Check-All-That-Apply Questions.  In </w:t>
      </w:r>
      <w:r>
        <w:rPr>
          <w:i/>
          <w:w w:val="105"/>
          <w:sz w:val="24"/>
        </w:rPr>
        <w:t xml:space="preserve">Novel </w:t>
      </w:r>
      <w:r>
        <w:rPr>
          <w:rFonts w:ascii="Arial" w:hAnsi="Arial"/>
          <w:w w:val="105"/>
          <w:sz w:val="12"/>
        </w:rPr>
        <w:t>754</w:t>
      </w:r>
      <w:r>
        <w:rPr>
          <w:rFonts w:ascii="Arial" w:hAnsi="Arial"/>
          <w:w w:val="105"/>
          <w:sz w:val="12"/>
        </w:rPr>
        <w:tab/>
      </w:r>
      <w:r>
        <w:rPr>
          <w:rFonts w:ascii="Arial" w:hAnsi="Arial"/>
          <w:w w:val="105"/>
          <w:sz w:val="12"/>
        </w:rPr>
        <w:tab/>
      </w:r>
      <w:r>
        <w:rPr>
          <w:i/>
          <w:w w:val="105"/>
          <w:sz w:val="24"/>
        </w:rPr>
        <w:t xml:space="preserve">techniques in sensory characterization and consumer profiling </w:t>
      </w:r>
      <w:r>
        <w:rPr>
          <w:w w:val="105"/>
          <w:sz w:val="24"/>
        </w:rPr>
        <w:t xml:space="preserve">(pp. 271–306). </w:t>
      </w:r>
      <w:r>
        <w:rPr>
          <w:rFonts w:ascii="Arial" w:hAnsi="Arial"/>
          <w:w w:val="105"/>
          <w:sz w:val="12"/>
        </w:rPr>
        <w:t>755</w:t>
      </w:r>
      <w:r>
        <w:rPr>
          <w:rFonts w:ascii="Arial" w:hAnsi="Arial"/>
          <w:w w:val="105"/>
          <w:sz w:val="12"/>
        </w:rPr>
        <w:tab/>
      </w:r>
      <w:r>
        <w:rPr>
          <w:rFonts w:ascii="Arial" w:hAnsi="Arial"/>
          <w:w w:val="105"/>
          <w:sz w:val="12"/>
        </w:rPr>
        <w:tab/>
      </w:r>
      <w:r>
        <w:rPr>
          <w:spacing w:val="-3"/>
          <w:w w:val="105"/>
          <w:sz w:val="24"/>
        </w:rPr>
        <w:t xml:space="preserve">CRC Press/Taylor </w:t>
      </w:r>
      <w:r>
        <w:rPr>
          <w:w w:val="105"/>
          <w:sz w:val="24"/>
        </w:rPr>
        <w:t xml:space="preserve">&amp; </w:t>
      </w:r>
      <w:r>
        <w:rPr>
          <w:spacing w:val="-3"/>
          <w:w w:val="105"/>
          <w:sz w:val="24"/>
        </w:rPr>
        <w:t>Francis.</w:t>
      </w:r>
      <w:r>
        <w:rPr>
          <w:spacing w:val="10"/>
          <w:w w:val="105"/>
          <w:sz w:val="24"/>
        </w:rPr>
        <w:t xml:space="preserve"> </w:t>
      </w:r>
      <w:hyperlink r:id="rId64">
        <w:r>
          <w:rPr>
            <w:w w:val="105"/>
            <w:sz w:val="24"/>
          </w:rPr>
          <w:t>https://doi.org/10.1201/b16853-12</w:t>
        </w:r>
      </w:hyperlink>
    </w:p>
    <w:p w14:paraId="6FECDEF9" w14:textId="77777777" w:rsidR="00371D9F" w:rsidRDefault="00787276">
      <w:pPr>
        <w:pStyle w:val="BodyText"/>
        <w:tabs>
          <w:tab w:val="left" w:pos="1219"/>
        </w:tabs>
        <w:spacing w:before="241"/>
        <w:rPr>
          <w:i/>
        </w:rPr>
      </w:pPr>
      <w:r>
        <w:rPr>
          <w:rFonts w:ascii="Arial"/>
          <w:w w:val="105"/>
          <w:sz w:val="12"/>
        </w:rPr>
        <w:t>756</w:t>
      </w:r>
      <w:r>
        <w:rPr>
          <w:rFonts w:ascii="Arial"/>
          <w:w w:val="105"/>
          <w:sz w:val="12"/>
        </w:rPr>
        <w:tab/>
      </w:r>
      <w:r>
        <w:rPr>
          <w:w w:val="105"/>
        </w:rPr>
        <w:t xml:space="preserve">Osgood, C. E., &amp; </w:t>
      </w:r>
      <w:proofErr w:type="spellStart"/>
      <w:r>
        <w:rPr>
          <w:w w:val="105"/>
        </w:rPr>
        <w:t>Suci</w:t>
      </w:r>
      <w:proofErr w:type="spellEnd"/>
      <w:r>
        <w:rPr>
          <w:w w:val="105"/>
        </w:rPr>
        <w:t xml:space="preserve">, G. J. (1955). </w:t>
      </w:r>
      <w:r>
        <w:rPr>
          <w:spacing w:val="-4"/>
          <w:w w:val="105"/>
        </w:rPr>
        <w:t xml:space="preserve">Factor </w:t>
      </w:r>
      <w:r>
        <w:rPr>
          <w:w w:val="105"/>
        </w:rPr>
        <w:t>analysis of meaning.</w:t>
      </w:r>
      <w:r>
        <w:rPr>
          <w:spacing w:val="43"/>
          <w:w w:val="105"/>
        </w:rPr>
        <w:t xml:space="preserve"> </w:t>
      </w:r>
      <w:r>
        <w:rPr>
          <w:i/>
          <w:w w:val="105"/>
        </w:rPr>
        <w:t>Journal of</w:t>
      </w:r>
    </w:p>
    <w:p w14:paraId="6D32F1B6" w14:textId="77777777" w:rsidR="00371D9F" w:rsidRDefault="00787276">
      <w:pPr>
        <w:tabs>
          <w:tab w:val="left" w:pos="1565"/>
        </w:tabs>
        <w:spacing w:before="202"/>
        <w:ind w:left="110"/>
        <w:rPr>
          <w:sz w:val="24"/>
        </w:rPr>
      </w:pPr>
      <w:r>
        <w:rPr>
          <w:rFonts w:ascii="Arial" w:hAnsi="Arial"/>
          <w:w w:val="105"/>
          <w:sz w:val="12"/>
        </w:rPr>
        <w:t>757</w:t>
      </w:r>
      <w:r>
        <w:rPr>
          <w:rFonts w:ascii="Arial" w:hAnsi="Arial"/>
          <w:w w:val="105"/>
          <w:sz w:val="12"/>
        </w:rPr>
        <w:tab/>
      </w:r>
      <w:r>
        <w:rPr>
          <w:i/>
          <w:w w:val="105"/>
          <w:sz w:val="24"/>
        </w:rPr>
        <w:t>Experimental Psychology</w:t>
      </w:r>
      <w:r>
        <w:rPr>
          <w:w w:val="105"/>
          <w:sz w:val="24"/>
        </w:rPr>
        <w:t xml:space="preserve">, </w:t>
      </w:r>
      <w:r>
        <w:rPr>
          <w:i/>
          <w:w w:val="105"/>
          <w:sz w:val="24"/>
        </w:rPr>
        <w:t>50</w:t>
      </w:r>
      <w:r>
        <w:rPr>
          <w:w w:val="105"/>
          <w:sz w:val="24"/>
        </w:rPr>
        <w:t>(5), 325–338.</w:t>
      </w:r>
      <w:r>
        <w:rPr>
          <w:spacing w:val="20"/>
          <w:w w:val="105"/>
          <w:sz w:val="24"/>
        </w:rPr>
        <w:t xml:space="preserve"> </w:t>
      </w:r>
      <w:hyperlink r:id="rId65">
        <w:r>
          <w:rPr>
            <w:w w:val="105"/>
            <w:sz w:val="24"/>
          </w:rPr>
          <w:t>https://doi.org/10.1037/h0043965</w:t>
        </w:r>
      </w:hyperlink>
    </w:p>
    <w:p w14:paraId="566FCBAD" w14:textId="77777777" w:rsidR="00371D9F" w:rsidRDefault="00371D9F">
      <w:pPr>
        <w:pStyle w:val="BodyText"/>
        <w:spacing w:before="9"/>
        <w:ind w:left="0"/>
        <w:rPr>
          <w:sz w:val="25"/>
        </w:rPr>
      </w:pPr>
    </w:p>
    <w:p w14:paraId="19E58FBB" w14:textId="77777777" w:rsidR="00371D9F" w:rsidRDefault="00787276">
      <w:pPr>
        <w:tabs>
          <w:tab w:val="left" w:pos="1219"/>
          <w:tab w:val="left" w:pos="1556"/>
        </w:tabs>
        <w:spacing w:before="145" w:line="415" w:lineRule="auto"/>
        <w:ind w:left="110" w:right="2188"/>
        <w:jc w:val="both"/>
        <w:rPr>
          <w:sz w:val="24"/>
        </w:rPr>
      </w:pPr>
      <w:r>
        <w:rPr>
          <w:rFonts w:ascii="Arial" w:hAnsi="Arial"/>
          <w:w w:val="105"/>
          <w:sz w:val="12"/>
        </w:rPr>
        <w:t>758</w:t>
      </w:r>
      <w:r>
        <w:rPr>
          <w:rFonts w:ascii="Arial" w:hAnsi="Arial"/>
          <w:w w:val="105"/>
          <w:sz w:val="12"/>
        </w:rPr>
        <w:tab/>
      </w:r>
      <w:proofErr w:type="spellStart"/>
      <w:r>
        <w:rPr>
          <w:w w:val="105"/>
          <w:sz w:val="24"/>
        </w:rPr>
        <w:t>Rodà</w:t>
      </w:r>
      <w:proofErr w:type="spellEnd"/>
      <w:r>
        <w:rPr>
          <w:w w:val="105"/>
          <w:sz w:val="24"/>
        </w:rPr>
        <w:t xml:space="preserve">, A., </w:t>
      </w:r>
      <w:proofErr w:type="spellStart"/>
      <w:r>
        <w:rPr>
          <w:w w:val="105"/>
          <w:sz w:val="24"/>
        </w:rPr>
        <w:t>Canazza</w:t>
      </w:r>
      <w:proofErr w:type="spellEnd"/>
      <w:r>
        <w:rPr>
          <w:w w:val="105"/>
          <w:sz w:val="24"/>
        </w:rPr>
        <w:t xml:space="preserve">, S., &amp; De </w:t>
      </w:r>
      <w:proofErr w:type="spellStart"/>
      <w:r>
        <w:rPr>
          <w:w w:val="105"/>
          <w:sz w:val="24"/>
        </w:rPr>
        <w:t>Poli</w:t>
      </w:r>
      <w:proofErr w:type="spellEnd"/>
      <w:r>
        <w:rPr>
          <w:w w:val="105"/>
          <w:sz w:val="24"/>
        </w:rPr>
        <w:t xml:space="preserve">, G. (2014). Clustering affective qualities of </w:t>
      </w:r>
      <w:r>
        <w:rPr>
          <w:rFonts w:ascii="Arial" w:hAnsi="Arial"/>
          <w:w w:val="105"/>
          <w:sz w:val="12"/>
        </w:rPr>
        <w:t>759</w:t>
      </w:r>
      <w:r>
        <w:rPr>
          <w:rFonts w:ascii="Arial" w:hAnsi="Arial"/>
          <w:w w:val="105"/>
          <w:sz w:val="12"/>
        </w:rPr>
        <w:tab/>
      </w:r>
      <w:r>
        <w:rPr>
          <w:rFonts w:ascii="Arial" w:hAnsi="Arial"/>
          <w:w w:val="105"/>
          <w:sz w:val="12"/>
        </w:rPr>
        <w:tab/>
      </w:r>
      <w:r>
        <w:rPr>
          <w:w w:val="105"/>
          <w:sz w:val="24"/>
        </w:rPr>
        <w:t xml:space="preserve">classical music: Beyond the valence-arousal plane. </w:t>
      </w:r>
      <w:r>
        <w:rPr>
          <w:i/>
          <w:w w:val="105"/>
          <w:sz w:val="24"/>
        </w:rPr>
        <w:t xml:space="preserve">IEEE </w:t>
      </w:r>
      <w:r>
        <w:rPr>
          <w:i/>
          <w:spacing w:val="-3"/>
          <w:w w:val="105"/>
          <w:sz w:val="24"/>
        </w:rPr>
        <w:t xml:space="preserve">Transactions </w:t>
      </w:r>
      <w:r>
        <w:rPr>
          <w:i/>
          <w:w w:val="105"/>
          <w:sz w:val="24"/>
        </w:rPr>
        <w:t xml:space="preserve">on </w:t>
      </w:r>
      <w:r>
        <w:rPr>
          <w:rFonts w:ascii="Arial" w:hAnsi="Arial"/>
          <w:w w:val="105"/>
          <w:sz w:val="12"/>
        </w:rPr>
        <w:t>760</w:t>
      </w:r>
      <w:r>
        <w:rPr>
          <w:rFonts w:ascii="Arial" w:hAnsi="Arial"/>
          <w:w w:val="105"/>
          <w:sz w:val="12"/>
        </w:rPr>
        <w:tab/>
      </w:r>
      <w:r>
        <w:rPr>
          <w:rFonts w:ascii="Arial" w:hAnsi="Arial"/>
          <w:w w:val="105"/>
          <w:sz w:val="12"/>
        </w:rPr>
        <w:tab/>
      </w:r>
      <w:r>
        <w:rPr>
          <w:i/>
          <w:w w:val="105"/>
          <w:sz w:val="24"/>
        </w:rPr>
        <w:t>Affective Computing</w:t>
      </w:r>
      <w:r>
        <w:rPr>
          <w:w w:val="105"/>
          <w:sz w:val="24"/>
        </w:rPr>
        <w:t xml:space="preserve">, </w:t>
      </w:r>
      <w:r>
        <w:rPr>
          <w:i/>
          <w:spacing w:val="2"/>
          <w:w w:val="105"/>
          <w:sz w:val="24"/>
        </w:rPr>
        <w:t>5</w:t>
      </w:r>
      <w:r>
        <w:rPr>
          <w:spacing w:val="2"/>
          <w:w w:val="105"/>
          <w:sz w:val="24"/>
        </w:rPr>
        <w:t>(4),</w:t>
      </w:r>
      <w:r>
        <w:rPr>
          <w:spacing w:val="44"/>
          <w:w w:val="105"/>
          <w:sz w:val="24"/>
        </w:rPr>
        <w:t xml:space="preserve"> </w:t>
      </w:r>
      <w:r>
        <w:rPr>
          <w:w w:val="105"/>
          <w:sz w:val="24"/>
        </w:rPr>
        <w:t>364–376.</w:t>
      </w:r>
    </w:p>
    <w:p w14:paraId="16C7B148" w14:textId="77777777" w:rsidR="00371D9F" w:rsidRDefault="00787276">
      <w:pPr>
        <w:pStyle w:val="BodyText"/>
        <w:tabs>
          <w:tab w:val="left" w:pos="1578"/>
        </w:tabs>
        <w:spacing w:before="2"/>
        <w:jc w:val="both"/>
      </w:pPr>
      <w:r>
        <w:rPr>
          <w:rFonts w:ascii="Arial"/>
          <w:w w:val="105"/>
          <w:sz w:val="12"/>
        </w:rPr>
        <w:t>761</w:t>
      </w:r>
      <w:r>
        <w:rPr>
          <w:rFonts w:ascii="Arial"/>
          <w:w w:val="105"/>
          <w:sz w:val="12"/>
        </w:rPr>
        <w:tab/>
      </w:r>
      <w:hyperlink r:id="rId66">
        <w:r>
          <w:rPr>
            <w:w w:val="105"/>
          </w:rPr>
          <w:t>https://doi.org/10.1109/TAFFC.2014.2343222</w:t>
        </w:r>
      </w:hyperlink>
    </w:p>
    <w:p w14:paraId="05E8E16A" w14:textId="77777777" w:rsidR="00371D9F" w:rsidRDefault="00371D9F">
      <w:pPr>
        <w:pStyle w:val="BodyText"/>
        <w:spacing w:before="9"/>
        <w:ind w:left="0"/>
        <w:rPr>
          <w:sz w:val="25"/>
        </w:rPr>
      </w:pPr>
    </w:p>
    <w:p w14:paraId="521C5335" w14:textId="77777777" w:rsidR="00371D9F" w:rsidRDefault="00787276">
      <w:pPr>
        <w:pStyle w:val="BodyText"/>
        <w:tabs>
          <w:tab w:val="left" w:pos="1219"/>
        </w:tabs>
        <w:spacing w:before="145"/>
      </w:pPr>
      <w:r>
        <w:rPr>
          <w:rFonts w:ascii="Arial"/>
          <w:w w:val="105"/>
          <w:sz w:val="12"/>
        </w:rPr>
        <w:t>762</w:t>
      </w:r>
      <w:r>
        <w:rPr>
          <w:rFonts w:ascii="Arial"/>
          <w:w w:val="105"/>
          <w:sz w:val="12"/>
        </w:rPr>
        <w:tab/>
      </w:r>
      <w:proofErr w:type="spellStart"/>
      <w:r>
        <w:rPr>
          <w:spacing w:val="-3"/>
          <w:w w:val="105"/>
        </w:rPr>
        <w:t>Wallmark</w:t>
      </w:r>
      <w:proofErr w:type="spellEnd"/>
      <w:r>
        <w:rPr>
          <w:spacing w:val="-3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Z.</w:t>
      </w:r>
      <w:r>
        <w:rPr>
          <w:spacing w:val="13"/>
          <w:w w:val="105"/>
        </w:rPr>
        <w:t xml:space="preserve"> </w:t>
      </w:r>
      <w:r>
        <w:rPr>
          <w:w w:val="105"/>
        </w:rPr>
        <w:t>(2019).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corpus</w:t>
      </w:r>
      <w:r>
        <w:rPr>
          <w:spacing w:val="13"/>
          <w:w w:val="105"/>
        </w:rPr>
        <w:t xml:space="preserve"> </w:t>
      </w:r>
      <w:r>
        <w:rPr>
          <w:w w:val="105"/>
        </w:rPr>
        <w:t>analysis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timbre</w:t>
      </w:r>
      <w:r>
        <w:rPr>
          <w:spacing w:val="13"/>
          <w:w w:val="105"/>
        </w:rPr>
        <w:t xml:space="preserve"> </w:t>
      </w:r>
      <w:r>
        <w:rPr>
          <w:w w:val="105"/>
        </w:rPr>
        <w:t>semantics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orchestration</w:t>
      </w:r>
    </w:p>
    <w:p w14:paraId="23B0FED5" w14:textId="77777777" w:rsidR="00371D9F" w:rsidRDefault="00787276">
      <w:pPr>
        <w:tabs>
          <w:tab w:val="left" w:pos="1578"/>
        </w:tabs>
        <w:spacing w:before="202"/>
        <w:ind w:left="110"/>
        <w:rPr>
          <w:sz w:val="24"/>
        </w:rPr>
      </w:pPr>
      <w:r>
        <w:rPr>
          <w:rFonts w:ascii="Arial" w:hAnsi="Arial"/>
          <w:sz w:val="12"/>
        </w:rPr>
        <w:t>763</w:t>
      </w:r>
      <w:r>
        <w:rPr>
          <w:rFonts w:ascii="Arial" w:hAnsi="Arial"/>
          <w:sz w:val="12"/>
        </w:rPr>
        <w:tab/>
      </w:r>
      <w:r>
        <w:rPr>
          <w:sz w:val="24"/>
        </w:rPr>
        <w:t xml:space="preserve">treatises. </w:t>
      </w:r>
      <w:r>
        <w:rPr>
          <w:i/>
          <w:sz w:val="24"/>
        </w:rPr>
        <w:t>Psychology of Music</w:t>
      </w:r>
      <w:r>
        <w:rPr>
          <w:sz w:val="24"/>
        </w:rPr>
        <w:t xml:space="preserve">, </w:t>
      </w:r>
      <w:r>
        <w:rPr>
          <w:i/>
          <w:sz w:val="24"/>
        </w:rPr>
        <w:t xml:space="preserve">47 </w:t>
      </w:r>
      <w:r>
        <w:rPr>
          <w:sz w:val="24"/>
        </w:rPr>
        <w:t>(4),</w:t>
      </w:r>
      <w:r>
        <w:rPr>
          <w:spacing w:val="38"/>
          <w:sz w:val="24"/>
        </w:rPr>
        <w:t xml:space="preserve"> </w:t>
      </w:r>
      <w:r>
        <w:rPr>
          <w:sz w:val="24"/>
        </w:rPr>
        <w:t>585–605.</w:t>
      </w:r>
    </w:p>
    <w:p w14:paraId="582CFE67" w14:textId="77777777" w:rsidR="00371D9F" w:rsidRDefault="00787276">
      <w:pPr>
        <w:pStyle w:val="BodyText"/>
        <w:tabs>
          <w:tab w:val="left" w:pos="1578"/>
        </w:tabs>
        <w:spacing w:before="203"/>
      </w:pPr>
      <w:r>
        <w:rPr>
          <w:rFonts w:ascii="Arial"/>
          <w:sz w:val="12"/>
        </w:rPr>
        <w:t>764</w:t>
      </w:r>
      <w:r>
        <w:rPr>
          <w:rFonts w:ascii="Arial"/>
          <w:sz w:val="12"/>
        </w:rPr>
        <w:tab/>
      </w:r>
      <w:hyperlink r:id="rId67">
        <w:r>
          <w:t>https://doi.org/10.1177/0305735618768102</w:t>
        </w:r>
      </w:hyperlink>
    </w:p>
    <w:p w14:paraId="5128AB21" w14:textId="77777777" w:rsidR="00371D9F" w:rsidRDefault="00371D9F">
      <w:pPr>
        <w:pStyle w:val="BodyText"/>
        <w:spacing w:before="8"/>
        <w:ind w:left="0"/>
        <w:rPr>
          <w:sz w:val="25"/>
        </w:rPr>
      </w:pPr>
    </w:p>
    <w:p w14:paraId="2039F88B" w14:textId="77777777" w:rsidR="00371D9F" w:rsidRDefault="00787276">
      <w:pPr>
        <w:pStyle w:val="BodyText"/>
        <w:tabs>
          <w:tab w:val="left" w:pos="1219"/>
        </w:tabs>
        <w:spacing w:before="145"/>
        <w:rPr>
          <w:i/>
        </w:rPr>
      </w:pPr>
      <w:r>
        <w:rPr>
          <w:rFonts w:ascii="Arial"/>
          <w:w w:val="105"/>
          <w:sz w:val="12"/>
        </w:rPr>
        <w:t>765</w:t>
      </w:r>
      <w:r>
        <w:rPr>
          <w:rFonts w:ascii="Arial"/>
          <w:w w:val="105"/>
          <w:sz w:val="12"/>
        </w:rPr>
        <w:tab/>
      </w:r>
      <w:proofErr w:type="spellStart"/>
      <w:r>
        <w:rPr>
          <w:spacing w:val="-4"/>
          <w:w w:val="105"/>
        </w:rPr>
        <w:t>Wedin</w:t>
      </w:r>
      <w:proofErr w:type="spellEnd"/>
      <w:r>
        <w:rPr>
          <w:spacing w:val="-4"/>
          <w:w w:val="105"/>
        </w:rPr>
        <w:t xml:space="preserve">, </w:t>
      </w:r>
      <w:r>
        <w:rPr>
          <w:w w:val="105"/>
        </w:rPr>
        <w:t>L. (1969). Dimension Analysis of Emotional Expression in Music.</w:t>
      </w:r>
      <w:r>
        <w:rPr>
          <w:spacing w:val="18"/>
          <w:w w:val="105"/>
        </w:rPr>
        <w:t xml:space="preserve"> </w:t>
      </w:r>
      <w:r>
        <w:rPr>
          <w:i/>
          <w:w w:val="105"/>
        </w:rPr>
        <w:t>Swedish</w:t>
      </w:r>
    </w:p>
    <w:p w14:paraId="6B00A105" w14:textId="77777777" w:rsidR="00371D9F" w:rsidRDefault="00787276">
      <w:pPr>
        <w:tabs>
          <w:tab w:val="left" w:pos="1562"/>
        </w:tabs>
        <w:spacing w:before="203"/>
        <w:ind w:left="110"/>
        <w:rPr>
          <w:sz w:val="24"/>
        </w:rPr>
      </w:pPr>
      <w:r>
        <w:rPr>
          <w:rFonts w:ascii="Arial" w:hAnsi="Arial"/>
          <w:sz w:val="12"/>
        </w:rPr>
        <w:t>766</w:t>
      </w:r>
      <w:r>
        <w:rPr>
          <w:rFonts w:ascii="Arial" w:hAnsi="Arial"/>
          <w:sz w:val="12"/>
        </w:rPr>
        <w:tab/>
      </w:r>
      <w:r>
        <w:rPr>
          <w:i/>
          <w:sz w:val="24"/>
        </w:rPr>
        <w:t xml:space="preserve">Journal of </w:t>
      </w:r>
      <w:r>
        <w:rPr>
          <w:i/>
          <w:spacing w:val="-3"/>
          <w:sz w:val="24"/>
        </w:rPr>
        <w:t>Musicology</w:t>
      </w:r>
      <w:r>
        <w:rPr>
          <w:spacing w:val="-3"/>
          <w:sz w:val="24"/>
        </w:rPr>
        <w:t xml:space="preserve">, </w:t>
      </w:r>
      <w:r>
        <w:rPr>
          <w:i/>
          <w:sz w:val="24"/>
        </w:rPr>
        <w:t>51</w:t>
      </w:r>
      <w:r>
        <w:rPr>
          <w:sz w:val="24"/>
        </w:rPr>
        <w:t>,</w:t>
      </w:r>
      <w:r>
        <w:rPr>
          <w:spacing w:val="-35"/>
          <w:sz w:val="24"/>
        </w:rPr>
        <w:t xml:space="preserve"> </w:t>
      </w:r>
      <w:r>
        <w:rPr>
          <w:sz w:val="24"/>
        </w:rPr>
        <w:t>119–140.</w:t>
      </w:r>
    </w:p>
    <w:p w14:paraId="122E2352" w14:textId="77777777" w:rsidR="00371D9F" w:rsidRDefault="00371D9F">
      <w:pPr>
        <w:pStyle w:val="BodyText"/>
        <w:spacing w:before="8"/>
        <w:ind w:left="0"/>
        <w:rPr>
          <w:sz w:val="25"/>
        </w:rPr>
      </w:pPr>
    </w:p>
    <w:p w14:paraId="0F0DC6DA" w14:textId="77777777" w:rsidR="00371D9F" w:rsidRDefault="00787276">
      <w:pPr>
        <w:pStyle w:val="BodyText"/>
        <w:tabs>
          <w:tab w:val="left" w:pos="1219"/>
        </w:tabs>
        <w:spacing w:before="145"/>
      </w:pPr>
      <w:r>
        <w:rPr>
          <w:rFonts w:ascii="Arial"/>
          <w:w w:val="105"/>
          <w:sz w:val="12"/>
        </w:rPr>
        <w:t>767</w:t>
      </w:r>
      <w:r>
        <w:rPr>
          <w:rFonts w:ascii="Arial"/>
          <w:w w:val="105"/>
          <w:sz w:val="12"/>
        </w:rPr>
        <w:tab/>
      </w:r>
      <w:proofErr w:type="spellStart"/>
      <w:r>
        <w:rPr>
          <w:spacing w:val="-4"/>
          <w:w w:val="105"/>
        </w:rPr>
        <w:t>Wedin</w:t>
      </w:r>
      <w:proofErr w:type="spellEnd"/>
      <w:r>
        <w:rPr>
          <w:spacing w:val="-4"/>
          <w:w w:val="105"/>
        </w:rPr>
        <w:t xml:space="preserve">, </w:t>
      </w:r>
      <w:r>
        <w:rPr>
          <w:w w:val="105"/>
        </w:rPr>
        <w:t>L. (1972). Evaluation of a Three-Dimensional Model of</w:t>
      </w:r>
      <w:r>
        <w:rPr>
          <w:spacing w:val="11"/>
          <w:w w:val="105"/>
        </w:rPr>
        <w:t xml:space="preserve"> </w:t>
      </w:r>
      <w:r>
        <w:rPr>
          <w:w w:val="105"/>
        </w:rPr>
        <w:t>Emotional</w:t>
      </w:r>
    </w:p>
    <w:p w14:paraId="1E92464E" w14:textId="77777777" w:rsidR="00371D9F" w:rsidRDefault="00787276">
      <w:pPr>
        <w:tabs>
          <w:tab w:val="left" w:pos="1578"/>
        </w:tabs>
        <w:spacing w:before="202"/>
        <w:ind w:left="110"/>
        <w:rPr>
          <w:sz w:val="24"/>
        </w:rPr>
      </w:pPr>
      <w:r>
        <w:rPr>
          <w:rFonts w:ascii="Arial" w:hAnsi="Arial"/>
          <w:sz w:val="12"/>
        </w:rPr>
        <w:t>768</w:t>
      </w:r>
      <w:r>
        <w:rPr>
          <w:rFonts w:ascii="Arial" w:hAnsi="Arial"/>
          <w:sz w:val="12"/>
        </w:rPr>
        <w:tab/>
      </w:r>
      <w:r>
        <w:rPr>
          <w:sz w:val="24"/>
        </w:rPr>
        <w:t xml:space="preserve">Expression in Music. </w:t>
      </w:r>
      <w:r>
        <w:rPr>
          <w:i/>
          <w:sz w:val="24"/>
        </w:rPr>
        <w:t xml:space="preserve">The Psychological </w:t>
      </w:r>
      <w:r>
        <w:rPr>
          <w:i/>
          <w:spacing w:val="-3"/>
          <w:sz w:val="24"/>
        </w:rPr>
        <w:t>Laboratories</w:t>
      </w:r>
      <w:r>
        <w:rPr>
          <w:spacing w:val="-3"/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54</w:t>
      </w:r>
      <w:r>
        <w:rPr>
          <w:sz w:val="24"/>
        </w:rPr>
        <w:t>(349), 1–17.</w:t>
      </w:r>
    </w:p>
    <w:sectPr w:rsidR="00371D9F">
      <w:pgSz w:w="12240" w:h="15840"/>
      <w:pgMar w:top="1260" w:right="0" w:bottom="280" w:left="940" w:header="649" w:footer="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8" w:author="Hervé" w:date="2021-04-11T16:28:00Z" w:initials="HA">
    <w:p w14:paraId="0BB0A792" w14:textId="11D46945" w:rsidR="00787276" w:rsidRDefault="00787276">
      <w:pPr>
        <w:pStyle w:val="CommentText"/>
      </w:pPr>
      <w:r>
        <w:rPr>
          <w:rStyle w:val="CommentReference"/>
        </w:rPr>
        <w:annotationRef/>
      </w:r>
      <w:r>
        <w:t>Is this of importance?</w:t>
      </w:r>
    </w:p>
  </w:comment>
  <w:comment w:id="74" w:author="Hervé" w:date="2021-04-11T17:14:00Z" w:initials="HA">
    <w:p w14:paraId="14DD93E4" w14:textId="290ADA36" w:rsidR="0031649F" w:rsidRDefault="0031649F">
      <w:pPr>
        <w:pStyle w:val="CommentText"/>
      </w:pPr>
      <w:r>
        <w:rPr>
          <w:rStyle w:val="CommentReference"/>
        </w:rPr>
        <w:annotationRef/>
      </w:r>
      <w:r>
        <w:t>This dangles</w:t>
      </w:r>
    </w:p>
  </w:comment>
  <w:comment w:id="88" w:author="Hervé" w:date="2021-04-11T17:15:00Z" w:initials="HA">
    <w:p w14:paraId="6E3C657E" w14:textId="3D77B17D" w:rsidR="0031649F" w:rsidRDefault="0031649F">
      <w:pPr>
        <w:pStyle w:val="CommentText"/>
      </w:pPr>
      <w:r>
        <w:rPr>
          <w:rStyle w:val="CommentReference"/>
        </w:rPr>
        <w:annotationRef/>
      </w:r>
      <w:r>
        <w:t>Refer also to the</w:t>
      </w:r>
      <w:r w:rsidR="00325FFD">
        <w:t xml:space="preserve"> </w:t>
      </w:r>
      <w:r>
        <w:t>original Coombs and even Katz</w:t>
      </w:r>
    </w:p>
  </w:comment>
  <w:comment w:id="89" w:author="Hervé" w:date="2021-04-11T17:16:00Z" w:initials="HA">
    <w:p w14:paraId="16CAD903" w14:textId="40CB18AC" w:rsidR="0031649F" w:rsidRPr="0031649F" w:rsidRDefault="0031649F">
      <w:pPr>
        <w:pStyle w:val="CommentText"/>
        <w:rPr>
          <w:i/>
          <w:iCs/>
        </w:rPr>
      </w:pPr>
      <w:r>
        <w:rPr>
          <w:rStyle w:val="CommentReference"/>
        </w:rPr>
        <w:annotationRef/>
      </w:r>
      <w:r>
        <w:t xml:space="preserve">Summary modifier à la </w:t>
      </w:r>
      <w:r w:rsidRPr="0031649F">
        <w:rPr>
          <w:i/>
          <w:iCs/>
        </w:rPr>
        <w:t>Williams</w:t>
      </w:r>
    </w:p>
  </w:comment>
  <w:comment w:id="143" w:author="Hervé" w:date="2021-04-12T10:38:00Z" w:initials="HA">
    <w:p w14:paraId="3AD405D5" w14:textId="6FB5B120" w:rsidR="00F5282B" w:rsidRDefault="00F5282B">
      <w:pPr>
        <w:pStyle w:val="CommentText"/>
      </w:pPr>
      <w:r>
        <w:rPr>
          <w:rStyle w:val="CommentReference"/>
        </w:rPr>
        <w:annotationRef/>
      </w:r>
      <w:r>
        <w:t>Do we need this sentence?</w:t>
      </w:r>
      <w:r w:rsidR="00D879D5">
        <w:t xml:space="preserve"> </w:t>
      </w:r>
      <w:r w:rsidR="00D879D5">
        <w:t>Also the second part of the sentence does not follow from the first part.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BB0A792" w15:done="0"/>
  <w15:commentEx w15:paraId="14DD93E4" w15:done="0"/>
  <w15:commentEx w15:paraId="6E3C657E" w15:done="0"/>
  <w15:commentEx w15:paraId="16CAD903" w15:done="0"/>
  <w15:commentEx w15:paraId="3AD405D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DA236" w16cex:dateUtc="2021-04-11T21:28:00Z"/>
  <w16cex:commentExtensible w16cex:durableId="241DACE5" w16cex:dateUtc="2021-04-11T22:14:00Z"/>
  <w16cex:commentExtensible w16cex:durableId="241DAD30" w16cex:dateUtc="2021-04-11T22:15:00Z"/>
  <w16cex:commentExtensible w16cex:durableId="241DAD73" w16cex:dateUtc="2021-04-11T22:16:00Z"/>
  <w16cex:commentExtensible w16cex:durableId="241EA1BD" w16cex:dateUtc="2021-04-12T15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BB0A792" w16cid:durableId="241DA236"/>
  <w16cid:commentId w16cid:paraId="14DD93E4" w16cid:durableId="241DACE5"/>
  <w16cid:commentId w16cid:paraId="6E3C657E" w16cid:durableId="241DAD30"/>
  <w16cid:commentId w16cid:paraId="16CAD903" w16cid:durableId="241DAD73"/>
  <w16cid:commentId w16cid:paraId="3AD405D5" w16cid:durableId="241EA1B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0E3279" w14:textId="77777777" w:rsidR="000A52AF" w:rsidRDefault="000A52AF">
      <w:r>
        <w:separator/>
      </w:r>
    </w:p>
  </w:endnote>
  <w:endnote w:type="continuationSeparator" w:id="0">
    <w:p w14:paraId="570AEEC2" w14:textId="77777777" w:rsidR="000A52AF" w:rsidRDefault="000A52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EA57B3" w14:textId="77777777" w:rsidR="000A52AF" w:rsidRDefault="000A52AF">
      <w:r>
        <w:separator/>
      </w:r>
    </w:p>
  </w:footnote>
  <w:footnote w:type="continuationSeparator" w:id="0">
    <w:p w14:paraId="29A9E03B" w14:textId="77777777" w:rsidR="000A52AF" w:rsidRDefault="000A52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DB93EF" w14:textId="77777777" w:rsidR="00787276" w:rsidRDefault="000A52AF">
    <w:pPr>
      <w:pStyle w:val="BodyText"/>
      <w:spacing w:before="0" w:line="14" w:lineRule="auto"/>
      <w:ind w:left="0"/>
      <w:rPr>
        <w:sz w:val="20"/>
      </w:rPr>
    </w:pPr>
    <w:r>
      <w:pict w14:anchorId="42C7C662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alt="" style="position:absolute;margin-left:71pt;margin-top:31.45pt;width:245.55pt;height:18.85pt;z-index:-2567004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5BA981E" w14:textId="77777777" w:rsidR="00787276" w:rsidRDefault="00787276">
                <w:pPr>
                  <w:pStyle w:val="BodyText"/>
                  <w:spacing w:before="65"/>
                  <w:ind w:left="20"/>
                </w:pPr>
                <w:r>
                  <w:rPr>
                    <w:w w:val="105"/>
                  </w:rPr>
                  <w:t>Running head: MUSIC DESCRIPTOR SPACE</w:t>
                </w:r>
              </w:p>
            </w:txbxContent>
          </v:textbox>
          <w10:wrap anchorx="page" anchory="page"/>
        </v:shape>
      </w:pict>
    </w:r>
    <w:r>
      <w:pict w14:anchorId="41DC9B3E">
        <v:shape id="_x0000_s2051" type="#_x0000_t202" alt="" style="position:absolute;margin-left:531.15pt;margin-top:31.45pt;width:11.9pt;height:18.85pt;z-index:-2566993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9D59BA5" w14:textId="77777777" w:rsidR="00787276" w:rsidRDefault="00787276">
                <w:pPr>
                  <w:pStyle w:val="BodyText"/>
                  <w:spacing w:before="65"/>
                  <w:ind w:left="60"/>
                </w:pPr>
                <w:r>
                  <w:fldChar w:fldCharType="begin"/>
                </w:r>
                <w:r>
                  <w:rPr>
                    <w:w w:val="97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A2696" w14:textId="77777777" w:rsidR="00787276" w:rsidRDefault="000A52AF">
    <w:pPr>
      <w:pStyle w:val="BodyText"/>
      <w:spacing w:before="0" w:line="14" w:lineRule="auto"/>
      <w:ind w:left="0"/>
      <w:rPr>
        <w:sz w:val="20"/>
      </w:rPr>
    </w:pPr>
    <w:r>
      <w:pict w14:anchorId="67B6EC11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margin-left:71pt;margin-top:31.45pt;width:165.7pt;height:18.85pt;z-index:-2566983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07D79A6" w14:textId="77777777" w:rsidR="00787276" w:rsidRDefault="00787276">
                <w:pPr>
                  <w:pStyle w:val="BodyText"/>
                  <w:spacing w:before="65"/>
                  <w:ind w:left="20"/>
                </w:pPr>
                <w:r>
                  <w:rPr>
                    <w:w w:val="105"/>
                  </w:rPr>
                  <w:t>MUSIC DESCRIPTOR SPACE</w:t>
                </w:r>
              </w:p>
            </w:txbxContent>
          </v:textbox>
          <w10:wrap anchorx="page" anchory="page"/>
        </v:shape>
      </w:pict>
    </w:r>
    <w:r>
      <w:pict w14:anchorId="49EDDB97">
        <v:shape id="_x0000_s2049" type="#_x0000_t202" alt="" style="position:absolute;margin-left:525.3pt;margin-top:31.45pt;width:17.75pt;height:18.85pt;z-index:-2566973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0554C7E" w14:textId="77777777" w:rsidR="00787276" w:rsidRDefault="00787276">
                <w:pPr>
                  <w:pStyle w:val="BodyText"/>
                  <w:spacing w:before="6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ervé">
    <w15:presenceInfo w15:providerId="None" w15:userId="Hervé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393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1D9F"/>
    <w:rsid w:val="000517D4"/>
    <w:rsid w:val="000A52AF"/>
    <w:rsid w:val="00255814"/>
    <w:rsid w:val="0031649F"/>
    <w:rsid w:val="00325FFD"/>
    <w:rsid w:val="00371D9F"/>
    <w:rsid w:val="00465A9E"/>
    <w:rsid w:val="00522B1C"/>
    <w:rsid w:val="006549A6"/>
    <w:rsid w:val="00787276"/>
    <w:rsid w:val="0082040C"/>
    <w:rsid w:val="0082605B"/>
    <w:rsid w:val="00974807"/>
    <w:rsid w:val="009B5071"/>
    <w:rsid w:val="00D879D5"/>
    <w:rsid w:val="00DA5B9A"/>
    <w:rsid w:val="00F52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39"/>
    <o:shapelayout v:ext="edit">
      <o:idmap v:ext="edit" data="1,3"/>
      <o:rules v:ext="edit">
        <o:r id="V:Rule1" type="connector" idref="#Line 2310"/>
        <o:r id="V:Rule2" type="connector" idref="#Line 2323"/>
        <o:r id="V:Rule3" type="connector" idref="#Line 2312"/>
        <o:r id="V:Rule4" type="connector" idref="#Line 2473"/>
        <o:r id="V:Rule5" type="connector" idref="#Line 2337"/>
        <o:r id="V:Rule6" type="connector" idref="#Line 2325"/>
        <o:r id="V:Rule7" type="connector" idref="#Line 2335"/>
        <o:r id="V:Rule8" type="connector" idref="#Line 2484"/>
        <o:r id="V:Rule9" type="connector" idref="#Line 2496"/>
        <o:r id="V:Rule10" type="connector" idref="#Line 2498"/>
        <o:r id="V:Rule11" type="connector" idref="#Line 2475"/>
        <o:r id="V:Rule12" type="connector" idref="#Line 2482"/>
      </o:rules>
    </o:shapelayout>
  </w:shapeDefaults>
  <w:decimalSymbol w:val="."/>
  <w:listSeparator w:val=","/>
  <w14:docId w14:val="7E971FBF"/>
  <w15:docId w15:val="{6C5A51A5-0EE7-B34C-9AF2-E421F4388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right="361"/>
      <w:jc w:val="center"/>
      <w:outlineLvl w:val="0"/>
    </w:pPr>
    <w:rPr>
      <w:rFonts w:ascii="Helvetica" w:eastAsia="Helvetica" w:hAnsi="Helvetica" w:cs="Helvetic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366"/>
      <w:outlineLvl w:val="1"/>
    </w:pPr>
    <w:rPr>
      <w:rFonts w:ascii="Helvetica" w:eastAsia="Helvetica" w:hAnsi="Helvetica" w:cs="Helvetica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148"/>
      <w:ind w:left="11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02"/>
      <w:ind w:left="11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522B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2B1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2B1C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2B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2B1C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s://doi.org/10.1002/wics.177" TargetMode="External"/><Relationship Id="rId63" Type="http://schemas.openxmlformats.org/officeDocument/2006/relationships/hyperlink" Target="https://doi.org/10.1093/jmt/34.3.187" TargetMode="External"/><Relationship Id="rId68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hyperlink" Target="mailto:bmizener@utdallas.edu" TargetMode="Externa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doi.org/10.1002/wics.1246" TargetMode="External"/><Relationship Id="rId58" Type="http://schemas.openxmlformats.org/officeDocument/2006/relationships/hyperlink" Target="https://doi.org/10.1073/pnas.1702247114" TargetMode="External"/><Relationship Id="rId66" Type="http://schemas.openxmlformats.org/officeDocument/2006/relationships/hyperlink" Target="https://doi.org/10.1109/TAFFC.2014.2343222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s://doi.org/10.1177/001316445601600102" TargetMode="External"/><Relationship Id="rId61" Type="http://schemas.openxmlformats.org/officeDocument/2006/relationships/hyperlink" Target="https://doi.org/10.1093/jmt/42.3.216" TargetMode="External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doi.org/10.1007/978-1-62703-059-5" TargetMode="External"/><Relationship Id="rId60" Type="http://schemas.openxmlformats.org/officeDocument/2006/relationships/hyperlink" Target="https://doi.org/10.1037/h0074049" TargetMode="External"/><Relationship Id="rId65" Type="http://schemas.openxmlformats.org/officeDocument/2006/relationships/hyperlink" Target="https://doi.org/10.1037/h0043965" TargetMode="External"/><Relationship Id="rId4" Type="http://schemas.openxmlformats.org/officeDocument/2006/relationships/footnotes" Target="footnote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s://doi.org/10.1080/02699930500204250" TargetMode="External"/><Relationship Id="rId64" Type="http://schemas.openxmlformats.org/officeDocument/2006/relationships/hyperlink" Target="https://doi.org/10.1201/b16853-12" TargetMode="External"/><Relationship Id="rId69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image" Target="media/image39.png"/><Relationship Id="rId3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s://doi.org/10.1002/wics.182" TargetMode="External"/><Relationship Id="rId67" Type="http://schemas.openxmlformats.org/officeDocument/2006/relationships/hyperlink" Target="https://doi.org/10.1177/0305735618768102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yperlink" Target="https://doi.org/10.1016/j.foodqual.2009.10.006" TargetMode="External"/><Relationship Id="rId62" Type="http://schemas.openxmlformats.org/officeDocument/2006/relationships/hyperlink" Target="https://doi.org/10.1016/j.neuroimage.2010.07.034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10459</Words>
  <Characters>59620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Cognitive Music Listening Space: A Multivariate Approach</vt:lpstr>
    </vt:vector>
  </TitlesOfParts>
  <Company>UTD</Company>
  <LinksUpToDate>false</LinksUpToDate>
  <CharactersWithSpaces>69940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Cognitive Music Listening Space: A Multivariate Approach</dc:title>
  <dc:creator>Brendon Mizener1, Mathilde Vandenberghe2, Hervé Abdi1, &amp; Sylvie Chollet2</dc:creator>
  <cp:keywords>Music, Emotion, Multivariate Analyses</cp:keywords>
  <cp:lastModifiedBy>Mizener, Brendon J</cp:lastModifiedBy>
  <cp:revision>2</cp:revision>
  <dcterms:created xsi:type="dcterms:W3CDTF">2021-04-12T18:11:00Z</dcterms:created>
  <dcterms:modified xsi:type="dcterms:W3CDTF">2021-04-12T18:11:00Z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2021-04-08T00:00:00Z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2021-04-08T00:00:00Z</vt:filetime>
  </property>
</Properties>
</file>